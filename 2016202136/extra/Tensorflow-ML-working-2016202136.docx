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F3E" w:rsidRDefault="00D10F3E" w:rsidP="00D10F3E">
      <w:pPr>
        <w:pStyle w:val="TOC"/>
        <w:rPr>
          <w:rFonts w:asciiTheme="minorHAnsi" w:eastAsiaTheme="minorEastAsia" w:hAnsiTheme="minorHAnsi" w:cstheme="minorBidi"/>
          <w:color w:val="auto"/>
          <w:kern w:val="2"/>
          <w:sz w:val="21"/>
          <w:szCs w:val="22"/>
          <w:lang w:val="zh-CN"/>
        </w:rPr>
      </w:pPr>
      <w:r>
        <w:rPr>
          <w:rFonts w:asciiTheme="minorHAnsi" w:eastAsiaTheme="minorEastAsia" w:hAnsiTheme="minorHAnsi" w:cstheme="minorBidi"/>
          <w:color w:val="auto"/>
          <w:kern w:val="2"/>
          <w:sz w:val="21"/>
          <w:szCs w:val="22"/>
          <w:lang w:val="zh-CN"/>
        </w:rPr>
        <w:t>以下资料来自英文网站</w:t>
      </w:r>
    </w:p>
    <w:p w:rsidR="00D10F3E" w:rsidRDefault="00FA200B" w:rsidP="00D10F3E">
      <w:hyperlink r:id="rId8" w:history="1">
        <w:r w:rsidR="00D10F3E" w:rsidRPr="0001092D">
          <w:rPr>
            <w:rStyle w:val="a5"/>
          </w:rPr>
          <w:t>https://tensorflow.google.cn/tutorials/keras/</w:t>
        </w:r>
      </w:hyperlink>
    </w:p>
    <w:p w:rsidR="00D10F3E" w:rsidRDefault="00D10F3E" w:rsidP="00D10F3E">
      <w:pPr>
        <w:rPr>
          <w:lang w:val="zh-CN"/>
        </w:rPr>
      </w:pPr>
      <w:r>
        <w:rPr>
          <w:rFonts w:hint="eastAsia"/>
          <w:lang w:val="zh-CN"/>
        </w:rPr>
        <w:t>是机器翻译的结果，请对照英文资料，学习并运行所有代码，修改文字使之通顺流畅。</w:t>
      </w:r>
    </w:p>
    <w:p w:rsidR="00D10F3E" w:rsidRDefault="00D10F3E" w:rsidP="00D10F3E">
      <w:pPr>
        <w:rPr>
          <w:lang w:val="zh-CN"/>
        </w:rPr>
      </w:pPr>
    </w:p>
    <w:p w:rsidR="00D10F3E" w:rsidRDefault="00D10F3E" w:rsidP="00D10F3E">
      <w:pPr>
        <w:rPr>
          <w:lang w:val="zh-CN"/>
        </w:rPr>
      </w:pPr>
      <w:r>
        <w:rPr>
          <w:rFonts w:hint="eastAsia"/>
          <w:lang w:val="zh-CN"/>
        </w:rPr>
        <w:t>（使用</w:t>
      </w:r>
      <w:r>
        <w:rPr>
          <w:rFonts w:hint="eastAsia"/>
          <w:lang w:val="zh-CN"/>
        </w:rPr>
        <w:t>Word</w:t>
      </w:r>
      <w:r>
        <w:rPr>
          <w:rFonts w:hint="eastAsia"/>
          <w:lang w:val="zh-CN"/>
        </w:rPr>
        <w:t>的‘审阅’修订功能进行修改，保留所有修改痕迹）</w:t>
      </w:r>
    </w:p>
    <w:p w:rsidR="00D10F3E" w:rsidRDefault="00D10F3E">
      <w:pPr>
        <w:widowControl/>
        <w:jc w:val="left"/>
        <w:rPr>
          <w:rFonts w:ascii="Arial" w:eastAsia="宋体" w:hAnsi="Arial" w:cs="Arial"/>
          <w:color w:val="757575"/>
          <w:spacing w:val="-2"/>
          <w:kern w:val="36"/>
          <w:sz w:val="51"/>
          <w:szCs w:val="51"/>
        </w:rPr>
      </w:pPr>
      <w:r>
        <w:rPr>
          <w:rFonts w:ascii="Arial" w:eastAsia="宋体" w:hAnsi="Arial" w:cs="Arial"/>
          <w:color w:val="757575"/>
          <w:spacing w:val="-2"/>
          <w:kern w:val="36"/>
          <w:sz w:val="51"/>
          <w:szCs w:val="51"/>
        </w:rPr>
        <w:br w:type="page"/>
      </w:r>
    </w:p>
    <w:p w:rsidR="002D31DC" w:rsidRPr="002D31DC" w:rsidRDefault="002D31DC" w:rsidP="002D31DC">
      <w:pPr>
        <w:widowControl/>
        <w:spacing w:after="300" w:line="600" w:lineRule="atLeast"/>
        <w:jc w:val="left"/>
        <w:outlineLvl w:val="0"/>
        <w:rPr>
          <w:rFonts w:ascii="Arial" w:eastAsia="宋体" w:hAnsi="Arial" w:cs="Arial"/>
          <w:color w:val="757575"/>
          <w:spacing w:val="-2"/>
          <w:kern w:val="36"/>
          <w:sz w:val="51"/>
          <w:szCs w:val="51"/>
        </w:rPr>
      </w:pPr>
      <w:r w:rsidRPr="002D31DC">
        <w:rPr>
          <w:rFonts w:ascii="Arial" w:eastAsia="宋体" w:hAnsi="Arial" w:cs="Arial"/>
          <w:color w:val="757575"/>
          <w:spacing w:val="-2"/>
          <w:kern w:val="36"/>
          <w:sz w:val="51"/>
          <w:szCs w:val="51"/>
        </w:rPr>
        <w:lastRenderedPageBreak/>
        <w:t>学习和使用机器学习</w:t>
      </w:r>
    </w:p>
    <w:p w:rsidR="002D31DC" w:rsidRPr="002D31DC" w:rsidRDefault="002D31DC" w:rsidP="002D31DC">
      <w:pPr>
        <w:widowControl/>
        <w:spacing w:before="240" w:after="240"/>
        <w:jc w:val="left"/>
        <w:rPr>
          <w:rFonts w:ascii="Arial" w:eastAsia="宋体" w:hAnsi="Arial" w:cs="Arial"/>
          <w:color w:val="212121"/>
          <w:kern w:val="0"/>
          <w:sz w:val="24"/>
          <w:szCs w:val="24"/>
        </w:rPr>
      </w:pPr>
      <w:r w:rsidRPr="002D31DC">
        <w:rPr>
          <w:rFonts w:ascii="Arial" w:eastAsia="宋体" w:hAnsi="Arial" w:cs="Arial"/>
          <w:color w:val="212121"/>
          <w:kern w:val="0"/>
          <w:sz w:val="24"/>
          <w:szCs w:val="24"/>
        </w:rPr>
        <w:t>这个笔记本系列的灵感来自</w:t>
      </w:r>
      <w:hyperlink r:id="rId9" w:history="1">
        <w:r w:rsidRPr="002D31DC">
          <w:rPr>
            <w:rFonts w:ascii="Arial" w:eastAsia="宋体" w:hAnsi="Arial" w:cs="Arial"/>
            <w:i/>
            <w:iCs/>
            <w:color w:val="039BE5"/>
            <w:kern w:val="0"/>
            <w:sz w:val="24"/>
            <w:szCs w:val="24"/>
          </w:rPr>
          <w:t>Deep Learning with Python</w:t>
        </w:r>
      </w:hyperlink>
      <w:r w:rsidRPr="002D31DC">
        <w:rPr>
          <w:rFonts w:ascii="Arial" w:eastAsia="宋体" w:hAnsi="Arial" w:cs="Arial"/>
          <w:color w:val="212121"/>
          <w:kern w:val="0"/>
          <w:sz w:val="24"/>
          <w:szCs w:val="24"/>
        </w:rPr>
        <w:t>一书</w:t>
      </w:r>
      <w:r w:rsidRPr="002D31DC">
        <w:rPr>
          <w:rFonts w:ascii="Arial" w:eastAsia="宋体" w:hAnsi="Arial" w:cs="Arial"/>
          <w:color w:val="212121"/>
          <w:kern w:val="0"/>
          <w:sz w:val="24"/>
          <w:szCs w:val="24"/>
        </w:rPr>
        <w:t> </w:t>
      </w:r>
      <w:r w:rsidRPr="002D31DC">
        <w:rPr>
          <w:rFonts w:ascii="Arial" w:eastAsia="宋体" w:hAnsi="Arial" w:cs="Arial"/>
          <w:color w:val="212121"/>
          <w:kern w:val="0"/>
          <w:sz w:val="24"/>
          <w:szCs w:val="24"/>
        </w:rPr>
        <w:t>。这些教程使用</w:t>
      </w:r>
      <w:hyperlink r:id="rId10" w:history="1">
        <w:r w:rsidRPr="002D31DC">
          <w:rPr>
            <w:rFonts w:ascii="Courier New" w:eastAsia="宋体" w:hAnsi="Courier New" w:cs="宋体"/>
            <w:color w:val="039BE5"/>
            <w:kern w:val="0"/>
            <w:sz w:val="22"/>
            <w:shd w:val="clear" w:color="auto" w:fill="F7F7F7"/>
          </w:rPr>
          <w:t>tf.keras</w:t>
        </w:r>
      </w:hyperlink>
      <w:r w:rsidRPr="002D31DC">
        <w:rPr>
          <w:rFonts w:ascii="Arial" w:eastAsia="宋体" w:hAnsi="Arial" w:cs="Arial"/>
          <w:color w:val="212121"/>
          <w:kern w:val="0"/>
          <w:sz w:val="24"/>
          <w:szCs w:val="24"/>
        </w:rPr>
        <w:t>TensorFlow</w:t>
      </w:r>
      <w:r w:rsidRPr="002D31DC">
        <w:rPr>
          <w:rFonts w:ascii="Arial" w:eastAsia="宋体" w:hAnsi="Arial" w:cs="Arial"/>
          <w:color w:val="212121"/>
          <w:kern w:val="0"/>
          <w:sz w:val="24"/>
          <w:szCs w:val="24"/>
        </w:rPr>
        <w:t>的高级</w:t>
      </w:r>
      <w:r w:rsidRPr="002D31DC">
        <w:rPr>
          <w:rFonts w:ascii="Arial" w:eastAsia="宋体" w:hAnsi="Arial" w:cs="Arial"/>
          <w:color w:val="212121"/>
          <w:kern w:val="0"/>
          <w:sz w:val="24"/>
          <w:szCs w:val="24"/>
        </w:rPr>
        <w:t>Python API</w:t>
      </w:r>
      <w:r w:rsidRPr="002D31DC">
        <w:rPr>
          <w:rFonts w:ascii="Arial" w:eastAsia="宋体" w:hAnsi="Arial" w:cs="Arial"/>
          <w:color w:val="212121"/>
          <w:kern w:val="0"/>
          <w:sz w:val="24"/>
          <w:szCs w:val="24"/>
        </w:rPr>
        <w:t>来构建和训练深度学习模型。要了解有关在</w:t>
      </w:r>
      <w:r w:rsidRPr="002D31DC">
        <w:rPr>
          <w:rFonts w:ascii="Arial" w:eastAsia="宋体" w:hAnsi="Arial" w:cs="Arial"/>
          <w:color w:val="212121"/>
          <w:kern w:val="0"/>
          <w:sz w:val="24"/>
          <w:szCs w:val="24"/>
        </w:rPr>
        <w:t>TensorFlow</w:t>
      </w:r>
      <w:r w:rsidRPr="002D31DC">
        <w:rPr>
          <w:rFonts w:ascii="Arial" w:eastAsia="宋体" w:hAnsi="Arial" w:cs="Arial"/>
          <w:color w:val="212121"/>
          <w:kern w:val="0"/>
          <w:sz w:val="24"/>
          <w:szCs w:val="24"/>
        </w:rPr>
        <w:t>中使用</w:t>
      </w:r>
      <w:r w:rsidRPr="002D31DC">
        <w:rPr>
          <w:rFonts w:ascii="Arial" w:eastAsia="宋体" w:hAnsi="Arial" w:cs="Arial"/>
          <w:color w:val="212121"/>
          <w:kern w:val="0"/>
          <w:sz w:val="24"/>
          <w:szCs w:val="24"/>
        </w:rPr>
        <w:t>Keras</w:t>
      </w:r>
      <w:r w:rsidRPr="002D31DC">
        <w:rPr>
          <w:rFonts w:ascii="Arial" w:eastAsia="宋体" w:hAnsi="Arial" w:cs="Arial"/>
          <w:color w:val="212121"/>
          <w:kern w:val="0"/>
          <w:sz w:val="24"/>
          <w:szCs w:val="24"/>
        </w:rPr>
        <w:t>的更多信息，请参阅</w:t>
      </w:r>
      <w:hyperlink r:id="rId11" w:history="1">
        <w:r w:rsidRPr="002D31DC">
          <w:rPr>
            <w:rFonts w:ascii="Arial" w:eastAsia="宋体" w:hAnsi="Arial" w:cs="Arial"/>
            <w:color w:val="039BE5"/>
            <w:kern w:val="0"/>
            <w:sz w:val="24"/>
            <w:szCs w:val="24"/>
          </w:rPr>
          <w:t>TensorFlow Keras</w:t>
        </w:r>
        <w:r w:rsidRPr="002D31DC">
          <w:rPr>
            <w:rFonts w:ascii="Arial" w:eastAsia="宋体" w:hAnsi="Arial" w:cs="Arial"/>
            <w:color w:val="039BE5"/>
            <w:kern w:val="0"/>
            <w:sz w:val="24"/>
            <w:szCs w:val="24"/>
          </w:rPr>
          <w:t>指南</w:t>
        </w:r>
      </w:hyperlink>
      <w:r w:rsidRPr="002D31DC">
        <w:rPr>
          <w:rFonts w:ascii="Arial" w:eastAsia="宋体" w:hAnsi="Arial" w:cs="Arial"/>
          <w:color w:val="212121"/>
          <w:kern w:val="0"/>
          <w:sz w:val="24"/>
          <w:szCs w:val="24"/>
        </w:rPr>
        <w:t>。</w:t>
      </w:r>
    </w:p>
    <w:p w:rsidR="002D31DC" w:rsidRPr="002D31DC" w:rsidRDefault="002D31DC" w:rsidP="002D31DC">
      <w:pPr>
        <w:widowControl/>
        <w:spacing w:before="240" w:after="240"/>
        <w:jc w:val="left"/>
        <w:rPr>
          <w:rFonts w:ascii="Arial" w:eastAsia="宋体" w:hAnsi="Arial" w:cs="Arial"/>
          <w:color w:val="212121"/>
          <w:kern w:val="0"/>
          <w:sz w:val="24"/>
          <w:szCs w:val="24"/>
        </w:rPr>
      </w:pPr>
      <w:r w:rsidRPr="002D31DC">
        <w:rPr>
          <w:rFonts w:ascii="Arial" w:eastAsia="宋体" w:hAnsi="Arial" w:cs="Arial"/>
          <w:color w:val="212121"/>
          <w:kern w:val="0"/>
          <w:sz w:val="24"/>
          <w:szCs w:val="24"/>
        </w:rPr>
        <w:t>发布者注：</w:t>
      </w:r>
      <w:r w:rsidRPr="002D31DC">
        <w:rPr>
          <w:rFonts w:ascii="Arial" w:eastAsia="宋体" w:hAnsi="Arial" w:cs="Arial"/>
          <w:i/>
          <w:iCs/>
          <w:color w:val="212121"/>
          <w:kern w:val="0"/>
          <w:sz w:val="24"/>
          <w:szCs w:val="24"/>
        </w:rPr>
        <w:t>使用</w:t>
      </w:r>
      <w:r w:rsidRPr="002D31DC">
        <w:rPr>
          <w:rFonts w:ascii="Arial" w:eastAsia="宋体" w:hAnsi="Arial" w:cs="Arial"/>
          <w:i/>
          <w:iCs/>
          <w:color w:val="212121"/>
          <w:kern w:val="0"/>
          <w:sz w:val="24"/>
          <w:szCs w:val="24"/>
        </w:rPr>
        <w:t>Python</w:t>
      </w:r>
      <w:r w:rsidRPr="002D31DC">
        <w:rPr>
          <w:rFonts w:ascii="Arial" w:eastAsia="宋体" w:hAnsi="Arial" w:cs="Arial"/>
          <w:color w:val="212121"/>
          <w:kern w:val="0"/>
          <w:sz w:val="24"/>
          <w:szCs w:val="24"/>
        </w:rPr>
        <w:t>深度学习使用</w:t>
      </w:r>
      <w:r w:rsidRPr="002D31DC">
        <w:rPr>
          <w:rFonts w:ascii="Arial" w:eastAsia="宋体" w:hAnsi="Arial" w:cs="Arial"/>
          <w:color w:val="212121"/>
          <w:kern w:val="0"/>
          <w:sz w:val="24"/>
          <w:szCs w:val="24"/>
        </w:rPr>
        <w:t>Python</w:t>
      </w:r>
      <w:r w:rsidRPr="002D31DC">
        <w:rPr>
          <w:rFonts w:ascii="Arial" w:eastAsia="宋体" w:hAnsi="Arial" w:cs="Arial"/>
          <w:color w:val="212121"/>
          <w:kern w:val="0"/>
          <w:sz w:val="24"/>
          <w:szCs w:val="24"/>
        </w:rPr>
        <w:t>语言和强大的</w:t>
      </w:r>
      <w:r w:rsidRPr="002D31DC">
        <w:rPr>
          <w:rFonts w:ascii="Arial" w:eastAsia="宋体" w:hAnsi="Arial" w:cs="Arial"/>
          <w:color w:val="212121"/>
          <w:kern w:val="0"/>
          <w:sz w:val="24"/>
          <w:szCs w:val="24"/>
        </w:rPr>
        <w:t>Keras</w:t>
      </w:r>
      <w:r w:rsidRPr="002D31DC">
        <w:rPr>
          <w:rFonts w:ascii="Arial" w:eastAsia="宋体" w:hAnsi="Arial" w:cs="Arial"/>
          <w:color w:val="212121"/>
          <w:kern w:val="0"/>
          <w:sz w:val="24"/>
          <w:szCs w:val="24"/>
        </w:rPr>
        <w:t>库引入</w:t>
      </w:r>
      <w:r w:rsidRPr="002D31DC">
        <w:rPr>
          <w:rFonts w:ascii="Arial" w:eastAsia="宋体" w:hAnsi="Arial" w:cs="Arial"/>
          <w:i/>
          <w:iCs/>
          <w:color w:val="212121"/>
          <w:kern w:val="0"/>
          <w:sz w:val="24"/>
          <w:szCs w:val="24"/>
        </w:rPr>
        <w:t>深度学习</w:t>
      </w:r>
      <w:r w:rsidRPr="002D31DC">
        <w:rPr>
          <w:rFonts w:ascii="Arial" w:eastAsia="宋体" w:hAnsi="Arial" w:cs="Arial"/>
          <w:color w:val="212121"/>
          <w:kern w:val="0"/>
          <w:sz w:val="24"/>
          <w:szCs w:val="24"/>
        </w:rPr>
        <w:t>领域。本书由</w:t>
      </w:r>
      <w:r w:rsidRPr="002D31DC">
        <w:rPr>
          <w:rFonts w:ascii="Arial" w:eastAsia="宋体" w:hAnsi="Arial" w:cs="Arial"/>
          <w:color w:val="212121"/>
          <w:kern w:val="0"/>
          <w:sz w:val="24"/>
          <w:szCs w:val="24"/>
        </w:rPr>
        <w:t>Keras</w:t>
      </w:r>
      <w:r w:rsidRPr="002D31DC">
        <w:rPr>
          <w:rFonts w:ascii="Arial" w:eastAsia="宋体" w:hAnsi="Arial" w:cs="Arial"/>
          <w:color w:val="212121"/>
          <w:kern w:val="0"/>
          <w:sz w:val="24"/>
          <w:szCs w:val="24"/>
        </w:rPr>
        <w:t>创作者和</w:t>
      </w:r>
      <w:r w:rsidRPr="002D31DC">
        <w:rPr>
          <w:rFonts w:ascii="Arial" w:eastAsia="宋体" w:hAnsi="Arial" w:cs="Arial"/>
          <w:color w:val="212121"/>
          <w:kern w:val="0"/>
          <w:sz w:val="24"/>
          <w:szCs w:val="24"/>
        </w:rPr>
        <w:t>Google AI</w:t>
      </w:r>
      <w:r w:rsidRPr="002D31DC">
        <w:rPr>
          <w:rFonts w:ascii="Arial" w:eastAsia="宋体" w:hAnsi="Arial" w:cs="Arial"/>
          <w:color w:val="212121"/>
          <w:kern w:val="0"/>
          <w:sz w:val="24"/>
          <w:szCs w:val="24"/>
        </w:rPr>
        <w:t>研究员</w:t>
      </w:r>
      <w:r w:rsidRPr="002D31DC">
        <w:rPr>
          <w:rFonts w:ascii="Arial" w:eastAsia="宋体" w:hAnsi="Arial" w:cs="Arial"/>
          <w:color w:val="212121"/>
          <w:kern w:val="0"/>
          <w:sz w:val="24"/>
          <w:szCs w:val="24"/>
        </w:rPr>
        <w:t>FrançoisChollet</w:t>
      </w:r>
      <w:r w:rsidRPr="002D31DC">
        <w:rPr>
          <w:rFonts w:ascii="Arial" w:eastAsia="宋体" w:hAnsi="Arial" w:cs="Arial"/>
          <w:color w:val="212121"/>
          <w:kern w:val="0"/>
          <w:sz w:val="24"/>
          <w:szCs w:val="24"/>
        </w:rPr>
        <w:t>撰写，通过直观的解释和实际例子构建</w:t>
      </w:r>
      <w:del w:id="0" w:author="rbs" w:date="2018-10-30T14:10:00Z">
        <w:r w:rsidRPr="002D31DC" w:rsidDel="001B3616">
          <w:rPr>
            <w:rFonts w:ascii="Arial" w:eastAsia="宋体" w:hAnsi="Arial" w:cs="Arial"/>
            <w:color w:val="212121"/>
            <w:kern w:val="0"/>
            <w:sz w:val="24"/>
            <w:szCs w:val="24"/>
          </w:rPr>
          <w:delText>您的理解</w:delText>
        </w:r>
      </w:del>
      <w:ins w:id="1" w:author="rbs" w:date="2018-10-30T14:11:00Z">
        <w:r w:rsidR="001B3616">
          <w:rPr>
            <w:rFonts w:ascii="Arial" w:eastAsia="宋体" w:hAnsi="Arial" w:cs="Arial" w:hint="eastAsia"/>
            <w:color w:val="212121"/>
            <w:kern w:val="0"/>
            <w:sz w:val="24"/>
            <w:szCs w:val="24"/>
          </w:rPr>
          <w:t>对</w:t>
        </w:r>
        <w:r w:rsidR="001B3616">
          <w:rPr>
            <w:rFonts w:ascii="Arial" w:eastAsia="宋体" w:hAnsi="Arial" w:cs="Arial"/>
            <w:color w:val="212121"/>
            <w:kern w:val="0"/>
            <w:sz w:val="24"/>
            <w:szCs w:val="24"/>
          </w:rPr>
          <w:t>TensorFlow</w:t>
        </w:r>
        <w:r w:rsidR="001B3616">
          <w:rPr>
            <w:rFonts w:ascii="Arial" w:eastAsia="宋体" w:hAnsi="Arial" w:cs="Arial" w:hint="eastAsia"/>
            <w:color w:val="212121"/>
            <w:kern w:val="0"/>
            <w:sz w:val="24"/>
            <w:szCs w:val="24"/>
          </w:rPr>
          <w:t>的</w:t>
        </w:r>
        <w:r w:rsidR="001B3616">
          <w:rPr>
            <w:rFonts w:ascii="Arial" w:eastAsia="宋体" w:hAnsi="Arial" w:cs="Arial"/>
            <w:color w:val="212121"/>
            <w:kern w:val="0"/>
            <w:sz w:val="24"/>
            <w:szCs w:val="24"/>
          </w:rPr>
          <w:t>认知</w:t>
        </w:r>
      </w:ins>
      <w:r w:rsidRPr="002D31DC">
        <w:rPr>
          <w:rFonts w:ascii="Arial" w:eastAsia="宋体" w:hAnsi="Arial" w:cs="Arial"/>
          <w:color w:val="212121"/>
          <w:kern w:val="0"/>
          <w:sz w:val="24"/>
          <w:szCs w:val="24"/>
        </w:rPr>
        <w:t>。</w:t>
      </w:r>
    </w:p>
    <w:p w:rsidR="002D31DC" w:rsidRPr="002D31DC" w:rsidRDefault="002D31DC" w:rsidP="002D31DC">
      <w:pPr>
        <w:widowControl/>
        <w:spacing w:before="240" w:after="240"/>
        <w:jc w:val="left"/>
        <w:rPr>
          <w:rFonts w:ascii="Arial" w:eastAsia="宋体" w:hAnsi="Arial" w:cs="Arial"/>
          <w:color w:val="212121"/>
          <w:kern w:val="0"/>
          <w:sz w:val="24"/>
          <w:szCs w:val="24"/>
        </w:rPr>
      </w:pPr>
      <w:r w:rsidRPr="002D31DC">
        <w:rPr>
          <w:rFonts w:ascii="Arial" w:eastAsia="宋体" w:hAnsi="Arial" w:cs="Arial"/>
          <w:color w:val="212121"/>
          <w:kern w:val="0"/>
          <w:sz w:val="24"/>
          <w:szCs w:val="24"/>
        </w:rPr>
        <w:t>要了解机器学习的基本原理和概念，请考虑参加机器学习速成</w:t>
      </w:r>
      <w:r w:rsidRPr="002D31DC">
        <w:rPr>
          <w:rFonts w:ascii="Arial" w:eastAsia="宋体" w:hAnsi="Arial" w:cs="Arial"/>
          <w:color w:val="212121"/>
          <w:kern w:val="0"/>
          <w:sz w:val="24"/>
          <w:szCs w:val="24"/>
        </w:rPr>
        <w:t> </w:t>
      </w:r>
      <w:hyperlink r:id="rId12" w:history="1">
        <w:r w:rsidRPr="002D31DC">
          <w:rPr>
            <w:rFonts w:ascii="Arial" w:eastAsia="宋体" w:hAnsi="Arial" w:cs="Arial"/>
            <w:color w:val="039BE5"/>
            <w:kern w:val="0"/>
            <w:sz w:val="24"/>
            <w:szCs w:val="24"/>
          </w:rPr>
          <w:t>课程</w:t>
        </w:r>
      </w:hyperlink>
      <w:r w:rsidRPr="002D31DC">
        <w:rPr>
          <w:rFonts w:ascii="Arial" w:eastAsia="宋体" w:hAnsi="Arial" w:cs="Arial"/>
          <w:color w:val="212121"/>
          <w:kern w:val="0"/>
          <w:sz w:val="24"/>
          <w:szCs w:val="24"/>
        </w:rPr>
        <w:t>。其他</w:t>
      </w:r>
      <w:r w:rsidRPr="002D31DC">
        <w:rPr>
          <w:rFonts w:ascii="Arial" w:eastAsia="宋体" w:hAnsi="Arial" w:cs="Arial"/>
          <w:color w:val="212121"/>
          <w:kern w:val="0"/>
          <w:sz w:val="24"/>
          <w:szCs w:val="24"/>
        </w:rPr>
        <w:t>TensorFlow</w:t>
      </w:r>
      <w:r w:rsidRPr="002D31DC">
        <w:rPr>
          <w:rFonts w:ascii="Arial" w:eastAsia="宋体" w:hAnsi="Arial" w:cs="Arial"/>
          <w:color w:val="212121"/>
          <w:kern w:val="0"/>
          <w:sz w:val="24"/>
          <w:szCs w:val="24"/>
        </w:rPr>
        <w:t>和机器学习资源将在</w:t>
      </w:r>
      <w:hyperlink r:id="rId13" w:history="1">
        <w:r w:rsidRPr="002D31DC">
          <w:rPr>
            <w:rFonts w:ascii="Arial" w:eastAsia="宋体" w:hAnsi="Arial" w:cs="Arial"/>
            <w:color w:val="039BE5"/>
            <w:kern w:val="0"/>
            <w:sz w:val="24"/>
            <w:szCs w:val="24"/>
          </w:rPr>
          <w:t>后续步骤</w:t>
        </w:r>
      </w:hyperlink>
      <w:r w:rsidRPr="002D31DC">
        <w:rPr>
          <w:rFonts w:ascii="Arial" w:eastAsia="宋体" w:hAnsi="Arial" w:cs="Arial"/>
          <w:color w:val="212121"/>
          <w:kern w:val="0"/>
          <w:sz w:val="24"/>
          <w:szCs w:val="24"/>
        </w:rPr>
        <w:t>中列出。</w:t>
      </w:r>
    </w:p>
    <w:p w:rsidR="002D31DC" w:rsidRPr="002D31DC" w:rsidRDefault="00FA200B" w:rsidP="002D31DC">
      <w:pPr>
        <w:widowControl/>
        <w:numPr>
          <w:ilvl w:val="0"/>
          <w:numId w:val="1"/>
        </w:numPr>
        <w:spacing w:before="120" w:after="120"/>
        <w:ind w:left="0"/>
        <w:jc w:val="left"/>
        <w:rPr>
          <w:rFonts w:ascii="Arial" w:eastAsia="宋体" w:hAnsi="Arial" w:cs="Arial"/>
          <w:color w:val="212121"/>
          <w:kern w:val="0"/>
          <w:sz w:val="24"/>
          <w:szCs w:val="24"/>
        </w:rPr>
      </w:pPr>
      <w:hyperlink r:id="rId14" w:history="1">
        <w:r w:rsidR="002D31DC" w:rsidRPr="002D31DC">
          <w:rPr>
            <w:rFonts w:ascii="Arial" w:eastAsia="宋体" w:hAnsi="Arial" w:cs="Arial"/>
            <w:color w:val="039BE5"/>
            <w:kern w:val="0"/>
            <w:sz w:val="24"/>
            <w:szCs w:val="24"/>
          </w:rPr>
          <w:t>基本分类</w:t>
        </w:r>
      </w:hyperlink>
    </w:p>
    <w:p w:rsidR="002D31DC" w:rsidRPr="002D31DC" w:rsidRDefault="00FA200B" w:rsidP="002D31DC">
      <w:pPr>
        <w:widowControl/>
        <w:numPr>
          <w:ilvl w:val="0"/>
          <w:numId w:val="1"/>
        </w:numPr>
        <w:spacing w:before="120" w:after="120"/>
        <w:ind w:left="0"/>
        <w:jc w:val="left"/>
        <w:rPr>
          <w:rFonts w:ascii="Arial" w:eastAsia="宋体" w:hAnsi="Arial" w:cs="Arial"/>
          <w:color w:val="212121"/>
          <w:kern w:val="0"/>
          <w:sz w:val="24"/>
          <w:szCs w:val="24"/>
        </w:rPr>
      </w:pPr>
      <w:hyperlink r:id="rId15" w:history="1">
        <w:r w:rsidR="002D31DC" w:rsidRPr="002D31DC">
          <w:rPr>
            <w:rFonts w:ascii="Arial" w:eastAsia="宋体" w:hAnsi="Arial" w:cs="Arial"/>
            <w:color w:val="039BE5"/>
            <w:kern w:val="0"/>
            <w:sz w:val="24"/>
            <w:szCs w:val="24"/>
          </w:rPr>
          <w:t>文字分类</w:t>
        </w:r>
      </w:hyperlink>
    </w:p>
    <w:p w:rsidR="002D31DC" w:rsidRPr="002D31DC" w:rsidRDefault="00FA200B" w:rsidP="002D31DC">
      <w:pPr>
        <w:widowControl/>
        <w:numPr>
          <w:ilvl w:val="0"/>
          <w:numId w:val="1"/>
        </w:numPr>
        <w:spacing w:before="120" w:after="120"/>
        <w:ind w:left="0"/>
        <w:jc w:val="left"/>
        <w:rPr>
          <w:rFonts w:ascii="Arial" w:eastAsia="宋体" w:hAnsi="Arial" w:cs="Arial"/>
          <w:color w:val="212121"/>
          <w:kern w:val="0"/>
          <w:sz w:val="24"/>
          <w:szCs w:val="24"/>
        </w:rPr>
      </w:pPr>
      <w:hyperlink r:id="rId16" w:history="1">
        <w:r w:rsidR="002D31DC" w:rsidRPr="002D31DC">
          <w:rPr>
            <w:rFonts w:ascii="Arial" w:eastAsia="宋体" w:hAnsi="Arial" w:cs="Arial"/>
            <w:color w:val="039BE5"/>
            <w:kern w:val="0"/>
            <w:sz w:val="24"/>
            <w:szCs w:val="24"/>
          </w:rPr>
          <w:t>回归</w:t>
        </w:r>
      </w:hyperlink>
    </w:p>
    <w:p w:rsidR="002D31DC" w:rsidRPr="002D31DC" w:rsidRDefault="00FA200B" w:rsidP="002D31DC">
      <w:pPr>
        <w:widowControl/>
        <w:numPr>
          <w:ilvl w:val="0"/>
          <w:numId w:val="1"/>
        </w:numPr>
        <w:spacing w:before="120" w:after="120"/>
        <w:ind w:left="0"/>
        <w:jc w:val="left"/>
        <w:rPr>
          <w:rFonts w:ascii="Arial" w:eastAsia="宋体" w:hAnsi="Arial" w:cs="Arial"/>
          <w:color w:val="212121"/>
          <w:kern w:val="0"/>
          <w:sz w:val="24"/>
          <w:szCs w:val="24"/>
        </w:rPr>
      </w:pPr>
      <w:hyperlink r:id="rId17" w:history="1">
        <w:r w:rsidR="002D31DC" w:rsidRPr="002D31DC">
          <w:rPr>
            <w:rFonts w:ascii="Arial" w:eastAsia="宋体" w:hAnsi="Arial" w:cs="Arial"/>
            <w:color w:val="039BE5"/>
            <w:kern w:val="0"/>
            <w:sz w:val="24"/>
            <w:szCs w:val="24"/>
          </w:rPr>
          <w:t>过度拟合和欠拟合</w:t>
        </w:r>
      </w:hyperlink>
    </w:p>
    <w:p w:rsidR="002D31DC" w:rsidRPr="002D31DC" w:rsidRDefault="00FA200B" w:rsidP="002D31DC">
      <w:pPr>
        <w:widowControl/>
        <w:numPr>
          <w:ilvl w:val="0"/>
          <w:numId w:val="1"/>
        </w:numPr>
        <w:spacing w:before="120" w:after="120"/>
        <w:ind w:left="0"/>
        <w:jc w:val="left"/>
        <w:rPr>
          <w:rFonts w:ascii="Arial" w:eastAsia="宋体" w:hAnsi="Arial" w:cs="Arial"/>
          <w:color w:val="212121"/>
          <w:kern w:val="0"/>
          <w:sz w:val="24"/>
          <w:szCs w:val="24"/>
        </w:rPr>
      </w:pPr>
      <w:hyperlink r:id="rId18" w:history="1">
        <w:r w:rsidR="002D31DC" w:rsidRPr="002D31DC">
          <w:rPr>
            <w:rFonts w:ascii="Arial" w:eastAsia="宋体" w:hAnsi="Arial" w:cs="Arial"/>
            <w:color w:val="039BE5"/>
            <w:kern w:val="0"/>
            <w:sz w:val="24"/>
            <w:szCs w:val="24"/>
          </w:rPr>
          <w:t>保存和恢复模型</w:t>
        </w:r>
      </w:hyperlink>
    </w:p>
    <w:p w:rsidR="002D31DC" w:rsidRDefault="002D31DC">
      <w:pPr>
        <w:widowControl/>
        <w:jc w:val="left"/>
      </w:pPr>
      <w:r>
        <w:br w:type="page"/>
      </w:r>
    </w:p>
    <w:p w:rsidR="002D31DC" w:rsidRPr="00910AF0" w:rsidRDefault="002D31DC" w:rsidP="00910AF0">
      <w:pPr>
        <w:pStyle w:val="1"/>
        <w:spacing w:before="0" w:beforeAutospacing="0" w:after="300" w:afterAutospacing="0" w:line="600" w:lineRule="atLeast"/>
        <w:rPr>
          <w:rFonts w:ascii="Arial" w:hAnsi="Arial" w:cs="Arial"/>
          <w:b w:val="0"/>
          <w:bCs w:val="0"/>
          <w:color w:val="757575"/>
          <w:spacing w:val="-2"/>
          <w:sz w:val="51"/>
          <w:szCs w:val="51"/>
        </w:rPr>
      </w:pPr>
      <w:proofErr w:type="gramStart"/>
      <w:r>
        <w:rPr>
          <w:rFonts w:ascii="Arial" w:hAnsi="Arial" w:cs="Arial"/>
          <w:b w:val="0"/>
          <w:bCs w:val="0"/>
          <w:color w:val="757575"/>
          <w:spacing w:val="-2"/>
          <w:sz w:val="51"/>
          <w:szCs w:val="51"/>
        </w:rPr>
        <w:lastRenderedPageBreak/>
        <w:t>训练您</w:t>
      </w:r>
      <w:proofErr w:type="gramEnd"/>
      <w:r>
        <w:rPr>
          <w:rFonts w:ascii="Arial" w:hAnsi="Arial" w:cs="Arial"/>
          <w:b w:val="0"/>
          <w:bCs w:val="0"/>
          <w:color w:val="757575"/>
          <w:spacing w:val="-2"/>
          <w:sz w:val="51"/>
          <w:szCs w:val="51"/>
        </w:rPr>
        <w:t>的第一个神经网络：基本分类</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本指南训练神经网络模型，对运动鞋和衬衫等服装图像进行分类。如果您不了解所有细节，</w:t>
      </w:r>
      <w:ins w:id="2" w:author="rbs" w:date="2018-10-30T14:12:00Z">
        <w:r w:rsidR="00720EE8">
          <w:rPr>
            <w:rFonts w:ascii="Arial" w:hAnsi="Arial" w:cs="Arial" w:hint="eastAsia"/>
            <w:color w:val="212121"/>
          </w:rPr>
          <w:t>也没关系</w:t>
        </w:r>
        <w:r w:rsidR="00720EE8">
          <w:rPr>
            <w:rFonts w:ascii="Arial" w:hAnsi="Arial" w:cs="Arial"/>
            <w:color w:val="212121"/>
          </w:rPr>
          <w:t>。</w:t>
        </w:r>
      </w:ins>
      <w:del w:id="3" w:author="rbs" w:date="2018-10-30T14:12:00Z">
        <w:r w:rsidDel="00720EE8">
          <w:rPr>
            <w:rFonts w:ascii="Arial" w:hAnsi="Arial" w:cs="Arial"/>
            <w:color w:val="212121"/>
          </w:rPr>
          <w:delText>这是可以的，</w:delText>
        </w:r>
      </w:del>
      <w:r>
        <w:rPr>
          <w:rFonts w:ascii="Arial" w:hAnsi="Arial" w:cs="Arial"/>
          <w:color w:val="212121"/>
        </w:rPr>
        <w:t>这是一个完整的</w:t>
      </w:r>
      <w:ins w:id="4" w:author="rbs" w:date="2018-10-30T14:13:00Z">
        <w:r w:rsidR="00E938D8">
          <w:rPr>
            <w:rFonts w:ascii="Arial" w:hAnsi="Arial" w:cs="Arial" w:hint="eastAsia"/>
            <w:color w:val="212121"/>
          </w:rPr>
          <w:t>对</w:t>
        </w:r>
      </w:ins>
      <w:r>
        <w:rPr>
          <w:rFonts w:ascii="Arial" w:hAnsi="Arial" w:cs="Arial"/>
          <w:color w:val="212121"/>
        </w:rPr>
        <w:t>TensorFlow</w:t>
      </w:r>
      <w:r>
        <w:rPr>
          <w:rFonts w:ascii="Arial" w:hAnsi="Arial" w:cs="Arial"/>
          <w:color w:val="212121"/>
        </w:rPr>
        <w:t>程序的</w:t>
      </w:r>
      <w:del w:id="5" w:author="rbs" w:date="2018-10-30T14:12:00Z">
        <w:r w:rsidDel="00720EE8">
          <w:rPr>
            <w:rFonts w:ascii="Arial" w:hAnsi="Arial" w:cs="Arial"/>
            <w:color w:val="212121"/>
          </w:rPr>
          <w:delText>快节奏</w:delText>
        </w:r>
      </w:del>
      <w:r>
        <w:rPr>
          <w:rFonts w:ascii="Arial" w:hAnsi="Arial" w:cs="Arial"/>
          <w:color w:val="212121"/>
        </w:rPr>
        <w:t>概述，</w:t>
      </w:r>
      <w:ins w:id="6" w:author="rbs" w:date="2018-10-30T14:12:00Z">
        <w:r w:rsidR="00720EE8">
          <w:rPr>
            <w:rFonts w:ascii="Arial" w:hAnsi="Arial" w:cs="Arial" w:hint="eastAsia"/>
            <w:color w:val="212121"/>
          </w:rPr>
          <w:t>这篇文章</w:t>
        </w:r>
      </w:ins>
      <w:r>
        <w:rPr>
          <w:rFonts w:ascii="Arial" w:hAnsi="Arial" w:cs="Arial"/>
          <w:color w:val="212121"/>
        </w:rPr>
        <w:t>详细解释了</w:t>
      </w:r>
      <w:ins w:id="7" w:author="rbs" w:date="2018-10-30T14:13:00Z">
        <w:r w:rsidR="00E938D8">
          <w:rPr>
            <w:rFonts w:ascii="Arial" w:hAnsi="Arial" w:cs="Arial" w:hint="eastAsia"/>
            <w:color w:val="212121"/>
          </w:rPr>
          <w:t>技术</w:t>
        </w:r>
      </w:ins>
      <w:del w:id="8" w:author="rbs" w:date="2018-10-30T14:13:00Z">
        <w:r w:rsidDel="00E938D8">
          <w:rPr>
            <w:rFonts w:ascii="Arial" w:hAnsi="Arial" w:cs="Arial"/>
            <w:color w:val="212121"/>
          </w:rPr>
          <w:delText>我们</w:delText>
        </w:r>
      </w:del>
      <w:r>
        <w:rPr>
          <w:rFonts w:ascii="Arial" w:hAnsi="Arial" w:cs="Arial"/>
          <w:color w:val="212121"/>
        </w:rPr>
        <w:t>的细节。</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本指南使用</w:t>
      </w:r>
      <w:hyperlink r:id="rId19" w:history="1">
        <w:r>
          <w:rPr>
            <w:rStyle w:val="a5"/>
            <w:rFonts w:ascii="Arial" w:hAnsi="Arial" w:cs="Arial"/>
            <w:color w:val="039BE5"/>
          </w:rPr>
          <w:t>tf.keras</w:t>
        </w:r>
      </w:hyperlink>
      <w:ins w:id="9" w:author="rbs" w:date="2018-10-30T14:13:00Z">
        <w:r w:rsidR="00E938D8">
          <w:rPr>
            <w:rFonts w:ascii="Arial" w:hAnsi="Arial" w:cs="Arial" w:hint="eastAsia"/>
            <w:color w:val="212121"/>
          </w:rPr>
          <w:t>（</w:t>
        </w:r>
      </w:ins>
      <w:del w:id="10" w:author="rbs" w:date="2018-10-30T14:13:00Z">
        <w:r w:rsidDel="00E938D8">
          <w:rPr>
            <w:rFonts w:ascii="Arial" w:hAnsi="Arial" w:cs="Arial"/>
            <w:color w:val="212121"/>
          </w:rPr>
          <w:delText>，</w:delText>
        </w:r>
      </w:del>
      <w:r>
        <w:rPr>
          <w:rFonts w:ascii="Arial" w:hAnsi="Arial" w:cs="Arial"/>
          <w:color w:val="212121"/>
        </w:rPr>
        <w:t>一个高级</w:t>
      </w:r>
      <w:r>
        <w:rPr>
          <w:rFonts w:ascii="Arial" w:hAnsi="Arial" w:cs="Arial"/>
          <w:color w:val="212121"/>
        </w:rPr>
        <w:t>API</w:t>
      </w:r>
      <w:ins w:id="11" w:author="rbs" w:date="2018-10-30T14:13:00Z">
        <w:r w:rsidR="00E938D8">
          <w:rPr>
            <w:rFonts w:ascii="Arial" w:hAnsi="Arial" w:cs="Arial" w:hint="eastAsia"/>
            <w:color w:val="212121"/>
          </w:rPr>
          <w:t>）</w:t>
        </w:r>
      </w:ins>
      <w:r>
        <w:rPr>
          <w:rFonts w:ascii="Arial" w:hAnsi="Arial" w:cs="Arial"/>
          <w:color w:val="212121"/>
        </w:rPr>
        <w:t>，用于在</w:t>
      </w:r>
      <w:r>
        <w:rPr>
          <w:rFonts w:ascii="Arial" w:hAnsi="Arial" w:cs="Arial"/>
          <w:color w:val="212121"/>
        </w:rPr>
        <w:t>TensorFlow</w:t>
      </w:r>
      <w:r>
        <w:rPr>
          <w:rFonts w:ascii="Arial" w:hAnsi="Arial" w:cs="Arial"/>
          <w:color w:val="212121"/>
        </w:rPr>
        <w:t>中构建和训练模型。</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xml:space="preserve"># TensorFlow and </w:t>
      </w:r>
      <w:proofErr w:type="gramStart"/>
      <w:r>
        <w:rPr>
          <w:rStyle w:val="com"/>
          <w:rFonts w:ascii="Courier New" w:hAnsi="Courier New" w:cs="Courier New"/>
          <w:color w:val="D81B60"/>
          <w:sz w:val="21"/>
          <w:szCs w:val="21"/>
        </w:rPr>
        <w:t>tf.keras</w:t>
      </w:r>
      <w:proofErr w:type="gramEnd"/>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Helper libraries</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__version__</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导入</w:t>
      </w:r>
      <w:r>
        <w:rPr>
          <w:rFonts w:ascii="Arial" w:hAnsi="Arial" w:cs="Arial"/>
          <w:b w:val="0"/>
          <w:bCs w:val="0"/>
          <w:color w:val="212121"/>
          <w:spacing w:val="-2"/>
        </w:rPr>
        <w:t>Fashion MNIST</w:t>
      </w:r>
      <w:r>
        <w:rPr>
          <w:rFonts w:ascii="Arial" w:hAnsi="Arial" w:cs="Arial"/>
          <w:b w:val="0"/>
          <w:bCs w:val="0"/>
          <w:color w:val="212121"/>
          <w:spacing w:val="-2"/>
        </w:rPr>
        <w:t>数据集</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本指南使用</w:t>
      </w:r>
      <w:hyperlink r:id="rId20" w:history="1">
        <w:r>
          <w:rPr>
            <w:rStyle w:val="a5"/>
            <w:rFonts w:ascii="Arial" w:hAnsi="Arial" w:cs="Arial"/>
            <w:color w:val="039BE5"/>
          </w:rPr>
          <w:t>Fashion MNIST</w:t>
        </w:r>
      </w:hyperlink>
      <w:r>
        <w:rPr>
          <w:rFonts w:ascii="Arial" w:hAnsi="Arial" w:cs="Arial"/>
          <w:color w:val="212121"/>
        </w:rPr>
        <w:t>数据集，其中包含</w:t>
      </w:r>
      <w:r>
        <w:rPr>
          <w:rFonts w:ascii="Arial" w:hAnsi="Arial" w:cs="Arial"/>
          <w:color w:val="212121"/>
        </w:rPr>
        <w:t>10</w:t>
      </w:r>
      <w:r>
        <w:rPr>
          <w:rFonts w:ascii="Arial" w:hAnsi="Arial" w:cs="Arial"/>
          <w:color w:val="212121"/>
        </w:rPr>
        <w:t>个类别中的</w:t>
      </w:r>
      <w:r>
        <w:rPr>
          <w:rFonts w:ascii="Arial" w:hAnsi="Arial" w:cs="Arial"/>
          <w:color w:val="212121"/>
        </w:rPr>
        <w:t>70,000</w:t>
      </w:r>
      <w:r>
        <w:rPr>
          <w:rFonts w:ascii="Arial" w:hAnsi="Arial" w:cs="Arial"/>
          <w:color w:val="212121"/>
        </w:rPr>
        <w:t>个灰度图像。图像</w:t>
      </w:r>
      <w:ins w:id="12" w:author="rbs" w:date="2018-10-30T14:16:00Z">
        <w:r w:rsidR="00A713D3">
          <w:rPr>
            <w:rFonts w:ascii="Arial" w:hAnsi="Arial" w:cs="Arial" w:hint="eastAsia"/>
            <w:color w:val="212121"/>
          </w:rPr>
          <w:t>包括</w:t>
        </w:r>
        <w:r w:rsidR="00A713D3">
          <w:rPr>
            <w:rFonts w:ascii="Arial" w:hAnsi="Arial" w:cs="Arial"/>
            <w:color w:val="212121"/>
          </w:rPr>
          <w:t>多件</w:t>
        </w:r>
      </w:ins>
      <w:del w:id="13" w:author="rbs" w:date="2018-10-30T14:16:00Z">
        <w:r w:rsidDel="00A713D3">
          <w:rPr>
            <w:rFonts w:ascii="Arial" w:hAnsi="Arial" w:cs="Arial"/>
            <w:color w:val="212121"/>
          </w:rPr>
          <w:delText>显示了</w:delText>
        </w:r>
      </w:del>
      <w:r>
        <w:rPr>
          <w:rFonts w:ascii="Arial" w:hAnsi="Arial" w:cs="Arial"/>
          <w:color w:val="212121"/>
        </w:rPr>
        <w:t>低分辨率（</w:t>
      </w:r>
      <w:r>
        <w:rPr>
          <w:rFonts w:ascii="Arial" w:hAnsi="Arial" w:cs="Arial"/>
          <w:color w:val="212121"/>
        </w:rPr>
        <w:t>28 x 28</w:t>
      </w:r>
      <w:r>
        <w:rPr>
          <w:rFonts w:ascii="Arial" w:hAnsi="Arial" w:cs="Arial"/>
          <w:color w:val="212121"/>
        </w:rPr>
        <w:t>像素）的</w:t>
      </w:r>
      <w:del w:id="14" w:author="rbs" w:date="2018-10-30T14:16:00Z">
        <w:r w:rsidDel="00A713D3">
          <w:rPr>
            <w:rFonts w:ascii="Arial" w:hAnsi="Arial" w:cs="Arial"/>
            <w:color w:val="212121"/>
          </w:rPr>
          <w:delText>单件</w:delText>
        </w:r>
      </w:del>
      <w:r>
        <w:rPr>
          <w:rFonts w:ascii="Arial" w:hAnsi="Arial" w:cs="Arial"/>
          <w:color w:val="212121"/>
        </w:rPr>
        <w:t>服装，如下所示：</w:t>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5274310" cy="52743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shion-mnist-sprite.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时尚</w:t>
      </w:r>
      <w:r>
        <w:rPr>
          <w:rFonts w:ascii="Arial" w:hAnsi="Arial" w:cs="Arial"/>
          <w:color w:val="212121"/>
        </w:rPr>
        <w:t>MNIST</w:t>
      </w:r>
      <w:r>
        <w:rPr>
          <w:rFonts w:ascii="Arial" w:hAnsi="Arial" w:cs="Arial"/>
          <w:color w:val="212121"/>
        </w:rPr>
        <w:t>旨在作为经典</w:t>
      </w:r>
      <w:hyperlink r:id="rId22" w:history="1">
        <w:r>
          <w:rPr>
            <w:rStyle w:val="a5"/>
            <w:rFonts w:ascii="Arial" w:hAnsi="Arial" w:cs="Arial"/>
            <w:color w:val="039BE5"/>
          </w:rPr>
          <w:t>MNIST</w:t>
        </w:r>
      </w:hyperlink>
      <w:r>
        <w:rPr>
          <w:rFonts w:ascii="Arial" w:hAnsi="Arial" w:cs="Arial"/>
          <w:color w:val="212121"/>
        </w:rPr>
        <w:t>数据集的直接替代品</w:t>
      </w:r>
      <w:ins w:id="15" w:author="rbs" w:date="2018-10-30T14:16:00Z">
        <w:r w:rsidR="00A713D3">
          <w:rPr>
            <w:rFonts w:ascii="Arial" w:hAnsi="Arial" w:cs="Arial" w:hint="eastAsia"/>
            <w:color w:val="212121"/>
          </w:rPr>
          <w:t>，</w:t>
        </w:r>
      </w:ins>
      <w:del w:id="16" w:author="rbs" w:date="2018-10-30T14:16:00Z">
        <w:r w:rsidDel="00A713D3">
          <w:rPr>
            <w:rFonts w:ascii="Arial" w:hAnsi="Arial" w:cs="Arial"/>
            <w:color w:val="212121"/>
          </w:rPr>
          <w:delText xml:space="preserve">- </w:delText>
        </w:r>
        <w:r w:rsidDel="00A713D3">
          <w:rPr>
            <w:rFonts w:ascii="Arial" w:hAnsi="Arial" w:cs="Arial"/>
            <w:color w:val="212121"/>
          </w:rPr>
          <w:delText>通常</w:delText>
        </w:r>
      </w:del>
      <w:del w:id="17" w:author="rbs" w:date="2018-10-30T14:17:00Z">
        <w:r w:rsidDel="00A713D3">
          <w:rPr>
            <w:rFonts w:ascii="Arial" w:hAnsi="Arial" w:cs="Arial"/>
            <w:color w:val="212121"/>
          </w:rPr>
          <w:delText>用</w:delText>
        </w:r>
      </w:del>
      <w:ins w:id="18" w:author="rbs" w:date="2018-10-30T14:17:00Z">
        <w:r w:rsidR="00A713D3">
          <w:rPr>
            <w:rFonts w:ascii="Arial" w:hAnsi="Arial" w:cs="Arial" w:hint="eastAsia"/>
            <w:color w:val="212121"/>
          </w:rPr>
          <w:t>常常</w:t>
        </w:r>
        <w:r w:rsidR="00A713D3">
          <w:rPr>
            <w:rFonts w:ascii="Arial" w:hAnsi="Arial" w:cs="Arial"/>
            <w:color w:val="212121"/>
          </w:rPr>
          <w:t>被</w:t>
        </w:r>
        <w:r w:rsidR="00A713D3">
          <w:rPr>
            <w:rFonts w:ascii="Arial" w:hAnsi="Arial" w:cs="Arial" w:hint="eastAsia"/>
            <w:color w:val="212121"/>
          </w:rPr>
          <w:t>看</w:t>
        </w:r>
      </w:ins>
      <w:ins w:id="19" w:author="Shirley Li" w:date="2018-11-12T20:01:00Z">
        <w:r w:rsidR="00BA21CC">
          <w:rPr>
            <w:rFonts w:ascii="Arial" w:hAnsi="Arial" w:cs="Arial" w:hint="eastAsia"/>
            <w:color w:val="212121"/>
          </w:rPr>
          <w:t>作</w:t>
        </w:r>
      </w:ins>
      <w:ins w:id="20" w:author="rbs" w:date="2018-10-30T14:17:00Z">
        <w:del w:id="21" w:author="Shirley Li" w:date="2018-11-12T20:01:00Z">
          <w:r w:rsidR="00A713D3" w:rsidDel="00BA21CC">
            <w:rPr>
              <w:rFonts w:ascii="Arial" w:hAnsi="Arial" w:cs="Arial" w:hint="eastAsia"/>
              <w:color w:val="212121"/>
            </w:rPr>
            <w:delText>做</w:delText>
          </w:r>
        </w:del>
      </w:ins>
      <w:del w:id="22" w:author="rbs" w:date="2018-10-30T14:17:00Z">
        <w:r w:rsidDel="00A713D3">
          <w:rPr>
            <w:rFonts w:ascii="Arial" w:hAnsi="Arial" w:cs="Arial"/>
            <w:color w:val="212121"/>
          </w:rPr>
          <w:delText>作</w:delText>
        </w:r>
      </w:del>
      <w:r>
        <w:rPr>
          <w:rFonts w:ascii="Arial" w:hAnsi="Arial" w:cs="Arial"/>
          <w:color w:val="212121"/>
        </w:rPr>
        <w:t>计算机视觉机器学习计划的</w:t>
      </w:r>
      <w:r>
        <w:rPr>
          <w:rFonts w:ascii="Arial" w:hAnsi="Arial" w:cs="Arial"/>
          <w:color w:val="212121"/>
        </w:rPr>
        <w:t>“Hello</w:t>
      </w:r>
      <w:r>
        <w:rPr>
          <w:rFonts w:ascii="Arial" w:hAnsi="Arial" w:cs="Arial"/>
          <w:color w:val="212121"/>
        </w:rPr>
        <w:t>，</w:t>
      </w:r>
      <w:r>
        <w:rPr>
          <w:rFonts w:ascii="Arial" w:hAnsi="Arial" w:cs="Arial"/>
          <w:color w:val="212121"/>
        </w:rPr>
        <w:t>World”</w:t>
      </w:r>
      <w:r>
        <w:rPr>
          <w:rFonts w:ascii="Arial" w:hAnsi="Arial" w:cs="Arial"/>
          <w:color w:val="212121"/>
        </w:rPr>
        <w:t>。</w:t>
      </w:r>
      <w:r>
        <w:rPr>
          <w:rFonts w:ascii="Arial" w:hAnsi="Arial" w:cs="Arial"/>
          <w:color w:val="212121"/>
        </w:rPr>
        <w:t>MNIST</w:t>
      </w:r>
      <w:r>
        <w:rPr>
          <w:rFonts w:ascii="Arial" w:hAnsi="Arial" w:cs="Arial"/>
          <w:color w:val="212121"/>
        </w:rPr>
        <w:t>数据集包含手写数字（</w:t>
      </w:r>
      <w:r>
        <w:rPr>
          <w:rFonts w:ascii="Arial" w:hAnsi="Arial" w:cs="Arial"/>
          <w:color w:val="212121"/>
        </w:rPr>
        <w:t>0,1,2</w:t>
      </w:r>
      <w:r>
        <w:rPr>
          <w:rFonts w:ascii="Arial" w:hAnsi="Arial" w:cs="Arial"/>
          <w:color w:val="212121"/>
        </w:rPr>
        <w:t>等）的图像，</w:t>
      </w:r>
      <w:del w:id="23" w:author="rbs" w:date="2018-10-30T14:18:00Z">
        <w:r w:rsidDel="00C86363">
          <w:rPr>
            <w:rFonts w:ascii="Arial" w:hAnsi="Arial" w:cs="Arial"/>
            <w:color w:val="212121"/>
          </w:rPr>
          <w:delText>其</w:delText>
        </w:r>
      </w:del>
      <w:r>
        <w:rPr>
          <w:rFonts w:ascii="Arial" w:hAnsi="Arial" w:cs="Arial"/>
          <w:color w:val="212121"/>
        </w:rPr>
        <w:t>格式与我们在此处使用的服装</w:t>
      </w:r>
      <w:ins w:id="24" w:author="rbs" w:date="2018-10-30T14:17:00Z">
        <w:r w:rsidR="00C86363">
          <w:rPr>
            <w:rFonts w:ascii="Arial" w:hAnsi="Arial" w:cs="Arial" w:hint="eastAsia"/>
            <w:color w:val="212121"/>
          </w:rPr>
          <w:t>图片</w:t>
        </w:r>
      </w:ins>
      <w:r>
        <w:rPr>
          <w:rFonts w:ascii="Arial" w:hAnsi="Arial" w:cs="Arial"/>
          <w:color w:val="212121"/>
        </w:rPr>
        <w:t>相同。</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本指南使用</w:t>
      </w:r>
      <w:r>
        <w:rPr>
          <w:rFonts w:ascii="Arial" w:hAnsi="Arial" w:cs="Arial"/>
          <w:color w:val="212121"/>
        </w:rPr>
        <w:t>Fashion MNIST</w:t>
      </w:r>
      <w:r>
        <w:rPr>
          <w:rFonts w:ascii="Arial" w:hAnsi="Arial" w:cs="Arial"/>
          <w:color w:val="212121"/>
        </w:rPr>
        <w:t>进行</w:t>
      </w:r>
      <w:ins w:id="25" w:author="rbs" w:date="2018-10-30T14:18:00Z">
        <w:r w:rsidR="00C86363">
          <w:rPr>
            <w:rFonts w:ascii="Arial" w:hAnsi="Arial" w:cs="Arial" w:hint="eastAsia"/>
            <w:color w:val="212121"/>
          </w:rPr>
          <w:t>多方面</w:t>
        </w:r>
      </w:ins>
      <w:del w:id="26" w:author="rbs" w:date="2018-10-30T14:18:00Z">
        <w:r w:rsidDel="00C86363">
          <w:rPr>
            <w:rFonts w:ascii="Arial" w:hAnsi="Arial" w:cs="Arial"/>
            <w:color w:val="212121"/>
          </w:rPr>
          <w:delText>多样化</w:delText>
        </w:r>
      </w:del>
      <w:ins w:id="27" w:author="rbs" w:date="2018-10-30T14:18:00Z">
        <w:r w:rsidR="00C86363">
          <w:rPr>
            <w:rFonts w:ascii="Arial" w:hAnsi="Arial" w:cs="Arial" w:hint="eastAsia"/>
            <w:color w:val="212121"/>
          </w:rPr>
          <w:t>测试</w:t>
        </w:r>
      </w:ins>
      <w:r>
        <w:rPr>
          <w:rFonts w:ascii="Arial" w:hAnsi="Arial" w:cs="Arial"/>
          <w:color w:val="212121"/>
        </w:rPr>
        <w:t>，因为它比普通的</w:t>
      </w:r>
      <w:r>
        <w:rPr>
          <w:rFonts w:ascii="Arial" w:hAnsi="Arial" w:cs="Arial"/>
          <w:color w:val="212121"/>
        </w:rPr>
        <w:t>MNIST</w:t>
      </w:r>
      <w:r>
        <w:rPr>
          <w:rFonts w:ascii="Arial" w:hAnsi="Arial" w:cs="Arial"/>
          <w:color w:val="212121"/>
        </w:rPr>
        <w:t>更具挑战性。两个数据集</w:t>
      </w:r>
      <w:del w:id="28" w:author="rbs" w:date="2018-10-30T14:18:00Z">
        <w:r w:rsidDel="00945CB2">
          <w:rPr>
            <w:rFonts w:ascii="Arial" w:hAnsi="Arial" w:cs="Arial"/>
            <w:color w:val="212121"/>
          </w:rPr>
          <w:delText>都相对较小，</w:delText>
        </w:r>
      </w:del>
      <w:r>
        <w:rPr>
          <w:rFonts w:ascii="Arial" w:hAnsi="Arial" w:cs="Arial"/>
          <w:color w:val="212121"/>
        </w:rPr>
        <w:t>用于验证算法是否按预期工作</w:t>
      </w:r>
      <w:ins w:id="29" w:author="rbs" w:date="2018-10-30T14:18:00Z">
        <w:r w:rsidR="00945CB2">
          <w:rPr>
            <w:rFonts w:ascii="Arial" w:hAnsi="Arial" w:cs="Arial" w:hint="eastAsia"/>
            <w:color w:val="212121"/>
          </w:rPr>
          <w:t>，</w:t>
        </w:r>
        <w:r w:rsidR="00945CB2">
          <w:rPr>
            <w:rFonts w:ascii="Arial" w:hAnsi="Arial" w:cs="Arial"/>
            <w:color w:val="212121"/>
          </w:rPr>
          <w:t>都</w:t>
        </w:r>
      </w:ins>
      <w:ins w:id="30" w:author="rbs" w:date="2018-10-30T14:19:00Z">
        <w:r w:rsidR="00945CB2">
          <w:rPr>
            <w:rFonts w:ascii="Arial" w:hAnsi="Arial" w:cs="Arial"/>
            <w:color w:val="212121"/>
          </w:rPr>
          <w:t>它们</w:t>
        </w:r>
      </w:ins>
      <w:ins w:id="31" w:author="rbs" w:date="2018-10-30T14:18:00Z">
        <w:r w:rsidR="00945CB2">
          <w:rPr>
            <w:rFonts w:ascii="Arial" w:hAnsi="Arial" w:cs="Arial"/>
            <w:color w:val="212121"/>
          </w:rPr>
          <w:t>相对较小，</w:t>
        </w:r>
      </w:ins>
      <w:del w:id="32" w:author="rbs" w:date="2018-10-30T14:18:00Z">
        <w:r w:rsidDel="00945CB2">
          <w:rPr>
            <w:rFonts w:ascii="Arial" w:hAnsi="Arial" w:cs="Arial"/>
            <w:color w:val="212121"/>
          </w:rPr>
          <w:delText>。</w:delText>
        </w:r>
      </w:del>
      <w:del w:id="33" w:author="rbs" w:date="2018-10-30T14:19:00Z">
        <w:r w:rsidDel="00945CB2">
          <w:rPr>
            <w:rFonts w:ascii="Arial" w:hAnsi="Arial" w:cs="Arial"/>
            <w:color w:val="212121"/>
          </w:rPr>
          <w:delText>它们</w:delText>
        </w:r>
      </w:del>
      <w:r>
        <w:rPr>
          <w:rFonts w:ascii="Arial" w:hAnsi="Arial" w:cs="Arial"/>
          <w:color w:val="212121"/>
        </w:rPr>
        <w:t>是测试和调试代码的良好起点。</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我们将使用</w:t>
      </w:r>
      <w:r>
        <w:rPr>
          <w:rFonts w:ascii="Arial" w:hAnsi="Arial" w:cs="Arial"/>
          <w:color w:val="212121"/>
        </w:rPr>
        <w:t>60,000</w:t>
      </w:r>
      <w:r>
        <w:rPr>
          <w:rFonts w:ascii="Arial" w:hAnsi="Arial" w:cs="Arial"/>
          <w:color w:val="212121"/>
        </w:rPr>
        <w:t>个图像来训练</w:t>
      </w:r>
      <w:ins w:id="34" w:author="rbs" w:date="2018-10-30T14:19:00Z">
        <w:r w:rsidR="00DF6EDA">
          <w:rPr>
            <w:rFonts w:ascii="Arial" w:hAnsi="Arial" w:cs="Arial" w:hint="eastAsia"/>
            <w:color w:val="212121"/>
          </w:rPr>
          <w:t>神经</w:t>
        </w:r>
        <w:r w:rsidR="00DF6EDA">
          <w:rPr>
            <w:rFonts w:ascii="Arial" w:hAnsi="Arial" w:cs="Arial"/>
            <w:color w:val="212121"/>
          </w:rPr>
          <w:t>网络</w:t>
        </w:r>
      </w:ins>
      <w:del w:id="35" w:author="rbs" w:date="2018-10-30T14:19:00Z">
        <w:r w:rsidDel="00DF6EDA">
          <w:rPr>
            <w:rFonts w:ascii="Arial" w:hAnsi="Arial" w:cs="Arial"/>
            <w:color w:val="212121"/>
          </w:rPr>
          <w:delText>网络</w:delText>
        </w:r>
      </w:del>
      <w:del w:id="36" w:author="rbs" w:date="2018-10-30T14:20:00Z">
        <w:r w:rsidDel="00DF6EDA">
          <w:rPr>
            <w:rFonts w:ascii="Arial" w:hAnsi="Arial" w:cs="Arial"/>
            <w:color w:val="212121"/>
          </w:rPr>
          <w:delText>和</w:delText>
        </w:r>
      </w:del>
      <w:ins w:id="37" w:author="rbs" w:date="2018-10-30T14:20:00Z">
        <w:r w:rsidR="00DF6EDA">
          <w:rPr>
            <w:rFonts w:ascii="Arial" w:hAnsi="Arial" w:cs="Arial" w:hint="eastAsia"/>
            <w:color w:val="212121"/>
          </w:rPr>
          <w:t>，并</w:t>
        </w:r>
        <w:r w:rsidR="00DF6EDA">
          <w:rPr>
            <w:rFonts w:ascii="Arial" w:hAnsi="Arial" w:cs="Arial"/>
            <w:color w:val="212121"/>
          </w:rPr>
          <w:t>用</w:t>
        </w:r>
      </w:ins>
      <w:r>
        <w:rPr>
          <w:rFonts w:ascii="Arial" w:hAnsi="Arial" w:cs="Arial"/>
          <w:color w:val="212121"/>
        </w:rPr>
        <w:t>10,000</w:t>
      </w:r>
      <w:r>
        <w:rPr>
          <w:rFonts w:ascii="Arial" w:hAnsi="Arial" w:cs="Arial"/>
          <w:color w:val="212121"/>
        </w:rPr>
        <w:t>个图像</w:t>
      </w:r>
      <w:ins w:id="38" w:author="rbs" w:date="2018-10-30T14:20:00Z">
        <w:r w:rsidR="00DF6EDA">
          <w:rPr>
            <w:rFonts w:ascii="Arial" w:hAnsi="Arial" w:cs="Arial" w:hint="eastAsia"/>
            <w:color w:val="212121"/>
          </w:rPr>
          <w:t>进行</w:t>
        </w:r>
        <w:r w:rsidR="00DF6EDA">
          <w:rPr>
            <w:rFonts w:ascii="Arial" w:hAnsi="Arial" w:cs="Arial"/>
            <w:color w:val="212121"/>
          </w:rPr>
          <w:t>测试</w:t>
        </w:r>
      </w:ins>
      <w:r>
        <w:rPr>
          <w:rFonts w:ascii="Arial" w:hAnsi="Arial" w:cs="Arial"/>
          <w:color w:val="212121"/>
        </w:rPr>
        <w:t>，以评估网络学习对图像进行分类的准确程度。您可以直接从</w:t>
      </w:r>
      <w:r>
        <w:rPr>
          <w:rFonts w:ascii="Arial" w:hAnsi="Arial" w:cs="Arial"/>
          <w:color w:val="212121"/>
        </w:rPr>
        <w:t>TensorFlow</w:t>
      </w:r>
      <w:r>
        <w:rPr>
          <w:rFonts w:ascii="Arial" w:hAnsi="Arial" w:cs="Arial"/>
          <w:color w:val="212121"/>
        </w:rPr>
        <w:t>访问</w:t>
      </w:r>
      <w:r>
        <w:rPr>
          <w:rFonts w:ascii="Arial" w:hAnsi="Arial" w:cs="Arial"/>
          <w:color w:val="212121"/>
        </w:rPr>
        <w:t>Fashion MNIST</w:t>
      </w:r>
      <w:r>
        <w:rPr>
          <w:rFonts w:ascii="Arial" w:hAnsi="Arial" w:cs="Arial"/>
          <w:color w:val="212121"/>
        </w:rPr>
        <w:t>，只需导入并加载数据</w:t>
      </w:r>
      <w:ins w:id="39" w:author="rbs" w:date="2018-10-30T14:20:00Z">
        <w:r w:rsidR="00581DAD">
          <w:rPr>
            <w:rFonts w:ascii="Arial" w:hAnsi="Arial" w:cs="Arial" w:hint="eastAsia"/>
            <w:color w:val="212121"/>
          </w:rPr>
          <w:t>即可</w:t>
        </w:r>
      </w:ins>
      <w:r>
        <w:rPr>
          <w:rFonts w:ascii="Arial" w:hAnsi="Arial" w:cs="Arial"/>
          <w:color w:val="212121"/>
        </w:rPr>
        <w:t>：</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fashion_mnist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fashion_mnist</w:t>
      </w:r>
      <w:r>
        <w:rPr>
          <w:rFonts w:ascii="Courier New" w:hAnsi="Courier New" w:cs="Courier New"/>
          <w:color w:val="37474F"/>
          <w:sz w:val="21"/>
          <w:szCs w:val="21"/>
        </w:rPr>
        <w:br/>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fashion_mnist</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从</w:t>
      </w:r>
      <w:r>
        <w:rPr>
          <w:rFonts w:ascii="Courier New" w:hAnsi="Courier New" w:cs="Courier New"/>
          <w:color w:val="37474F"/>
          <w:sz w:val="21"/>
          <w:szCs w:val="21"/>
        </w:rPr>
        <w:t>https://storage.googleapis.com/tensorflow/tf-keras-datasets/train-labels-idx1-ubyte.gz</w:t>
      </w:r>
      <w:r>
        <w:rPr>
          <w:rFonts w:ascii="Courier New" w:hAnsi="Courier New" w:cs="Courier New"/>
          <w:color w:val="37474F"/>
          <w:sz w:val="21"/>
          <w:szCs w:val="21"/>
        </w:rPr>
        <w:t>下载数据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32768/29515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0s 0us / step</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https://storage.googleapis.com/tensorflow/tf-keras-datasets/train-images-idx3-ubyte.gz</w:t>
      </w:r>
      <w:r>
        <w:rPr>
          <w:rFonts w:ascii="Courier New" w:hAnsi="Courier New" w:cs="Courier New"/>
          <w:color w:val="37474F"/>
          <w:sz w:val="21"/>
          <w:szCs w:val="21"/>
        </w:rPr>
        <w:t>下载数据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26427392/26421880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1s 0us / step</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https://storage.googleapis.com/tensorflow/tf-keras-datasets/t10k-labels-idx1-ubyte.gz</w:t>
      </w:r>
      <w:r>
        <w:rPr>
          <w:rFonts w:ascii="Courier New" w:hAnsi="Courier New" w:cs="Courier New"/>
          <w:color w:val="37474F"/>
          <w:sz w:val="21"/>
          <w:szCs w:val="21"/>
        </w:rPr>
        <w:t>下载数据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8192/5148 [==============================================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0s 0us / step</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https://storage.googleapis.com/tensorflow/tf-keras-datasets/t10k-images-idx3-ubyte.gz</w:t>
      </w:r>
      <w:r>
        <w:rPr>
          <w:rFonts w:ascii="Courier New" w:hAnsi="Courier New" w:cs="Courier New"/>
          <w:color w:val="37474F"/>
          <w:sz w:val="21"/>
          <w:szCs w:val="21"/>
        </w:rPr>
        <w:t>下载数据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4423680/4422102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0s 0us / step</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加载数据集将返回四个</w:t>
      </w:r>
      <w:r>
        <w:rPr>
          <w:rFonts w:ascii="Arial" w:hAnsi="Arial" w:cs="Arial"/>
          <w:color w:val="212121"/>
        </w:rPr>
        <w:t>NumPy</w:t>
      </w:r>
      <w:r>
        <w:rPr>
          <w:rFonts w:ascii="Arial" w:hAnsi="Arial" w:cs="Arial"/>
          <w:color w:val="212121"/>
        </w:rPr>
        <w:t>数组：</w:t>
      </w:r>
    </w:p>
    <w:p w:rsidR="002D31DC" w:rsidRDefault="002D31DC" w:rsidP="002D31DC">
      <w:pPr>
        <w:widowControl/>
        <w:numPr>
          <w:ilvl w:val="0"/>
          <w:numId w:val="3"/>
        </w:numPr>
        <w:spacing w:before="120" w:after="120"/>
        <w:ind w:left="0"/>
        <w:jc w:val="left"/>
        <w:rPr>
          <w:rFonts w:ascii="Arial" w:hAnsi="Arial" w:cs="Arial"/>
          <w:color w:val="212121"/>
        </w:rPr>
      </w:pPr>
      <w:r>
        <w:rPr>
          <w:rFonts w:ascii="Arial" w:hAnsi="Arial" w:cs="Arial"/>
          <w:color w:val="212121"/>
        </w:rPr>
        <w:t>在</w:t>
      </w:r>
      <w:r>
        <w:rPr>
          <w:rStyle w:val="HTML"/>
          <w:rFonts w:ascii="Courier New" w:hAnsi="Courier New" w:cs="Courier New"/>
          <w:color w:val="37474F"/>
          <w:sz w:val="22"/>
          <w:szCs w:val="22"/>
          <w:shd w:val="clear" w:color="auto" w:fill="F7F7F7"/>
        </w:rPr>
        <w:t>train_images</w:t>
      </w:r>
      <w:r>
        <w:rPr>
          <w:rFonts w:ascii="Arial" w:hAnsi="Arial" w:cs="Arial"/>
          <w:color w:val="212121"/>
        </w:rPr>
        <w:t>和</w:t>
      </w:r>
      <w:r>
        <w:rPr>
          <w:rStyle w:val="HTML"/>
          <w:rFonts w:ascii="Courier New" w:hAnsi="Courier New" w:cs="Courier New"/>
          <w:color w:val="37474F"/>
          <w:sz w:val="22"/>
          <w:szCs w:val="22"/>
          <w:shd w:val="clear" w:color="auto" w:fill="F7F7F7"/>
        </w:rPr>
        <w:t>train_labels</w:t>
      </w:r>
      <w:r>
        <w:rPr>
          <w:rFonts w:ascii="Arial" w:hAnsi="Arial" w:cs="Arial"/>
          <w:color w:val="212121"/>
        </w:rPr>
        <w:t>阵列的</w:t>
      </w:r>
      <w:r>
        <w:rPr>
          <w:rStyle w:val="a4"/>
          <w:rFonts w:ascii="Arial" w:hAnsi="Arial" w:cs="Arial"/>
          <w:color w:val="212121"/>
        </w:rPr>
        <w:t>训练集</w:t>
      </w:r>
      <w:r>
        <w:rPr>
          <w:rFonts w:ascii="Arial" w:hAnsi="Arial" w:cs="Arial"/>
          <w:color w:val="212121"/>
        </w:rPr>
        <w:t>模型使用学习</w:t>
      </w:r>
      <w:r>
        <w:rPr>
          <w:rFonts w:ascii="Arial" w:hAnsi="Arial" w:cs="Arial"/>
          <w:color w:val="212121"/>
        </w:rPr>
        <w:t>-The</w:t>
      </w:r>
      <w:r>
        <w:rPr>
          <w:rFonts w:ascii="Arial" w:hAnsi="Arial" w:cs="Arial"/>
          <w:color w:val="212121"/>
        </w:rPr>
        <w:t>数据。</w:t>
      </w:r>
    </w:p>
    <w:p w:rsidR="002D31DC" w:rsidRDefault="002D31DC" w:rsidP="002D31DC">
      <w:pPr>
        <w:widowControl/>
        <w:numPr>
          <w:ilvl w:val="0"/>
          <w:numId w:val="3"/>
        </w:numPr>
        <w:spacing w:before="120" w:after="120"/>
        <w:ind w:left="0"/>
        <w:jc w:val="left"/>
        <w:rPr>
          <w:rFonts w:ascii="Arial" w:hAnsi="Arial" w:cs="Arial"/>
          <w:color w:val="212121"/>
        </w:rPr>
      </w:pPr>
      <w:r>
        <w:rPr>
          <w:rFonts w:ascii="Arial" w:hAnsi="Arial" w:cs="Arial"/>
          <w:color w:val="212121"/>
        </w:rPr>
        <w:t>针对</w:t>
      </w:r>
      <w:r>
        <w:rPr>
          <w:rStyle w:val="a4"/>
          <w:rFonts w:ascii="Arial" w:hAnsi="Arial" w:cs="Arial"/>
          <w:color w:val="212121"/>
        </w:rPr>
        <w:t>测试集</w:t>
      </w:r>
      <w:r>
        <w:rPr>
          <w:rFonts w:ascii="Arial" w:hAnsi="Arial" w:cs="Arial"/>
          <w:color w:val="212121"/>
        </w:rPr>
        <w:t>，数组</w:t>
      </w:r>
      <w:r>
        <w:rPr>
          <w:rStyle w:val="HTML"/>
          <w:rFonts w:ascii="Courier New" w:hAnsi="Courier New" w:cs="Courier New"/>
          <w:color w:val="37474F"/>
          <w:sz w:val="22"/>
          <w:szCs w:val="22"/>
          <w:shd w:val="clear" w:color="auto" w:fill="F7F7F7"/>
        </w:rPr>
        <w:t>test_images</w:t>
      </w:r>
      <w:r>
        <w:rPr>
          <w:rFonts w:ascii="Arial" w:hAnsi="Arial" w:cs="Arial"/>
          <w:color w:val="212121"/>
        </w:rPr>
        <w:t>和</w:t>
      </w:r>
      <w:r>
        <w:rPr>
          <w:rStyle w:val="HTML"/>
          <w:rFonts w:ascii="Courier New" w:hAnsi="Courier New" w:cs="Courier New"/>
          <w:color w:val="37474F"/>
          <w:sz w:val="22"/>
          <w:szCs w:val="22"/>
          <w:shd w:val="clear" w:color="auto" w:fill="F7F7F7"/>
        </w:rPr>
        <w:t>test_labels</w:t>
      </w:r>
      <w:r>
        <w:rPr>
          <w:rFonts w:ascii="Arial" w:hAnsi="Arial" w:cs="Arial"/>
          <w:color w:val="212121"/>
        </w:rPr>
        <w:t>数组</w:t>
      </w:r>
      <w:r>
        <w:rPr>
          <w:rStyle w:val="a4"/>
          <w:rFonts w:ascii="Arial" w:hAnsi="Arial" w:cs="Arial"/>
          <w:color w:val="212121"/>
        </w:rPr>
        <w:t>测试</w:t>
      </w:r>
      <w:r>
        <w:rPr>
          <w:rFonts w:ascii="Arial" w:hAnsi="Arial" w:cs="Arial"/>
          <w:color w:val="212121"/>
        </w:rPr>
        <w:t>模型。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图像是</w:t>
      </w:r>
      <w:r>
        <w:rPr>
          <w:rFonts w:ascii="Arial" w:hAnsi="Arial" w:cs="Arial"/>
          <w:color w:val="212121"/>
        </w:rPr>
        <w:t>28x28 NumPy</w:t>
      </w:r>
      <w:r>
        <w:rPr>
          <w:rFonts w:ascii="Arial" w:hAnsi="Arial" w:cs="Arial"/>
          <w:color w:val="212121"/>
        </w:rPr>
        <w:t>数组，</w:t>
      </w:r>
      <w:proofErr w:type="gramStart"/>
      <w:r>
        <w:rPr>
          <w:rFonts w:ascii="Arial" w:hAnsi="Arial" w:cs="Arial"/>
          <w:color w:val="212121"/>
        </w:rPr>
        <w:t>像素值</w:t>
      </w:r>
      <w:proofErr w:type="gramEnd"/>
      <w:r>
        <w:rPr>
          <w:rFonts w:ascii="Arial" w:hAnsi="Arial" w:cs="Arial"/>
          <w:color w:val="212121"/>
        </w:rPr>
        <w:t>介于</w:t>
      </w:r>
      <w:r>
        <w:rPr>
          <w:rFonts w:ascii="Arial" w:hAnsi="Arial" w:cs="Arial"/>
          <w:color w:val="212121"/>
        </w:rPr>
        <w:t>0</w:t>
      </w:r>
      <w:r>
        <w:rPr>
          <w:rFonts w:ascii="Arial" w:hAnsi="Arial" w:cs="Arial"/>
          <w:color w:val="212121"/>
        </w:rPr>
        <w:t>到</w:t>
      </w:r>
      <w:r>
        <w:rPr>
          <w:rFonts w:ascii="Arial" w:hAnsi="Arial" w:cs="Arial"/>
          <w:color w:val="212121"/>
        </w:rPr>
        <w:t>255</w:t>
      </w:r>
      <w:r>
        <w:rPr>
          <w:rFonts w:ascii="Arial" w:hAnsi="Arial" w:cs="Arial"/>
          <w:color w:val="212121"/>
        </w:rPr>
        <w:t>之间。</w:t>
      </w:r>
      <w:r>
        <w:rPr>
          <w:rStyle w:val="a4"/>
          <w:rFonts w:ascii="Arial" w:hAnsi="Arial" w:cs="Arial"/>
          <w:color w:val="212121"/>
        </w:rPr>
        <w:t>标签</w:t>
      </w:r>
      <w:r>
        <w:rPr>
          <w:rFonts w:ascii="Arial" w:hAnsi="Arial" w:cs="Arial"/>
          <w:color w:val="212121"/>
        </w:rPr>
        <w:t>是一个整数数组，范围从</w:t>
      </w:r>
      <w:r>
        <w:rPr>
          <w:rFonts w:ascii="Arial" w:hAnsi="Arial" w:cs="Arial"/>
          <w:color w:val="212121"/>
        </w:rPr>
        <w:t>0</w:t>
      </w:r>
      <w:r>
        <w:rPr>
          <w:rFonts w:ascii="Arial" w:hAnsi="Arial" w:cs="Arial"/>
          <w:color w:val="212121"/>
        </w:rPr>
        <w:t>到</w:t>
      </w:r>
      <w:r>
        <w:rPr>
          <w:rFonts w:ascii="Arial" w:hAnsi="Arial" w:cs="Arial"/>
          <w:color w:val="212121"/>
        </w:rPr>
        <w:t>9</w:t>
      </w:r>
      <w:del w:id="40" w:author="rbs" w:date="2018-10-30T14:21:00Z">
        <w:r w:rsidDel="000E3BD1">
          <w:rPr>
            <w:rFonts w:ascii="Arial" w:hAnsi="Arial" w:cs="Arial"/>
            <w:color w:val="212121"/>
          </w:rPr>
          <w:delText>.</w:delText>
        </w:r>
      </w:del>
      <w:ins w:id="41" w:author="rbs" w:date="2018-10-30T14:21:00Z">
        <w:r w:rsidR="000E3BD1">
          <w:rPr>
            <w:rFonts w:ascii="Arial" w:hAnsi="Arial" w:cs="Arial" w:hint="eastAsia"/>
            <w:color w:val="212121"/>
          </w:rPr>
          <w:t>。</w:t>
        </w:r>
      </w:ins>
      <w:r>
        <w:rPr>
          <w:rFonts w:ascii="Arial" w:hAnsi="Arial" w:cs="Arial"/>
          <w:color w:val="212121"/>
        </w:rPr>
        <w:t>这些对应于图像所代表的服装</w:t>
      </w:r>
      <w:r>
        <w:rPr>
          <w:rStyle w:val="a4"/>
          <w:rFonts w:ascii="Arial" w:hAnsi="Arial" w:cs="Arial"/>
          <w:color w:val="212121"/>
        </w:rPr>
        <w:t>类别</w:t>
      </w:r>
      <w:r>
        <w:rPr>
          <w:rFonts w:ascii="Arial" w:hAnsi="Arial" w:cs="Arial"/>
          <w:color w:val="212121"/>
        </w:rPr>
        <w:t>：</w:t>
      </w:r>
    </w:p>
    <w:tbl>
      <w:tblPr>
        <w:tblW w:w="9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15"/>
        <w:gridCol w:w="6630"/>
      </w:tblGrid>
      <w:tr w:rsidR="001758D5" w:rsidRPr="001758D5" w:rsidTr="001758D5">
        <w:trPr>
          <w:trHeight w:val="720"/>
        </w:trPr>
        <w:tc>
          <w:tcPr>
            <w:tcW w:w="0" w:type="auto"/>
            <w:shd w:val="clear" w:color="auto" w:fill="auto"/>
            <w:tcMar>
              <w:top w:w="120" w:type="dxa"/>
              <w:left w:w="120" w:type="dxa"/>
              <w:bottom w:w="120" w:type="dxa"/>
              <w:right w:w="120" w:type="dxa"/>
            </w:tcMar>
            <w:vAlign w:val="center"/>
            <w:hideMark/>
          </w:tcPr>
          <w:p w:rsidR="002D31DC" w:rsidRPr="001758D5" w:rsidRDefault="002D31DC">
            <w:pPr>
              <w:spacing w:line="360" w:lineRule="atLeast"/>
              <w:rPr>
                <w:rFonts w:ascii="Arial" w:hAnsi="Arial" w:cs="Arial"/>
                <w:color w:val="000000" w:themeColor="text1"/>
              </w:rPr>
            </w:pPr>
            <w:r w:rsidRPr="001758D5">
              <w:rPr>
                <w:rFonts w:ascii="Arial" w:hAnsi="Arial" w:cs="Arial"/>
                <w:color w:val="000000" w:themeColor="text1"/>
              </w:rPr>
              <w:t>标签</w:t>
            </w:r>
          </w:p>
        </w:tc>
        <w:tc>
          <w:tcPr>
            <w:tcW w:w="0" w:type="auto"/>
            <w:shd w:val="clear" w:color="auto" w:fill="auto"/>
            <w:tcMar>
              <w:top w:w="120" w:type="dxa"/>
              <w:left w:w="120" w:type="dxa"/>
              <w:bottom w:w="120" w:type="dxa"/>
              <w:right w:w="120" w:type="dxa"/>
            </w:tcMar>
            <w:vAlign w:val="center"/>
            <w:hideMark/>
          </w:tcPr>
          <w:p w:rsidR="002D31DC" w:rsidRPr="001758D5" w:rsidRDefault="002D31DC">
            <w:pPr>
              <w:spacing w:line="360" w:lineRule="atLeast"/>
              <w:rPr>
                <w:rFonts w:ascii="Arial" w:hAnsi="Arial" w:cs="Arial"/>
                <w:color w:val="000000" w:themeColor="text1"/>
              </w:rPr>
            </w:pPr>
            <w:r w:rsidRPr="001758D5">
              <w:rPr>
                <w:rFonts w:ascii="Arial" w:hAnsi="Arial" w:cs="Arial"/>
                <w:color w:val="000000" w:themeColor="text1"/>
              </w:rPr>
              <w:t>类</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0</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T</w:t>
            </w:r>
            <w:r>
              <w:rPr>
                <w:rFonts w:ascii="Arial" w:hAnsi="Arial" w:cs="Arial"/>
                <w:color w:val="212121"/>
                <w:szCs w:val="21"/>
              </w:rPr>
              <w:t>恤</w:t>
            </w:r>
            <w:r>
              <w:rPr>
                <w:rFonts w:ascii="Arial" w:hAnsi="Arial" w:cs="Arial"/>
                <w:color w:val="212121"/>
                <w:szCs w:val="21"/>
              </w:rPr>
              <w:t>/</w:t>
            </w:r>
            <w:ins w:id="42" w:author="rbs" w:date="2018-10-30T14:21:00Z">
              <w:r w:rsidR="00771EAC">
                <w:rPr>
                  <w:rFonts w:ascii="Arial" w:hAnsi="Arial" w:cs="Arial" w:hint="eastAsia"/>
                  <w:color w:val="212121"/>
                  <w:szCs w:val="21"/>
                </w:rPr>
                <w:t>上衣</w:t>
              </w:r>
            </w:ins>
            <w:del w:id="43" w:author="rbs" w:date="2018-10-30T14:21:00Z">
              <w:r w:rsidDel="00771EAC">
                <w:rPr>
                  <w:rFonts w:ascii="Arial" w:hAnsi="Arial" w:cs="Arial"/>
                  <w:color w:val="212121"/>
                  <w:szCs w:val="21"/>
                </w:rPr>
                <w:delText>顶</w:delText>
              </w:r>
            </w:del>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1</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裤子</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2</w:t>
            </w:r>
          </w:p>
        </w:tc>
        <w:tc>
          <w:tcPr>
            <w:tcW w:w="0" w:type="auto"/>
            <w:shd w:val="clear" w:color="auto" w:fill="auto"/>
            <w:tcMar>
              <w:top w:w="105" w:type="dxa"/>
              <w:left w:w="120" w:type="dxa"/>
              <w:bottom w:w="120" w:type="dxa"/>
              <w:right w:w="120" w:type="dxa"/>
            </w:tcMar>
            <w:hideMark/>
          </w:tcPr>
          <w:p w:rsidR="002D31DC" w:rsidRDefault="00771EAC">
            <w:pPr>
              <w:spacing w:line="300" w:lineRule="atLeast"/>
              <w:rPr>
                <w:rFonts w:ascii="Arial" w:hAnsi="Arial" w:cs="Arial"/>
                <w:color w:val="212121"/>
                <w:szCs w:val="21"/>
              </w:rPr>
            </w:pPr>
            <w:ins w:id="44" w:author="rbs" w:date="2018-10-30T14:24:00Z">
              <w:r>
                <w:rPr>
                  <w:rFonts w:ascii="Arial" w:hAnsi="Arial" w:cs="Arial" w:hint="eastAsia"/>
                  <w:color w:val="212121"/>
                  <w:szCs w:val="21"/>
                </w:rPr>
                <w:t>套衫</w:t>
              </w:r>
            </w:ins>
            <w:del w:id="45" w:author="rbs" w:date="2018-10-30T14:23:00Z">
              <w:r w:rsidR="002D31DC" w:rsidDel="00771EAC">
                <w:rPr>
                  <w:rFonts w:ascii="Arial" w:hAnsi="Arial" w:cs="Arial"/>
                  <w:color w:val="212121"/>
                  <w:szCs w:val="21"/>
                </w:rPr>
                <w:delText>拉过来</w:delText>
              </w:r>
            </w:del>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3</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连衣裙</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4</w:t>
            </w:r>
          </w:p>
        </w:tc>
        <w:tc>
          <w:tcPr>
            <w:tcW w:w="0" w:type="auto"/>
            <w:shd w:val="clear" w:color="auto" w:fill="auto"/>
            <w:tcMar>
              <w:top w:w="105" w:type="dxa"/>
              <w:left w:w="120" w:type="dxa"/>
              <w:bottom w:w="120" w:type="dxa"/>
              <w:right w:w="120" w:type="dxa"/>
            </w:tcMar>
            <w:hideMark/>
          </w:tcPr>
          <w:p w:rsidR="002D31DC" w:rsidRDefault="00930C6F">
            <w:pPr>
              <w:spacing w:line="300" w:lineRule="atLeast"/>
              <w:rPr>
                <w:rFonts w:ascii="Arial" w:hAnsi="Arial" w:cs="Arial"/>
                <w:color w:val="212121"/>
                <w:szCs w:val="21"/>
              </w:rPr>
            </w:pPr>
            <w:ins w:id="46" w:author="rbs" w:date="2018-10-30T14:24:00Z">
              <w:r>
                <w:rPr>
                  <w:rFonts w:ascii="Arial" w:hAnsi="Arial" w:cs="Arial" w:hint="eastAsia"/>
                  <w:color w:val="212121"/>
                  <w:szCs w:val="21"/>
                </w:rPr>
                <w:t>外套</w:t>
              </w:r>
            </w:ins>
            <w:del w:id="47" w:author="rbs" w:date="2018-10-30T14:24:00Z">
              <w:r w:rsidR="002D31DC" w:rsidDel="00930C6F">
                <w:rPr>
                  <w:rFonts w:ascii="Arial" w:hAnsi="Arial" w:cs="Arial"/>
                  <w:color w:val="212121"/>
                  <w:szCs w:val="21"/>
                </w:rPr>
                <w:delText>涂层</w:delText>
              </w:r>
            </w:del>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5</w:t>
            </w:r>
          </w:p>
        </w:tc>
        <w:tc>
          <w:tcPr>
            <w:tcW w:w="0" w:type="auto"/>
            <w:shd w:val="clear" w:color="auto" w:fill="auto"/>
            <w:tcMar>
              <w:top w:w="105" w:type="dxa"/>
              <w:left w:w="120" w:type="dxa"/>
              <w:bottom w:w="120" w:type="dxa"/>
              <w:right w:w="120" w:type="dxa"/>
            </w:tcMar>
            <w:hideMark/>
          </w:tcPr>
          <w:p w:rsidR="002D31DC" w:rsidRDefault="00930C6F">
            <w:pPr>
              <w:spacing w:line="300" w:lineRule="atLeast"/>
              <w:rPr>
                <w:rFonts w:ascii="Arial" w:hAnsi="Arial" w:cs="Arial"/>
                <w:color w:val="212121"/>
                <w:szCs w:val="21"/>
              </w:rPr>
            </w:pPr>
            <w:ins w:id="48" w:author="rbs" w:date="2018-10-30T14:24:00Z">
              <w:r>
                <w:rPr>
                  <w:rFonts w:ascii="Arial" w:hAnsi="Arial" w:cs="Arial"/>
                  <w:color w:val="4F4F4F"/>
                  <w:shd w:val="clear" w:color="auto" w:fill="FFFFFF"/>
                </w:rPr>
                <w:t>凉鞋</w:t>
              </w:r>
            </w:ins>
            <w:del w:id="49" w:author="rbs" w:date="2018-10-30T14:24:00Z">
              <w:r w:rsidR="002D31DC" w:rsidDel="00930C6F">
                <w:rPr>
                  <w:rFonts w:ascii="Arial" w:hAnsi="Arial" w:cs="Arial"/>
                  <w:color w:val="212121"/>
                  <w:szCs w:val="21"/>
                </w:rPr>
                <w:delText>檀香</w:delText>
              </w:r>
            </w:del>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6</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衬衫</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lastRenderedPageBreak/>
              <w:t>7</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运动鞋</w:t>
            </w:r>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8</w:t>
            </w:r>
          </w:p>
        </w:tc>
        <w:tc>
          <w:tcPr>
            <w:tcW w:w="0" w:type="auto"/>
            <w:shd w:val="clear" w:color="auto" w:fill="auto"/>
            <w:tcMar>
              <w:top w:w="105" w:type="dxa"/>
              <w:left w:w="120" w:type="dxa"/>
              <w:bottom w:w="120" w:type="dxa"/>
              <w:right w:w="120" w:type="dxa"/>
            </w:tcMar>
            <w:hideMark/>
          </w:tcPr>
          <w:p w:rsidR="002D31DC" w:rsidRDefault="00930C6F">
            <w:pPr>
              <w:spacing w:line="300" w:lineRule="atLeast"/>
              <w:rPr>
                <w:rFonts w:ascii="Arial" w:hAnsi="Arial" w:cs="Arial"/>
                <w:color w:val="212121"/>
                <w:szCs w:val="21"/>
              </w:rPr>
            </w:pPr>
            <w:ins w:id="50" w:author="rbs" w:date="2018-10-30T14:24:00Z">
              <w:r>
                <w:rPr>
                  <w:rFonts w:ascii="Arial" w:hAnsi="Arial" w:cs="Arial" w:hint="eastAsia"/>
                  <w:color w:val="212121"/>
                  <w:szCs w:val="21"/>
                </w:rPr>
                <w:t>包包</w:t>
              </w:r>
            </w:ins>
            <w:del w:id="51" w:author="rbs" w:date="2018-10-30T14:24:00Z">
              <w:r w:rsidR="002D31DC" w:rsidDel="00930C6F">
                <w:rPr>
                  <w:rFonts w:ascii="Arial" w:hAnsi="Arial" w:cs="Arial"/>
                  <w:color w:val="212121"/>
                  <w:szCs w:val="21"/>
                </w:rPr>
                <w:delText>袋</w:delText>
              </w:r>
            </w:del>
          </w:p>
        </w:tc>
      </w:tr>
      <w:tr w:rsidR="002D31DC" w:rsidTr="001758D5">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r>
              <w:rPr>
                <w:rFonts w:ascii="Arial" w:hAnsi="Arial" w:cs="Arial"/>
                <w:color w:val="212121"/>
                <w:szCs w:val="21"/>
              </w:rPr>
              <w:t>9</w:t>
            </w:r>
          </w:p>
        </w:tc>
        <w:tc>
          <w:tcPr>
            <w:tcW w:w="0" w:type="auto"/>
            <w:shd w:val="clear" w:color="auto" w:fill="auto"/>
            <w:tcMar>
              <w:top w:w="105" w:type="dxa"/>
              <w:left w:w="120" w:type="dxa"/>
              <w:bottom w:w="120" w:type="dxa"/>
              <w:right w:w="120" w:type="dxa"/>
            </w:tcMar>
            <w:hideMark/>
          </w:tcPr>
          <w:p w:rsidR="002D31DC" w:rsidRDefault="002D31DC">
            <w:pPr>
              <w:spacing w:line="300" w:lineRule="atLeast"/>
              <w:rPr>
                <w:rFonts w:ascii="Arial" w:hAnsi="Arial" w:cs="Arial"/>
                <w:color w:val="212121"/>
                <w:szCs w:val="21"/>
              </w:rPr>
            </w:pPr>
            <w:proofErr w:type="gramStart"/>
            <w:r>
              <w:rPr>
                <w:rFonts w:ascii="Arial" w:hAnsi="Arial" w:cs="Arial"/>
                <w:color w:val="212121"/>
                <w:szCs w:val="21"/>
              </w:rPr>
              <w:t>踝靴</w:t>
            </w:r>
            <w:proofErr w:type="gramEnd"/>
          </w:p>
        </w:tc>
      </w:tr>
    </w:tbl>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每个图像都映射到一个标签。由于</w:t>
      </w:r>
      <w:r>
        <w:rPr>
          <w:rStyle w:val="a4"/>
          <w:rFonts w:ascii="Arial" w:hAnsi="Arial" w:cs="Arial"/>
          <w:color w:val="212121"/>
        </w:rPr>
        <w:t>类名</w:t>
      </w:r>
      <w:r>
        <w:rPr>
          <w:rFonts w:ascii="Arial" w:hAnsi="Arial" w:cs="Arial"/>
          <w:color w:val="212121"/>
        </w:rPr>
        <w:t>不包含在数据集中，因此将它们存储在此处以便在绘制图像时使用：</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class_names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'T-shirt/top'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'Trouser'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'Pullover'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'Dress'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'Coat'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del w:id="52" w:author="rbs" w:date="2018-10-30T14:24:00Z">
        <w:r w:rsidDel="00930C6F">
          <w:rPr>
            <w:rFonts w:ascii="Courier New" w:hAnsi="Courier New" w:cs="Courier New"/>
            <w:color w:val="37474F"/>
            <w:sz w:val="21"/>
            <w:szCs w:val="21"/>
          </w:rPr>
          <w:br/>
        </w:r>
        <w:r w:rsidDel="00930C6F">
          <w:rPr>
            <w:rStyle w:val="pln"/>
            <w:rFonts w:ascii="Courier New" w:hAnsi="Courier New" w:cs="Courier New"/>
            <w:color w:val="37474F"/>
            <w:sz w:val="21"/>
            <w:szCs w:val="21"/>
          </w:rPr>
          <w:delText>               </w:delText>
        </w:r>
      </w:del>
      <w:r>
        <w:rPr>
          <w:rStyle w:val="str"/>
          <w:rFonts w:ascii="Courier New" w:hAnsi="Courier New" w:cs="Courier New"/>
          <w:color w:val="0D904F"/>
          <w:sz w:val="21"/>
          <w:szCs w:val="21"/>
        </w:rPr>
        <w:t>'Sandal'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'Shirt'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'Sneaker'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'Bag'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'Ankle boot'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探索数据</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让我们在训练模型之前探索数据集的格式。以下显示训练集中有</w:t>
      </w:r>
      <w:r>
        <w:rPr>
          <w:rFonts w:ascii="Arial" w:hAnsi="Arial" w:cs="Arial"/>
          <w:color w:val="212121"/>
        </w:rPr>
        <w:t>60,000</w:t>
      </w:r>
      <w:r>
        <w:rPr>
          <w:rFonts w:ascii="Arial" w:hAnsi="Arial" w:cs="Arial"/>
          <w:color w:val="212121"/>
        </w:rPr>
        <w:t>个图像，每个图像表示为</w:t>
      </w:r>
      <w:r>
        <w:rPr>
          <w:rFonts w:ascii="Arial" w:hAnsi="Arial" w:cs="Arial"/>
          <w:color w:val="212121"/>
        </w:rPr>
        <w:t>28 x 28</w:t>
      </w:r>
      <w:r>
        <w:rPr>
          <w:rFonts w:ascii="Arial" w:hAnsi="Arial" w:cs="Arial"/>
          <w:color w:val="212121"/>
        </w:rPr>
        <w:t>像素：</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60000,28,28</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同样，训练集中有</w:t>
      </w:r>
      <w:r>
        <w:rPr>
          <w:rFonts w:ascii="Arial" w:hAnsi="Arial" w:cs="Arial"/>
          <w:color w:val="212121"/>
        </w:rPr>
        <w:t>60,000</w:t>
      </w:r>
      <w:r>
        <w:rPr>
          <w:rFonts w:ascii="Arial" w:hAnsi="Arial" w:cs="Arial"/>
          <w:color w:val="212121"/>
        </w:rPr>
        <w:t>个标签：</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每个标签都是</w:t>
      </w:r>
      <w:r>
        <w:rPr>
          <w:rFonts w:ascii="Arial" w:hAnsi="Arial" w:cs="Arial"/>
          <w:color w:val="212121"/>
        </w:rPr>
        <w:t>0</w:t>
      </w:r>
      <w:r>
        <w:rPr>
          <w:rFonts w:ascii="Arial" w:hAnsi="Arial" w:cs="Arial"/>
          <w:color w:val="212121"/>
        </w:rPr>
        <w:t>到</w:t>
      </w:r>
      <w:r>
        <w:rPr>
          <w:rFonts w:ascii="Arial" w:hAnsi="Arial" w:cs="Arial"/>
          <w:color w:val="212121"/>
        </w:rPr>
        <w:t>9</w:t>
      </w:r>
      <w:r>
        <w:rPr>
          <w:rFonts w:ascii="Arial" w:hAnsi="Arial" w:cs="Arial"/>
          <w:color w:val="212121"/>
        </w:rPr>
        <w:t>之间的整数：</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train_labels</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数组（</w:t>
      </w:r>
      <w:r>
        <w:rPr>
          <w:rFonts w:ascii="Courier New" w:hAnsi="Courier New" w:cs="Courier New"/>
          <w:color w:val="37474F"/>
          <w:sz w:val="21"/>
          <w:szCs w:val="21"/>
        </w:rPr>
        <w:t>[9,0,0</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3,0,5]</w:t>
      </w:r>
      <w:r>
        <w:rPr>
          <w:rFonts w:ascii="Courier New" w:hAnsi="Courier New" w:cs="Courier New"/>
          <w:color w:val="37474F"/>
          <w:sz w:val="21"/>
          <w:szCs w:val="21"/>
        </w:rPr>
        <w:t>，</w:t>
      </w:r>
      <w:r>
        <w:rPr>
          <w:rFonts w:ascii="Courier New" w:hAnsi="Courier New" w:cs="Courier New"/>
          <w:color w:val="37474F"/>
          <w:sz w:val="21"/>
          <w:szCs w:val="21"/>
        </w:rPr>
        <w:t>dtype = uint8</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测试集中有</w:t>
      </w:r>
      <w:r>
        <w:rPr>
          <w:rFonts w:ascii="Arial" w:hAnsi="Arial" w:cs="Arial"/>
          <w:color w:val="212121"/>
        </w:rPr>
        <w:t>10,000</w:t>
      </w:r>
      <w:r>
        <w:rPr>
          <w:rFonts w:ascii="Arial" w:hAnsi="Arial" w:cs="Arial"/>
          <w:color w:val="212121"/>
        </w:rPr>
        <w:t>个图像。同样，每个图像表示为</w:t>
      </w:r>
      <w:r>
        <w:rPr>
          <w:rFonts w:ascii="Arial" w:hAnsi="Arial" w:cs="Arial"/>
          <w:color w:val="212121"/>
        </w:rPr>
        <w:t>28 x 28</w:t>
      </w:r>
      <w:r>
        <w:rPr>
          <w:rFonts w:ascii="Arial" w:hAnsi="Arial" w:cs="Arial"/>
          <w:color w:val="212121"/>
        </w:rPr>
        <w:t>像素：</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10000,28,28</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测试集包含</w:t>
      </w:r>
      <w:r>
        <w:rPr>
          <w:rFonts w:ascii="Arial" w:hAnsi="Arial" w:cs="Arial"/>
          <w:color w:val="212121"/>
        </w:rPr>
        <w:t>10,000</w:t>
      </w:r>
      <w:r>
        <w:rPr>
          <w:rFonts w:ascii="Arial" w:hAnsi="Arial" w:cs="Arial"/>
          <w:color w:val="212121"/>
        </w:rPr>
        <w:t>个图像标签：</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10000</w:t>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预处理数据</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在训练网络之前，必须对数据进行预处理。如果您检查训练集中的第一个图像，您将看到</w:t>
      </w:r>
      <w:proofErr w:type="gramStart"/>
      <w:r>
        <w:rPr>
          <w:rFonts w:ascii="Arial" w:hAnsi="Arial" w:cs="Arial"/>
          <w:color w:val="212121"/>
        </w:rPr>
        <w:t>像素值</w:t>
      </w:r>
      <w:proofErr w:type="gramEnd"/>
      <w:r>
        <w:rPr>
          <w:rFonts w:ascii="Arial" w:hAnsi="Arial" w:cs="Arial"/>
          <w:color w:val="212121"/>
        </w:rPr>
        <w:t>落在</w:t>
      </w:r>
      <w:r>
        <w:rPr>
          <w:rFonts w:ascii="Arial" w:hAnsi="Arial" w:cs="Arial"/>
          <w:color w:val="212121"/>
        </w:rPr>
        <w:t>0</w:t>
      </w:r>
      <w:r>
        <w:rPr>
          <w:rFonts w:ascii="Arial" w:hAnsi="Arial" w:cs="Arial"/>
          <w:color w:val="212121"/>
        </w:rPr>
        <w:t>到</w:t>
      </w:r>
      <w:r>
        <w:rPr>
          <w:rFonts w:ascii="Arial" w:hAnsi="Arial" w:cs="Arial"/>
          <w:color w:val="212121"/>
        </w:rPr>
        <w:t>255</w:t>
      </w:r>
      <w:r>
        <w:rPr>
          <w:rFonts w:ascii="Arial" w:hAnsi="Arial" w:cs="Arial"/>
          <w:color w:val="212121"/>
        </w:rPr>
        <w:t>的范围内：</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proofErr w:type="gramEnd"/>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imshow</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colorbar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grid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6" name="矩形 6"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961FC" id="矩形 6"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1xQ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xzB49cUCAADA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在</w:t>
      </w:r>
      <w:ins w:id="53" w:author="rbs" w:date="2018-10-30T16:52:00Z">
        <w:r w:rsidR="0001087D">
          <w:rPr>
            <w:rFonts w:ascii="Arial" w:hAnsi="Arial" w:cs="Arial" w:hint="eastAsia"/>
            <w:color w:val="212121"/>
          </w:rPr>
          <w:t>把</w:t>
        </w:r>
        <w:r w:rsidR="0001087D">
          <w:rPr>
            <w:rFonts w:ascii="Arial" w:hAnsi="Arial" w:cs="Arial"/>
            <w:color w:val="212121"/>
          </w:rPr>
          <w:t>训练集应用</w:t>
        </w:r>
      </w:ins>
      <w:del w:id="54" w:author="rbs" w:date="2018-10-30T16:52:00Z">
        <w:r w:rsidDel="0001087D">
          <w:rPr>
            <w:rFonts w:ascii="Arial" w:hAnsi="Arial" w:cs="Arial"/>
            <w:color w:val="212121"/>
          </w:rPr>
          <w:delText>馈送</w:delText>
        </w:r>
      </w:del>
      <w:r>
        <w:rPr>
          <w:rFonts w:ascii="Arial" w:hAnsi="Arial" w:cs="Arial"/>
          <w:color w:val="212121"/>
        </w:rPr>
        <w:t>到神经网络模型之前，我们将这些值缩放到</w:t>
      </w:r>
      <w:r>
        <w:rPr>
          <w:rFonts w:ascii="Arial" w:hAnsi="Arial" w:cs="Arial"/>
          <w:color w:val="212121"/>
        </w:rPr>
        <w:t>0</w:t>
      </w:r>
      <w:r>
        <w:rPr>
          <w:rFonts w:ascii="Arial" w:hAnsi="Arial" w:cs="Arial"/>
          <w:color w:val="212121"/>
        </w:rPr>
        <w:t>到</w:t>
      </w:r>
      <w:r>
        <w:rPr>
          <w:rFonts w:ascii="Arial" w:hAnsi="Arial" w:cs="Arial"/>
          <w:color w:val="212121"/>
        </w:rPr>
        <w:t>1</w:t>
      </w:r>
      <w:r>
        <w:rPr>
          <w:rFonts w:ascii="Arial" w:hAnsi="Arial" w:cs="Arial"/>
          <w:color w:val="212121"/>
        </w:rPr>
        <w:t>的范围。为此，</w:t>
      </w:r>
      <w:ins w:id="55" w:author="rbs" w:date="2018-10-30T16:52:00Z">
        <w:r w:rsidR="0009299C">
          <w:rPr>
            <w:rFonts w:ascii="Arial" w:hAnsi="Arial" w:cs="Arial" w:hint="eastAsia"/>
            <w:color w:val="212121"/>
          </w:rPr>
          <w:t>需要把</w:t>
        </w:r>
      </w:ins>
      <w:del w:id="56" w:author="rbs" w:date="2018-10-30T16:52:00Z">
        <w:r w:rsidDel="0009299C">
          <w:rPr>
            <w:rFonts w:ascii="Arial" w:hAnsi="Arial" w:cs="Arial"/>
            <w:color w:val="212121"/>
          </w:rPr>
          <w:delText>将</w:delText>
        </w:r>
      </w:del>
      <w:r>
        <w:rPr>
          <w:rFonts w:ascii="Arial" w:hAnsi="Arial" w:cs="Arial"/>
          <w:color w:val="212121"/>
        </w:rPr>
        <w:t>图像组件的数据类型从整数转换为</w:t>
      </w:r>
      <w:r>
        <w:rPr>
          <w:rFonts w:ascii="Arial" w:hAnsi="Arial" w:cs="Arial"/>
          <w:color w:val="212121"/>
        </w:rPr>
        <w:t>float</w:t>
      </w:r>
      <w:r>
        <w:rPr>
          <w:rFonts w:ascii="Arial" w:hAnsi="Arial" w:cs="Arial"/>
          <w:color w:val="212121"/>
        </w:rPr>
        <w:t>，并除以</w:t>
      </w:r>
      <w:r>
        <w:rPr>
          <w:rFonts w:ascii="Arial" w:hAnsi="Arial" w:cs="Arial"/>
          <w:color w:val="212121"/>
        </w:rPr>
        <w:t>255</w:t>
      </w:r>
      <w:ins w:id="57" w:author="rbs" w:date="2018-10-30T16:52:00Z">
        <w:r w:rsidR="004153FA">
          <w:rPr>
            <w:rFonts w:ascii="Arial" w:hAnsi="Arial" w:cs="Arial" w:hint="eastAsia"/>
            <w:color w:val="212121"/>
          </w:rPr>
          <w:t>。</w:t>
        </w:r>
      </w:ins>
      <w:del w:id="58" w:author="rbs" w:date="2018-10-30T16:52:00Z">
        <w:r w:rsidDel="004153FA">
          <w:rPr>
            <w:rFonts w:ascii="Arial" w:hAnsi="Arial" w:cs="Arial"/>
            <w:color w:val="212121"/>
          </w:rPr>
          <w:delText>.</w:delText>
        </w:r>
      </w:del>
      <w:r>
        <w:rPr>
          <w:rFonts w:ascii="Arial" w:hAnsi="Arial" w:cs="Arial"/>
          <w:color w:val="212121"/>
        </w:rPr>
        <w:t>这是预处理图像的函数：</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以同样的方式对</w:t>
      </w:r>
      <w:r>
        <w:rPr>
          <w:rStyle w:val="a4"/>
          <w:rFonts w:ascii="Arial" w:hAnsi="Arial" w:cs="Arial"/>
          <w:color w:val="212121"/>
        </w:rPr>
        <w:t>训练集</w:t>
      </w:r>
      <w:r>
        <w:rPr>
          <w:rFonts w:ascii="Arial" w:hAnsi="Arial" w:cs="Arial"/>
          <w:color w:val="212121"/>
        </w:rPr>
        <w:t>和</w:t>
      </w:r>
      <w:r>
        <w:rPr>
          <w:rStyle w:val="a4"/>
          <w:rFonts w:ascii="Arial" w:hAnsi="Arial" w:cs="Arial"/>
          <w:color w:val="212121"/>
        </w:rPr>
        <w:t>测试集</w:t>
      </w:r>
      <w:r>
        <w:rPr>
          <w:rFonts w:ascii="Arial" w:hAnsi="Arial" w:cs="Arial"/>
          <w:color w:val="212121"/>
        </w:rPr>
        <w:t>进行预处理非常重要：</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255.0</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test_images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255.0</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显示</w:t>
      </w:r>
      <w:r>
        <w:rPr>
          <w:rStyle w:val="a4"/>
          <w:rFonts w:ascii="Arial" w:hAnsi="Arial" w:cs="Arial"/>
          <w:color w:val="212121"/>
        </w:rPr>
        <w:t>训练集中</w:t>
      </w:r>
      <w:r>
        <w:rPr>
          <w:rFonts w:ascii="Arial" w:hAnsi="Arial" w:cs="Arial"/>
          <w:color w:val="212121"/>
        </w:rPr>
        <w:t>的前</w:t>
      </w:r>
      <w:r>
        <w:rPr>
          <w:rFonts w:ascii="Arial" w:hAnsi="Arial" w:cs="Arial"/>
          <w:color w:val="212121"/>
        </w:rPr>
        <w:t>25</w:t>
      </w:r>
      <w:r>
        <w:rPr>
          <w:rFonts w:ascii="Arial" w:hAnsi="Arial" w:cs="Arial"/>
          <w:color w:val="212121"/>
        </w:rPr>
        <w:t>个图像，并在每个图像下方显示类名</w:t>
      </w:r>
      <w:del w:id="59" w:author="rbs" w:date="2018-10-30T16:54:00Z">
        <w:r w:rsidDel="00DD52AC">
          <w:rPr>
            <w:rFonts w:ascii="Arial" w:hAnsi="Arial" w:cs="Arial"/>
            <w:color w:val="212121"/>
          </w:rPr>
          <w:delText>。</w:delText>
        </w:r>
      </w:del>
      <w:ins w:id="60" w:author="rbs" w:date="2018-10-30T16:54:00Z">
        <w:r w:rsidR="00DD52AC">
          <w:rPr>
            <w:rFonts w:ascii="Arial" w:hAnsi="Arial" w:cs="Arial" w:hint="eastAsia"/>
            <w:color w:val="212121"/>
          </w:rPr>
          <w:t>，这是为了</w:t>
        </w:r>
      </w:ins>
      <w:r>
        <w:rPr>
          <w:rFonts w:ascii="Arial" w:hAnsi="Arial" w:cs="Arial"/>
          <w:color w:val="212121"/>
        </w:rPr>
        <w:t>验证数据格式是否正确，我们是否已准备好构建和</w:t>
      </w:r>
      <w:ins w:id="61" w:author="rbs" w:date="2018-10-30T16:53:00Z">
        <w:r w:rsidR="00920667">
          <w:rPr>
            <w:rFonts w:ascii="Arial" w:hAnsi="Arial" w:cs="Arial" w:hint="eastAsia"/>
            <w:color w:val="212121"/>
          </w:rPr>
          <w:t>训练</w:t>
        </w:r>
        <w:r w:rsidR="00920667">
          <w:rPr>
            <w:rFonts w:ascii="Arial" w:hAnsi="Arial" w:cs="Arial"/>
            <w:color w:val="212121"/>
          </w:rPr>
          <w:t>神经</w:t>
        </w:r>
      </w:ins>
      <w:del w:id="62" w:author="rbs" w:date="2018-10-30T16:53:00Z">
        <w:r w:rsidDel="00920667">
          <w:rPr>
            <w:rFonts w:ascii="Arial" w:hAnsi="Arial" w:cs="Arial"/>
            <w:color w:val="212121"/>
          </w:rPr>
          <w:delText>培训</w:delText>
        </w:r>
      </w:del>
      <w:r>
        <w:rPr>
          <w:rFonts w:ascii="Arial" w:hAnsi="Arial" w:cs="Arial"/>
          <w:color w:val="212121"/>
        </w:rPr>
        <w:t>网络。</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25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grid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imshow</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cmap</w:t>
      </w:r>
      <w:r>
        <w:rPr>
          <w:rStyle w:val="pun"/>
          <w:rFonts w:ascii="Courier New" w:hAnsi="Courier New" w:cs="Courier New"/>
          <w:color w:val="37474F"/>
          <w:sz w:val="21"/>
          <w:szCs w:val="21"/>
        </w:rPr>
        <w:t>=</w:t>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cm</w:t>
      </w:r>
      <w:r>
        <w:rPr>
          <w:rStyle w:val="pun"/>
          <w:rFonts w:ascii="Courier New" w:hAnsi="Courier New" w:cs="Courier New"/>
          <w:color w:val="37474F"/>
          <w:sz w:val="21"/>
          <w:szCs w:val="21"/>
        </w:rPr>
        <w:t>.</w:t>
      </w:r>
      <w:r>
        <w:rPr>
          <w:rStyle w:val="pln"/>
          <w:rFonts w:ascii="Courier New" w:hAnsi="Courier New" w:cs="Courier New"/>
          <w:color w:val="37474F"/>
          <w:sz w:val="21"/>
          <w:szCs w:val="21"/>
        </w:rPr>
        <w:t>binary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w:lastRenderedPageBreak/>
        <mc:AlternateContent>
          <mc:Choice Requires="wps">
            <w:drawing>
              <wp:inline distT="0" distB="0" distL="0" distR="0">
                <wp:extent cx="304800" cy="304800"/>
                <wp:effectExtent l="0" t="0" r="0" b="0"/>
                <wp:docPr id="5" name="矩形 5"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C6647" id="矩形 5"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ozgxQ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9g6M4MUCAADA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rPr>
      </w:pPr>
      <w:del w:id="63" w:author="Shirley Li" w:date="2018-10-30T23:52:00Z">
        <w:r w:rsidDel="00C62A8A">
          <w:rPr>
            <w:rFonts w:ascii="Arial" w:hAnsi="Arial" w:cs="Arial" w:hint="eastAsia"/>
            <w:b w:val="0"/>
            <w:bCs w:val="0"/>
            <w:color w:val="212121"/>
            <w:spacing w:val="-2"/>
          </w:rPr>
          <w:delText>建立</w:delText>
        </w:r>
      </w:del>
      <w:ins w:id="64" w:author="Shirley Li" w:date="2018-10-30T23:53:00Z">
        <w:r w:rsidR="00C62A8A">
          <w:rPr>
            <w:rFonts w:ascii="Arial" w:hAnsi="Arial" w:cs="Arial" w:hint="eastAsia"/>
            <w:b w:val="0"/>
            <w:bCs w:val="0"/>
            <w:color w:val="212121"/>
            <w:spacing w:val="-2"/>
          </w:rPr>
          <w:t>搭建</w:t>
        </w:r>
      </w:ins>
      <w:r>
        <w:rPr>
          <w:rFonts w:ascii="Arial" w:hAnsi="Arial" w:cs="Arial"/>
          <w:b w:val="0"/>
          <w:bCs w:val="0"/>
          <w:color w:val="212121"/>
          <w:spacing w:val="-2"/>
        </w:rPr>
        <w:t>模型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构建神经网络需要</w:t>
      </w:r>
      <w:ins w:id="65" w:author="rbs" w:date="2018-10-30T16:54:00Z">
        <w:r w:rsidR="00B000A8">
          <w:rPr>
            <w:rFonts w:ascii="Arial" w:hAnsi="Arial" w:cs="Arial" w:hint="eastAsia"/>
            <w:color w:val="212121"/>
          </w:rPr>
          <w:t>构建</w:t>
        </w:r>
      </w:ins>
      <w:del w:id="66" w:author="rbs" w:date="2018-10-30T16:54:00Z">
        <w:r w:rsidDel="00FF7383">
          <w:rPr>
            <w:rFonts w:ascii="Arial" w:hAnsi="Arial" w:cs="Arial"/>
            <w:color w:val="212121"/>
          </w:rPr>
          <w:delText>配置</w:delText>
        </w:r>
      </w:del>
      <w:r>
        <w:rPr>
          <w:rFonts w:ascii="Arial" w:hAnsi="Arial" w:cs="Arial"/>
          <w:color w:val="212121"/>
        </w:rPr>
        <w:t>模型的层，然后编译模型。</w:t>
      </w:r>
    </w:p>
    <w:p w:rsidR="002D31DC" w:rsidRDefault="00B000A8" w:rsidP="002D31DC">
      <w:pPr>
        <w:pStyle w:val="3"/>
        <w:spacing w:before="480" w:after="240" w:line="480" w:lineRule="atLeast"/>
        <w:rPr>
          <w:rFonts w:ascii="Arial" w:hAnsi="Arial" w:cs="Arial"/>
          <w:b w:val="0"/>
          <w:bCs w:val="0"/>
          <w:color w:val="212121"/>
          <w:sz w:val="30"/>
          <w:szCs w:val="30"/>
        </w:rPr>
      </w:pPr>
      <w:ins w:id="67" w:author="rbs" w:date="2018-10-30T16:54:00Z">
        <w:r>
          <w:rPr>
            <w:rFonts w:ascii="Arial" w:hAnsi="Arial" w:cs="Arial" w:hint="eastAsia"/>
            <w:b w:val="0"/>
            <w:bCs w:val="0"/>
            <w:color w:val="212121"/>
            <w:sz w:val="30"/>
            <w:szCs w:val="30"/>
          </w:rPr>
          <w:t>构建</w:t>
        </w:r>
      </w:ins>
      <w:del w:id="68" w:author="rbs" w:date="2018-10-30T16:54:00Z">
        <w:r w:rsidR="002D31DC" w:rsidDel="00B000A8">
          <w:rPr>
            <w:rFonts w:ascii="Arial" w:hAnsi="Arial" w:cs="Arial"/>
            <w:b w:val="0"/>
            <w:bCs w:val="0"/>
            <w:color w:val="212121"/>
            <w:sz w:val="30"/>
            <w:szCs w:val="30"/>
          </w:rPr>
          <w:delText>设置</w:delText>
        </w:r>
      </w:del>
      <w:r w:rsidR="002D31DC">
        <w:rPr>
          <w:rFonts w:ascii="Arial" w:hAnsi="Arial" w:cs="Arial"/>
          <w:b w:val="0"/>
          <w:bCs w:val="0"/>
          <w:color w:val="212121"/>
          <w:sz w:val="30"/>
          <w:szCs w:val="30"/>
        </w:rPr>
        <w:t>图层</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神经网络的基本构建块是</w:t>
      </w:r>
      <w:r>
        <w:rPr>
          <w:rStyle w:val="a4"/>
          <w:rFonts w:ascii="Arial" w:hAnsi="Arial" w:cs="Arial"/>
          <w:color w:val="212121"/>
        </w:rPr>
        <w:t>层</w:t>
      </w:r>
      <w:r>
        <w:rPr>
          <w:rFonts w:ascii="Arial" w:hAnsi="Arial" w:cs="Arial"/>
          <w:color w:val="212121"/>
        </w:rPr>
        <w:t>。</w:t>
      </w:r>
      <w:proofErr w:type="gramStart"/>
      <w:r>
        <w:rPr>
          <w:rFonts w:ascii="Arial" w:hAnsi="Arial" w:cs="Arial"/>
          <w:color w:val="212121"/>
        </w:rPr>
        <w:t>图层从</w:t>
      </w:r>
      <w:proofErr w:type="gramEnd"/>
      <w:r>
        <w:rPr>
          <w:rFonts w:ascii="Arial" w:hAnsi="Arial" w:cs="Arial"/>
          <w:color w:val="212121"/>
        </w:rPr>
        <w:t>提供给它们的数据中提取</w:t>
      </w:r>
      <w:ins w:id="69" w:author="rbs" w:date="2018-10-30T17:07:00Z">
        <w:r w:rsidR="00C12D51">
          <w:rPr>
            <w:rFonts w:ascii="Arial" w:hAnsi="Arial" w:cs="Arial" w:hint="eastAsia"/>
            <w:color w:val="212121"/>
          </w:rPr>
          <w:t>特征</w:t>
        </w:r>
      </w:ins>
      <w:del w:id="70" w:author="rbs" w:date="2018-10-30T17:07:00Z">
        <w:r w:rsidDel="00C12D51">
          <w:rPr>
            <w:rFonts w:ascii="Arial" w:hAnsi="Arial" w:cs="Arial"/>
            <w:color w:val="212121"/>
          </w:rPr>
          <w:delText>表示。</w:delText>
        </w:r>
      </w:del>
      <w:ins w:id="71" w:author="rbs" w:date="2018-10-30T17:07:00Z">
        <w:r w:rsidR="00C12D51">
          <w:rPr>
            <w:rFonts w:ascii="Arial" w:hAnsi="Arial" w:cs="Arial" w:hint="eastAsia"/>
            <w:color w:val="212121"/>
          </w:rPr>
          <w:t>，</w:t>
        </w:r>
      </w:ins>
      <w:r>
        <w:rPr>
          <w:rFonts w:ascii="Arial" w:hAnsi="Arial" w:cs="Arial"/>
          <w:color w:val="212121"/>
        </w:rPr>
        <w:t>并且</w:t>
      </w:r>
      <w:del w:id="72" w:author="rbs" w:date="2018-10-30T17:07:00Z">
        <w:r w:rsidDel="00C12D51">
          <w:rPr>
            <w:rFonts w:ascii="Arial" w:hAnsi="Arial" w:cs="Arial"/>
            <w:color w:val="212121"/>
          </w:rPr>
          <w:delText>，</w:delText>
        </w:r>
      </w:del>
      <w:r>
        <w:rPr>
          <w:rFonts w:ascii="Arial" w:hAnsi="Arial" w:cs="Arial"/>
          <w:color w:val="212121"/>
        </w:rPr>
        <w:t>希望</w:t>
      </w:r>
      <w:del w:id="73" w:author="rbs" w:date="2018-10-30T17:07:00Z">
        <w:r w:rsidDel="00C12D51">
          <w:rPr>
            <w:rFonts w:ascii="Arial" w:hAnsi="Arial" w:cs="Arial"/>
            <w:color w:val="212121"/>
          </w:rPr>
          <w:delText>这些表示对于手头的问题更有意义</w:delText>
        </w:r>
      </w:del>
      <w:proofErr w:type="gramStart"/>
      <w:ins w:id="74" w:author="rbs" w:date="2018-10-30T17:07:00Z">
        <w:r w:rsidR="00C12D51">
          <w:rPr>
            <w:rFonts w:ascii="Arial" w:hAnsi="Arial" w:cs="Arial" w:hint="eastAsia"/>
            <w:color w:val="212121"/>
          </w:rPr>
          <w:t>这些图层</w:t>
        </w:r>
        <w:proofErr w:type="gramEnd"/>
        <w:r w:rsidR="00C12D51">
          <w:rPr>
            <w:rFonts w:ascii="Arial" w:hAnsi="Arial" w:cs="Arial"/>
            <w:color w:val="212121"/>
          </w:rPr>
          <w:t>的</w:t>
        </w:r>
        <w:r w:rsidR="00C12D51">
          <w:rPr>
            <w:rFonts w:ascii="Arial" w:hAnsi="Arial" w:cs="Arial" w:hint="eastAsia"/>
            <w:color w:val="212121"/>
          </w:rPr>
          <w:t>特征</w:t>
        </w:r>
        <w:r w:rsidR="00C12D51">
          <w:rPr>
            <w:rFonts w:ascii="Arial" w:hAnsi="Arial" w:cs="Arial"/>
            <w:color w:val="212121"/>
          </w:rPr>
          <w:t>能够足够</w:t>
        </w:r>
      </w:ins>
      <w:ins w:id="75" w:author="rbs" w:date="2018-10-30T17:08:00Z">
        <w:r w:rsidR="00C12D51">
          <w:rPr>
            <w:rFonts w:ascii="Arial" w:hAnsi="Arial" w:cs="Arial" w:hint="eastAsia"/>
            <w:color w:val="212121"/>
          </w:rPr>
          <w:t>代表</w:t>
        </w:r>
        <w:r w:rsidR="00C12D51">
          <w:rPr>
            <w:rFonts w:ascii="Arial" w:hAnsi="Arial" w:cs="Arial"/>
            <w:color w:val="212121"/>
          </w:rPr>
          <w:t>这些数据</w:t>
        </w:r>
      </w:ins>
      <w:r>
        <w:rPr>
          <w:rFonts w:ascii="Arial" w:hAnsi="Arial" w:cs="Arial"/>
          <w:color w:val="2121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大多数深度学习包括将简单层链接在一起。大多数图层</w:t>
      </w:r>
      <w:ins w:id="76" w:author="rbs" w:date="2018-10-30T17:08:00Z">
        <w:r w:rsidR="00413B7F">
          <w:rPr>
            <w:rFonts w:ascii="Arial" w:hAnsi="Arial" w:cs="Arial" w:hint="eastAsia"/>
            <w:color w:val="212121"/>
          </w:rPr>
          <w:t>，</w:t>
        </w:r>
        <w:r w:rsidR="00413B7F">
          <w:rPr>
            <w:rFonts w:ascii="Arial" w:hAnsi="Arial" w:cs="Arial"/>
            <w:color w:val="212121"/>
          </w:rPr>
          <w:t>比如</w:t>
        </w:r>
      </w:ins>
      <w:hyperlink r:id="rId23" w:history="1">
        <w:r>
          <w:rPr>
            <w:rStyle w:val="HTML"/>
            <w:rFonts w:ascii="Courier New" w:hAnsi="Courier New" w:cs="Courier New"/>
            <w:color w:val="039BE5"/>
            <w:sz w:val="22"/>
            <w:szCs w:val="22"/>
            <w:shd w:val="clear" w:color="auto" w:fill="F7F7F7"/>
          </w:rPr>
          <w:t>tf.keras.layers.Dense</w:t>
        </w:r>
      </w:hyperlink>
      <w:del w:id="77" w:author="rbs" w:date="2018-10-30T17:08:00Z">
        <w:r w:rsidDel="00413B7F">
          <w:rPr>
            <w:rFonts w:ascii="Arial" w:hAnsi="Arial" w:cs="Arial"/>
            <w:color w:val="212121"/>
          </w:rPr>
          <w:delText>都具有在训练期间学习的参数</w:delText>
        </w:r>
      </w:del>
      <w:ins w:id="78" w:author="rbs" w:date="2018-10-30T17:08:00Z">
        <w:r w:rsidR="00413B7F">
          <w:rPr>
            <w:rFonts w:ascii="Arial" w:hAnsi="Arial" w:cs="Arial" w:hint="eastAsia"/>
            <w:color w:val="212121"/>
          </w:rPr>
          <w:t>有在</w:t>
        </w:r>
        <w:r w:rsidR="00413B7F">
          <w:rPr>
            <w:rFonts w:ascii="Arial" w:hAnsi="Arial" w:cs="Arial"/>
            <w:color w:val="212121"/>
          </w:rPr>
          <w:t>训练</w:t>
        </w:r>
      </w:ins>
      <w:ins w:id="79" w:author="rbs" w:date="2018-10-30T17:09:00Z">
        <w:r w:rsidR="00413B7F">
          <w:rPr>
            <w:rFonts w:ascii="Arial" w:hAnsi="Arial" w:cs="Arial" w:hint="eastAsia"/>
            <w:color w:val="212121"/>
          </w:rPr>
          <w:t>神经网络</w:t>
        </w:r>
      </w:ins>
      <w:ins w:id="80" w:author="rbs" w:date="2018-10-30T17:08:00Z">
        <w:r w:rsidR="00413B7F">
          <w:rPr>
            <w:rFonts w:ascii="Arial" w:hAnsi="Arial" w:cs="Arial"/>
            <w:color w:val="212121"/>
          </w:rPr>
          <w:t>过程中</w:t>
        </w:r>
        <w:r w:rsidR="00413B7F">
          <w:rPr>
            <w:rFonts w:ascii="Arial" w:hAnsi="Arial" w:cs="Arial" w:hint="eastAsia"/>
            <w:color w:val="212121"/>
          </w:rPr>
          <w:t>学习</w:t>
        </w:r>
        <w:r w:rsidR="00413B7F">
          <w:rPr>
            <w:rFonts w:ascii="Arial" w:hAnsi="Arial" w:cs="Arial"/>
            <w:color w:val="212121"/>
          </w:rPr>
          <w:t>到的特征</w:t>
        </w:r>
      </w:ins>
      <w:r>
        <w:rPr>
          <w:rFonts w:ascii="Arial" w:hAnsi="Arial" w:cs="Arial"/>
          <w:color w:val="212121"/>
        </w:rPr>
        <w:t>。</w:t>
      </w:r>
    </w:p>
    <w:p w:rsidR="002D31DC" w:rsidRDefault="002D31DC" w:rsidP="002D31DC">
      <w:pPr>
        <w:pStyle w:val="HTML0"/>
        <w:shd w:val="clear" w:color="auto" w:fill="F7F7F7"/>
        <w:spacing w:before="240" w:after="240" w:line="300" w:lineRule="atLeast"/>
        <w:rPr>
          <w:ins w:id="81" w:author="rbs" w:date="2018-10-30T17:09:00Z"/>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proofErr w:type="gramEnd"/>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Flatten</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softmax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64699B" w:rsidRDefault="0064699B" w:rsidP="002D31DC">
      <w:pPr>
        <w:pStyle w:val="HTML0"/>
        <w:shd w:val="clear" w:color="auto" w:fill="F7F7F7"/>
        <w:spacing w:before="240" w:after="240" w:line="300" w:lineRule="atLeast"/>
        <w:rPr>
          <w:rFonts w:ascii="Courier New" w:hAnsi="Courier New" w:cs="Courier New"/>
          <w:color w:val="37474F"/>
          <w:sz w:val="21"/>
          <w:szCs w:val="21"/>
        </w:rPr>
      </w:pPr>
      <w:ins w:id="82" w:author="rbs" w:date="2018-10-30T17:09:00Z">
        <w:del w:id="83" w:author="Shirley Li" w:date="2018-10-30T23:50:00Z">
          <w:r w:rsidRPr="0064699B" w:rsidDel="00E85783">
            <w:rPr>
              <w:rFonts w:ascii="Courier New" w:hAnsi="Courier New" w:cs="Courier New"/>
              <w:color w:val="37474F"/>
              <w:sz w:val="21"/>
              <w:szCs w:val="21"/>
            </w:rPr>
            <w:delText>https://tensorflow.google.cn/tutorials/keras/basic_classification</w:delText>
          </w:r>
        </w:del>
      </w:ins>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该网络中的第一层</w:t>
      </w:r>
      <w:hyperlink r:id="rId24" w:history="1">
        <w:r>
          <w:rPr>
            <w:rStyle w:val="HTML"/>
            <w:rFonts w:ascii="Courier New" w:hAnsi="Courier New" w:cs="Courier New"/>
            <w:color w:val="039BE5"/>
            <w:sz w:val="22"/>
            <w:szCs w:val="22"/>
            <w:shd w:val="clear" w:color="auto" w:fill="F7F7F7"/>
          </w:rPr>
          <w:t>tf.keras.layers.Flatten</w:t>
        </w:r>
      </w:hyperlink>
      <w:r>
        <w:rPr>
          <w:rFonts w:ascii="Arial" w:hAnsi="Arial" w:cs="Arial"/>
          <w:color w:val="212121"/>
        </w:rPr>
        <w:t>将图像的格式从</w:t>
      </w:r>
      <w:r>
        <w:rPr>
          <w:rFonts w:ascii="Arial" w:hAnsi="Arial" w:cs="Arial"/>
          <w:color w:val="212121"/>
        </w:rPr>
        <w:t>2d</w:t>
      </w:r>
      <w:r>
        <w:rPr>
          <w:rFonts w:ascii="Arial" w:hAnsi="Arial" w:cs="Arial"/>
          <w:color w:val="212121"/>
        </w:rPr>
        <w:t>阵列（</w:t>
      </w:r>
      <w:r>
        <w:rPr>
          <w:rFonts w:ascii="Arial" w:hAnsi="Arial" w:cs="Arial"/>
          <w:color w:val="212121"/>
        </w:rPr>
        <w:t>28</w:t>
      </w:r>
      <w:r>
        <w:rPr>
          <w:rFonts w:ascii="Arial" w:hAnsi="Arial" w:cs="Arial"/>
          <w:color w:val="212121"/>
        </w:rPr>
        <w:t>乘</w:t>
      </w:r>
      <w:r>
        <w:rPr>
          <w:rFonts w:ascii="Arial" w:hAnsi="Arial" w:cs="Arial"/>
          <w:color w:val="212121"/>
        </w:rPr>
        <w:t>28</w:t>
      </w:r>
      <w:r>
        <w:rPr>
          <w:rFonts w:ascii="Arial" w:hAnsi="Arial" w:cs="Arial"/>
          <w:color w:val="212121"/>
        </w:rPr>
        <w:t>像素）转换为</w:t>
      </w:r>
      <w:r>
        <w:rPr>
          <w:rFonts w:ascii="Arial" w:hAnsi="Arial" w:cs="Arial"/>
          <w:color w:val="212121"/>
        </w:rPr>
        <w:t>28 * 28 = 784</w:t>
      </w:r>
      <w:r>
        <w:rPr>
          <w:rFonts w:ascii="Arial" w:hAnsi="Arial" w:cs="Arial"/>
          <w:color w:val="212121"/>
        </w:rPr>
        <w:t>像素的</w:t>
      </w:r>
      <w:r>
        <w:rPr>
          <w:rFonts w:ascii="Arial" w:hAnsi="Arial" w:cs="Arial"/>
          <w:color w:val="212121"/>
        </w:rPr>
        <w:t>1d</w:t>
      </w:r>
      <w:r>
        <w:rPr>
          <w:rFonts w:ascii="Arial" w:hAnsi="Arial" w:cs="Arial"/>
          <w:color w:val="212121"/>
        </w:rPr>
        <w:t>阵列。</w:t>
      </w:r>
      <w:del w:id="84" w:author="Shirley Li" w:date="2018-10-30T23:53:00Z">
        <w:r w:rsidDel="00C62A8A">
          <w:rPr>
            <w:rFonts w:ascii="Arial" w:hAnsi="Arial" w:cs="Arial" w:hint="eastAsia"/>
            <w:color w:val="212121"/>
          </w:rPr>
          <w:delText>可以将此图层视为图像中未堆叠的像素行并将其排列。</w:delText>
        </w:r>
      </w:del>
      <w:ins w:id="85" w:author="Shirley Li" w:date="2018-10-30T23:53:00Z">
        <w:r w:rsidR="00C62A8A">
          <w:rPr>
            <w:rFonts w:ascii="Arial" w:hAnsi="Arial" w:cs="Arial" w:hint="eastAsia"/>
            <w:color w:val="212121"/>
          </w:rPr>
          <w:t>可以把这一层内容看成是</w:t>
        </w:r>
      </w:ins>
      <w:ins w:id="86" w:author="Shirley Li" w:date="2018-10-30T23:54:00Z">
        <w:r w:rsidR="00C62A8A">
          <w:rPr>
            <w:rFonts w:ascii="Arial" w:hAnsi="Arial" w:cs="Arial" w:hint="eastAsia"/>
            <w:color w:val="212121"/>
          </w:rPr>
          <w:t>将图像中</w:t>
        </w:r>
        <w:r w:rsidR="00B50D18">
          <w:rPr>
            <w:rFonts w:ascii="Arial" w:hAnsi="Arial" w:cs="Arial" w:hint="eastAsia"/>
            <w:color w:val="212121"/>
          </w:rPr>
          <w:t>层层叠叠的行</w:t>
        </w:r>
      </w:ins>
      <w:ins w:id="87" w:author="Shirley Li" w:date="2018-10-30T23:56:00Z">
        <w:r w:rsidR="00323574">
          <w:rPr>
            <w:rFonts w:ascii="Arial" w:hAnsi="Arial" w:cs="Arial" w:hint="eastAsia"/>
            <w:color w:val="212121"/>
          </w:rPr>
          <w:t>展</w:t>
        </w:r>
      </w:ins>
      <w:ins w:id="88" w:author="Shirley Li" w:date="2018-10-30T23:54:00Z">
        <w:r w:rsidR="00B50D18">
          <w:rPr>
            <w:rFonts w:ascii="Arial" w:hAnsi="Arial" w:cs="Arial" w:hint="eastAsia"/>
            <w:color w:val="212121"/>
          </w:rPr>
          <w:t>开，</w:t>
        </w:r>
      </w:ins>
      <w:ins w:id="89" w:author="Shirley Li" w:date="2018-10-30T23:55:00Z">
        <w:r w:rsidR="003B339F">
          <w:rPr>
            <w:rFonts w:ascii="Arial" w:hAnsi="Arial" w:cs="Arial" w:hint="eastAsia"/>
            <w:color w:val="212121"/>
          </w:rPr>
          <w:t>把它们</w:t>
        </w:r>
      </w:ins>
      <w:ins w:id="90" w:author="Shirley Li" w:date="2018-10-30T23:54:00Z">
        <w:r w:rsidR="00B50D18">
          <w:rPr>
            <w:rFonts w:ascii="Arial" w:hAnsi="Arial" w:cs="Arial" w:hint="eastAsia"/>
            <w:color w:val="212121"/>
          </w:rPr>
          <w:t>放在一个水平</w:t>
        </w:r>
      </w:ins>
      <w:ins w:id="91" w:author="Shirley Li" w:date="2018-10-30T23:55:00Z">
        <w:r w:rsidR="003B339F">
          <w:rPr>
            <w:rFonts w:ascii="Arial" w:hAnsi="Arial" w:cs="Arial" w:hint="eastAsia"/>
            <w:color w:val="212121"/>
          </w:rPr>
          <w:t>高度</w:t>
        </w:r>
      </w:ins>
      <w:ins w:id="92" w:author="Shirley Li" w:date="2018-10-30T23:54:00Z">
        <w:r w:rsidR="00B50D18">
          <w:rPr>
            <w:rFonts w:ascii="Arial" w:hAnsi="Arial" w:cs="Arial" w:hint="eastAsia"/>
            <w:color w:val="212121"/>
          </w:rPr>
          <w:t>上。</w:t>
        </w:r>
      </w:ins>
      <w:r>
        <w:rPr>
          <w:rFonts w:ascii="Arial" w:hAnsi="Arial" w:cs="Arial"/>
          <w:color w:val="212121"/>
        </w:rPr>
        <w:t>该层没有要学习的参数</w:t>
      </w:r>
      <w:ins w:id="93" w:author="Shirley Li" w:date="2018-10-30T23:51:00Z">
        <w:r w:rsidR="00E85783">
          <w:rPr>
            <w:rFonts w:ascii="Arial" w:hAnsi="Arial" w:cs="Arial" w:hint="eastAsia"/>
            <w:color w:val="212121"/>
          </w:rPr>
          <w:t>，</w:t>
        </w:r>
      </w:ins>
      <w:del w:id="94" w:author="Shirley Li" w:date="2018-10-30T23:51:00Z">
        <w:r w:rsidDel="00E85783">
          <w:rPr>
            <w:rFonts w:ascii="Arial" w:hAnsi="Arial" w:cs="Arial"/>
            <w:color w:val="212121"/>
          </w:rPr>
          <w:delText>; </w:delText>
        </w:r>
      </w:del>
      <w:r>
        <w:rPr>
          <w:rFonts w:ascii="Arial" w:hAnsi="Arial" w:cs="Arial"/>
          <w:color w:val="212121"/>
        </w:rPr>
        <w:t>它只</w:t>
      </w:r>
      <w:ins w:id="95" w:author="Shirley Li" w:date="2018-10-30T23:55:00Z">
        <w:r w:rsidR="00323574">
          <w:rPr>
            <w:rFonts w:ascii="Arial" w:hAnsi="Arial" w:cs="Arial" w:hint="eastAsia"/>
            <w:color w:val="212121"/>
          </w:rPr>
          <w:t>是</w:t>
        </w:r>
      </w:ins>
      <w:del w:id="96" w:author="Shirley Li" w:date="2018-10-30T23:55:00Z">
        <w:r w:rsidDel="00323574">
          <w:rPr>
            <w:rFonts w:ascii="Arial" w:hAnsi="Arial" w:cs="Arial"/>
            <w:color w:val="212121"/>
          </w:rPr>
          <w:delText>重新</w:delText>
        </w:r>
      </w:del>
      <w:ins w:id="97" w:author="Shirley Li" w:date="2018-10-30T23:51:00Z">
        <w:r w:rsidR="00E85783">
          <w:rPr>
            <w:rFonts w:ascii="Arial" w:hAnsi="Arial" w:cs="Arial" w:hint="eastAsia"/>
            <w:color w:val="212121"/>
          </w:rPr>
          <w:t>修改</w:t>
        </w:r>
      </w:ins>
      <w:del w:id="98" w:author="Shirley Li" w:date="2018-10-30T23:51:00Z">
        <w:r w:rsidDel="00E85783">
          <w:rPr>
            <w:rFonts w:ascii="Arial" w:hAnsi="Arial" w:cs="Arial"/>
            <w:color w:val="212121"/>
          </w:rPr>
          <w:delText>格式化</w:delText>
        </w:r>
      </w:del>
      <w:r>
        <w:rPr>
          <w:rFonts w:ascii="Arial" w:hAnsi="Arial" w:cs="Arial"/>
          <w:color w:val="212121"/>
        </w:rPr>
        <w:t>数据</w:t>
      </w:r>
      <w:ins w:id="99" w:author="Shirley Li" w:date="2018-10-30T23:52:00Z">
        <w:r w:rsidR="00E85783">
          <w:rPr>
            <w:rFonts w:ascii="Arial" w:hAnsi="Arial" w:cs="Arial" w:hint="eastAsia"/>
            <w:color w:val="212121"/>
          </w:rPr>
          <w:t>存储结构</w:t>
        </w:r>
      </w:ins>
      <w:r>
        <w:rPr>
          <w:rFonts w:ascii="Arial" w:hAnsi="Arial" w:cs="Arial"/>
          <w:color w:val="2121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在像素被展平之后，网络由</w:t>
      </w:r>
      <w:hyperlink r:id="rId25" w:history="1">
        <w:r>
          <w:rPr>
            <w:rStyle w:val="HTML"/>
            <w:rFonts w:ascii="Courier New" w:hAnsi="Courier New" w:cs="Courier New"/>
            <w:color w:val="039BE5"/>
            <w:sz w:val="22"/>
            <w:szCs w:val="22"/>
            <w:shd w:val="clear" w:color="auto" w:fill="F7F7F7"/>
          </w:rPr>
          <w:t>tf.keras.layers.Dense</w:t>
        </w:r>
      </w:hyperlink>
      <w:r>
        <w:rPr>
          <w:rFonts w:ascii="Arial" w:hAnsi="Arial" w:cs="Arial"/>
          <w:color w:val="212121"/>
        </w:rPr>
        <w:t>两层序列组成。这些是密</w:t>
      </w:r>
      <w:r>
        <w:rPr>
          <w:rFonts w:ascii="Arial" w:hAnsi="Arial" w:cs="Arial"/>
          <w:color w:val="212121"/>
        </w:rPr>
        <w:t>​​</w:t>
      </w:r>
      <w:r>
        <w:rPr>
          <w:rFonts w:ascii="Arial" w:hAnsi="Arial" w:cs="Arial"/>
          <w:color w:val="212121"/>
        </w:rPr>
        <w:t>集连接或完全连接的神经层。第一</w:t>
      </w:r>
      <w:r>
        <w:rPr>
          <w:rStyle w:val="HTML"/>
          <w:rFonts w:ascii="Courier New" w:hAnsi="Courier New" w:cs="Courier New"/>
          <w:color w:val="37474F"/>
          <w:sz w:val="22"/>
          <w:szCs w:val="22"/>
          <w:shd w:val="clear" w:color="auto" w:fill="F7F7F7"/>
        </w:rPr>
        <w:t>Dense</w:t>
      </w:r>
      <w:r>
        <w:rPr>
          <w:rFonts w:ascii="Arial" w:hAnsi="Arial" w:cs="Arial"/>
          <w:color w:val="212121"/>
        </w:rPr>
        <w:t>层有</w:t>
      </w:r>
      <w:r>
        <w:rPr>
          <w:rFonts w:ascii="Arial" w:hAnsi="Arial" w:cs="Arial"/>
          <w:color w:val="212121"/>
        </w:rPr>
        <w:t>128</w:t>
      </w:r>
      <w:r>
        <w:rPr>
          <w:rFonts w:ascii="Arial" w:hAnsi="Arial" w:cs="Arial"/>
          <w:color w:val="212121"/>
        </w:rPr>
        <w:t>个节点（或神经元）。第二（和最后）层是</w:t>
      </w:r>
      <w:r>
        <w:rPr>
          <w:rFonts w:ascii="Arial" w:hAnsi="Arial" w:cs="Arial"/>
          <w:color w:val="212121"/>
        </w:rPr>
        <w:t>10</w:t>
      </w:r>
      <w:r>
        <w:rPr>
          <w:rFonts w:ascii="Arial" w:hAnsi="Arial" w:cs="Arial"/>
          <w:color w:val="212121"/>
        </w:rPr>
        <w:t>节点</w:t>
      </w:r>
      <w:r>
        <w:rPr>
          <w:rStyle w:val="a4"/>
          <w:rFonts w:ascii="Arial" w:hAnsi="Arial" w:cs="Arial"/>
          <w:color w:val="212121"/>
        </w:rPr>
        <w:t>softmax</w:t>
      </w:r>
      <w:r>
        <w:rPr>
          <w:rFonts w:ascii="Arial" w:hAnsi="Arial" w:cs="Arial"/>
          <w:color w:val="212121"/>
        </w:rPr>
        <w:t>层</w:t>
      </w:r>
      <w:del w:id="100" w:author="Shirley Li" w:date="2018-10-30T23:58:00Z">
        <w:r w:rsidDel="002E65B7">
          <w:rPr>
            <w:rFonts w:ascii="Arial" w:hAnsi="Arial" w:cs="Arial"/>
            <w:color w:val="212121"/>
          </w:rPr>
          <w:delText xml:space="preserve"> </w:delText>
        </w:r>
      </w:del>
      <w:ins w:id="101" w:author="Shirley Li" w:date="2018-10-30T23:58:00Z">
        <w:r w:rsidR="002E65B7">
          <w:rPr>
            <w:rFonts w:ascii="Arial" w:hAnsi="Arial" w:cs="Arial" w:hint="eastAsia"/>
            <w:color w:val="212121"/>
          </w:rPr>
          <w:t>——</w:t>
        </w:r>
      </w:ins>
      <w:ins w:id="102" w:author="Shirley Li" w:date="2018-10-30T23:59:00Z">
        <w:r w:rsidR="002E65B7">
          <w:rPr>
            <w:rFonts w:ascii="Arial" w:hAnsi="Arial" w:cs="Arial" w:hint="eastAsia"/>
            <w:color w:val="212121"/>
          </w:rPr>
          <w:t>返回</w:t>
        </w:r>
      </w:ins>
      <w:ins w:id="103" w:author="Shirley Li" w:date="2018-10-31T00:01:00Z">
        <w:r w:rsidR="00C25A2A">
          <w:rPr>
            <w:rFonts w:ascii="Arial" w:hAnsi="Arial" w:cs="Arial" w:hint="eastAsia"/>
            <w:color w:val="212121"/>
          </w:rPr>
          <w:t>长度为</w:t>
        </w:r>
        <w:r w:rsidR="00C25A2A">
          <w:rPr>
            <w:rFonts w:ascii="Arial" w:hAnsi="Arial" w:cs="Arial" w:hint="eastAsia"/>
            <w:color w:val="212121"/>
          </w:rPr>
          <w:t>1</w:t>
        </w:r>
        <w:r w:rsidR="00C25A2A">
          <w:rPr>
            <w:rFonts w:ascii="Arial" w:hAnsi="Arial" w:cs="Arial"/>
            <w:color w:val="212121"/>
          </w:rPr>
          <w:t>0</w:t>
        </w:r>
        <w:r w:rsidR="00C25A2A">
          <w:rPr>
            <w:rFonts w:ascii="Arial" w:hAnsi="Arial" w:cs="Arial" w:hint="eastAsia"/>
            <w:color w:val="212121"/>
          </w:rPr>
          <w:t>，数值加和为</w:t>
        </w:r>
        <w:r w:rsidR="00C25A2A">
          <w:rPr>
            <w:rFonts w:ascii="Arial" w:hAnsi="Arial" w:cs="Arial" w:hint="eastAsia"/>
            <w:color w:val="212121"/>
          </w:rPr>
          <w:t>1</w:t>
        </w:r>
        <w:r w:rsidR="00C25A2A">
          <w:rPr>
            <w:rFonts w:ascii="Arial" w:hAnsi="Arial" w:cs="Arial" w:hint="eastAsia"/>
            <w:color w:val="212121"/>
          </w:rPr>
          <w:t>的可能性取值</w:t>
        </w:r>
      </w:ins>
      <w:ins w:id="104" w:author="Shirley Li" w:date="2018-10-30T23:59:00Z">
        <w:r w:rsidR="00C25A2A">
          <w:rPr>
            <w:rFonts w:ascii="Arial" w:hAnsi="Arial" w:cs="Arial" w:hint="eastAsia"/>
            <w:color w:val="212121"/>
          </w:rPr>
          <w:t>。</w:t>
        </w:r>
      </w:ins>
      <w:del w:id="105" w:author="Shirley Li" w:date="2018-10-30T23:58:00Z">
        <w:r w:rsidDel="002E65B7">
          <w:rPr>
            <w:rFonts w:ascii="Arial" w:hAnsi="Arial" w:cs="Arial" w:hint="eastAsia"/>
            <w:color w:val="212121"/>
          </w:rPr>
          <w:delText xml:space="preserve">- </w:delText>
        </w:r>
        <w:r w:rsidDel="002E65B7">
          <w:rPr>
            <w:rFonts w:ascii="Arial" w:hAnsi="Arial" w:cs="Arial" w:hint="eastAsia"/>
            <w:color w:val="212121"/>
          </w:rPr>
          <w:delText>这返回</w:delText>
        </w:r>
        <w:r w:rsidDel="002E65B7">
          <w:rPr>
            <w:rFonts w:ascii="Arial" w:hAnsi="Arial" w:cs="Arial" w:hint="eastAsia"/>
            <w:color w:val="212121"/>
          </w:rPr>
          <w:delText>10</w:delText>
        </w:r>
        <w:r w:rsidDel="002E65B7">
          <w:rPr>
            <w:rFonts w:ascii="Arial" w:hAnsi="Arial" w:cs="Arial" w:hint="eastAsia"/>
            <w:color w:val="212121"/>
          </w:rPr>
          <w:delText>个概率分数的数组，其总和为</w:delText>
        </w:r>
        <w:r w:rsidDel="002E65B7">
          <w:rPr>
            <w:rFonts w:ascii="Arial" w:hAnsi="Arial" w:cs="Arial" w:hint="eastAsia"/>
            <w:color w:val="212121"/>
          </w:rPr>
          <w:delText>1.</w:delText>
        </w:r>
      </w:del>
      <w:del w:id="106" w:author="Shirley Li" w:date="2018-10-31T00:00:00Z">
        <w:r w:rsidR="00C25A2A" w:rsidDel="00C25A2A">
          <w:rPr>
            <w:rFonts w:ascii="Arial" w:hAnsi="Arial" w:cs="Arial" w:hint="eastAsia"/>
            <w:color w:val="212121"/>
          </w:rPr>
          <w:delText>每个节点包含指示当前图像属于</w:delText>
        </w:r>
        <w:r w:rsidR="00C25A2A" w:rsidDel="00C25A2A">
          <w:rPr>
            <w:rFonts w:ascii="Arial" w:hAnsi="Arial" w:cs="Arial" w:hint="eastAsia"/>
            <w:color w:val="212121"/>
          </w:rPr>
          <w:delText>10</w:delText>
        </w:r>
        <w:r w:rsidR="00C25A2A" w:rsidDel="00C25A2A">
          <w:rPr>
            <w:rFonts w:ascii="Arial" w:hAnsi="Arial" w:cs="Arial" w:hint="eastAsia"/>
            <w:color w:val="212121"/>
          </w:rPr>
          <w:delText>个类之一的概率的分数。</w:delText>
        </w:r>
      </w:del>
      <w:ins w:id="107" w:author="Shirley Li" w:date="2018-10-31T00:00:00Z">
        <w:r w:rsidR="00C25A2A">
          <w:rPr>
            <w:rFonts w:ascii="Arial" w:hAnsi="Arial" w:cs="Arial" w:hint="eastAsia"/>
            <w:color w:val="212121"/>
          </w:rPr>
          <w:t>每个节点都包含了一个上述可能性数值</w:t>
        </w:r>
      </w:ins>
      <w:ins w:id="108" w:author="Shirley Li" w:date="2018-10-31T00:01:00Z">
        <w:r w:rsidR="002D416A">
          <w:rPr>
            <w:rFonts w:ascii="Arial" w:hAnsi="Arial" w:cs="Arial" w:hint="eastAsia"/>
            <w:color w:val="212121"/>
          </w:rPr>
          <w:t>数组</w:t>
        </w:r>
      </w:ins>
      <w:ins w:id="109" w:author="Shirley Li" w:date="2018-10-31T00:00:00Z">
        <w:r w:rsidR="00C25A2A">
          <w:rPr>
            <w:rFonts w:ascii="Arial" w:hAnsi="Arial" w:cs="Arial" w:hint="eastAsia"/>
            <w:color w:val="212121"/>
          </w:rPr>
          <w:t>，</w:t>
        </w:r>
      </w:ins>
      <w:ins w:id="110" w:author="Shirley Li" w:date="2018-10-31T00:02:00Z">
        <w:r w:rsidR="002979DD">
          <w:rPr>
            <w:rFonts w:ascii="Arial" w:hAnsi="Arial" w:cs="Arial" w:hint="eastAsia"/>
            <w:color w:val="212121"/>
          </w:rPr>
          <w:t>十个</w:t>
        </w:r>
        <w:r w:rsidR="002A76E1">
          <w:rPr>
            <w:rFonts w:ascii="Arial" w:hAnsi="Arial" w:cs="Arial" w:hint="eastAsia"/>
            <w:color w:val="212121"/>
          </w:rPr>
          <w:t>数值</w:t>
        </w:r>
        <w:r w:rsidR="002979DD">
          <w:rPr>
            <w:rFonts w:ascii="Arial" w:hAnsi="Arial" w:cs="Arial" w:hint="eastAsia"/>
            <w:color w:val="212121"/>
          </w:rPr>
          <w:t>分别</w:t>
        </w:r>
        <w:r w:rsidR="002D416A">
          <w:rPr>
            <w:rFonts w:ascii="Arial" w:hAnsi="Arial" w:cs="Arial" w:hint="eastAsia"/>
            <w:color w:val="212121"/>
          </w:rPr>
          <w:t>代表这个节点属于十个类的</w:t>
        </w:r>
        <w:r w:rsidR="003B19FA">
          <w:rPr>
            <w:rFonts w:ascii="Arial" w:hAnsi="Arial" w:cs="Arial" w:hint="eastAsia"/>
            <w:color w:val="212121"/>
          </w:rPr>
          <w:t>不同</w:t>
        </w:r>
        <w:r w:rsidR="002D416A">
          <w:rPr>
            <w:rFonts w:ascii="Arial" w:hAnsi="Arial" w:cs="Arial" w:hint="eastAsia"/>
            <w:color w:val="212121"/>
          </w:rPr>
          <w:t>可能性。</w:t>
        </w:r>
      </w:ins>
    </w:p>
    <w:p w:rsidR="002D31DC" w:rsidRDefault="002D31DC" w:rsidP="002D31DC">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编译模型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在模型准备好进行</w:t>
      </w:r>
      <w:ins w:id="111" w:author="Shirley Li" w:date="2018-10-31T00:04:00Z">
        <w:r w:rsidR="002B6D2E">
          <w:rPr>
            <w:rFonts w:ascii="Arial" w:hAnsi="Arial" w:cs="Arial" w:hint="eastAsia"/>
            <w:color w:val="212121"/>
          </w:rPr>
          <w:t>训练</w:t>
        </w:r>
      </w:ins>
      <w:del w:id="112" w:author="Shirley Li" w:date="2018-10-31T00:04:00Z">
        <w:r w:rsidDel="002B6D2E">
          <w:rPr>
            <w:rFonts w:ascii="Arial" w:hAnsi="Arial" w:cs="Arial"/>
            <w:color w:val="212121"/>
          </w:rPr>
          <w:delText>培训</w:delText>
        </w:r>
      </w:del>
      <w:r>
        <w:rPr>
          <w:rFonts w:ascii="Arial" w:hAnsi="Arial" w:cs="Arial"/>
          <w:color w:val="212121"/>
        </w:rPr>
        <w:t>之前，它需要更多设置。这些是在模型的</w:t>
      </w:r>
      <w:r>
        <w:rPr>
          <w:rStyle w:val="a4"/>
          <w:rFonts w:ascii="Arial" w:hAnsi="Arial" w:cs="Arial"/>
          <w:color w:val="212121"/>
        </w:rPr>
        <w:t>编译</w:t>
      </w:r>
      <w:r>
        <w:rPr>
          <w:rFonts w:ascii="Arial" w:hAnsi="Arial" w:cs="Arial"/>
          <w:color w:val="212121"/>
        </w:rPr>
        <w:t>步骤中添加的：</w:t>
      </w:r>
    </w:p>
    <w:p w:rsidR="002D31DC" w:rsidRDefault="002D31DC" w:rsidP="002D31DC">
      <w:pPr>
        <w:widowControl/>
        <w:numPr>
          <w:ilvl w:val="0"/>
          <w:numId w:val="4"/>
        </w:numPr>
        <w:spacing w:before="120" w:after="120"/>
        <w:ind w:left="0"/>
        <w:jc w:val="left"/>
        <w:rPr>
          <w:rFonts w:ascii="Arial" w:hAnsi="Arial" w:cs="Arial"/>
          <w:color w:val="212121"/>
        </w:rPr>
      </w:pPr>
      <w:r>
        <w:rPr>
          <w:rStyle w:val="a4"/>
          <w:rFonts w:ascii="Arial" w:hAnsi="Arial" w:cs="Arial"/>
          <w:color w:val="212121"/>
        </w:rPr>
        <w:lastRenderedPageBreak/>
        <w:t>损失函数</w:t>
      </w:r>
      <w:r>
        <w:rPr>
          <w:rFonts w:ascii="Arial" w:hAnsi="Arial" w:cs="Arial"/>
          <w:color w:val="212121"/>
        </w:rPr>
        <w:t xml:space="preserve"> - </w:t>
      </w:r>
      <w:r>
        <w:rPr>
          <w:rFonts w:ascii="Arial" w:hAnsi="Arial" w:cs="Arial"/>
          <w:color w:val="212121"/>
        </w:rPr>
        <w:t>这可以衡量模型在训练过程中的准确程度。我们希望</w:t>
      </w:r>
      <w:proofErr w:type="gramStart"/>
      <w:r>
        <w:rPr>
          <w:rFonts w:ascii="Arial" w:hAnsi="Arial" w:cs="Arial"/>
          <w:color w:val="212121"/>
        </w:rPr>
        <w:t>最小化此</w:t>
      </w:r>
      <w:proofErr w:type="gramEnd"/>
      <w:del w:id="113" w:author="Shirley Li" w:date="2018-10-31T00:05:00Z">
        <w:r w:rsidDel="00B91006">
          <w:rPr>
            <w:rFonts w:ascii="Arial" w:hAnsi="Arial" w:cs="Arial" w:hint="eastAsia"/>
            <w:color w:val="212121"/>
          </w:rPr>
          <w:delText>功能</w:delText>
        </w:r>
      </w:del>
      <w:ins w:id="114" w:author="Shirley Li" w:date="2018-10-31T00:05:00Z">
        <w:r w:rsidR="00B91006">
          <w:rPr>
            <w:rFonts w:ascii="Arial" w:hAnsi="Arial" w:cs="Arial" w:hint="eastAsia"/>
            <w:color w:val="212121"/>
          </w:rPr>
          <w:t>函数数值</w:t>
        </w:r>
      </w:ins>
      <w:r>
        <w:rPr>
          <w:rFonts w:ascii="Arial" w:hAnsi="Arial" w:cs="Arial"/>
          <w:color w:val="212121"/>
        </w:rPr>
        <w:t>，以便在正确的方向上</w:t>
      </w:r>
      <w:r>
        <w:rPr>
          <w:rFonts w:ascii="Arial" w:hAnsi="Arial" w:cs="Arial"/>
          <w:color w:val="212121"/>
        </w:rPr>
        <w:t>“</w:t>
      </w:r>
      <w:r>
        <w:rPr>
          <w:rFonts w:ascii="Arial" w:hAnsi="Arial" w:cs="Arial"/>
          <w:color w:val="212121"/>
        </w:rPr>
        <w:t>引导</w:t>
      </w:r>
      <w:r>
        <w:rPr>
          <w:rFonts w:ascii="Arial" w:hAnsi="Arial" w:cs="Arial"/>
          <w:color w:val="212121"/>
        </w:rPr>
        <w:t>”</w:t>
      </w:r>
      <w:r>
        <w:rPr>
          <w:rFonts w:ascii="Arial" w:hAnsi="Arial" w:cs="Arial"/>
          <w:color w:val="212121"/>
        </w:rPr>
        <w:t>模型。</w:t>
      </w:r>
    </w:p>
    <w:p w:rsidR="002D31DC" w:rsidRDefault="002D31DC" w:rsidP="002D31DC">
      <w:pPr>
        <w:widowControl/>
        <w:numPr>
          <w:ilvl w:val="0"/>
          <w:numId w:val="4"/>
        </w:numPr>
        <w:spacing w:before="120" w:after="120"/>
        <w:ind w:left="0"/>
        <w:jc w:val="left"/>
        <w:rPr>
          <w:rFonts w:ascii="Arial" w:hAnsi="Arial" w:cs="Arial"/>
          <w:color w:val="212121"/>
        </w:rPr>
      </w:pPr>
      <w:r>
        <w:rPr>
          <w:rStyle w:val="a4"/>
          <w:rFonts w:ascii="Arial" w:hAnsi="Arial" w:cs="Arial"/>
          <w:color w:val="212121"/>
        </w:rPr>
        <w:t>优化器</w:t>
      </w:r>
      <w:r>
        <w:rPr>
          <w:rFonts w:ascii="Arial" w:hAnsi="Arial" w:cs="Arial"/>
          <w:color w:val="212121"/>
        </w:rPr>
        <w:t xml:space="preserve"> - </w:t>
      </w:r>
      <w:r>
        <w:rPr>
          <w:rFonts w:ascii="Arial" w:hAnsi="Arial" w:cs="Arial"/>
          <w:color w:val="212121"/>
        </w:rPr>
        <w:t>这</w:t>
      </w:r>
      <w:ins w:id="115" w:author="Shirley Li" w:date="2018-10-31T00:06:00Z">
        <w:r w:rsidR="00166680">
          <w:rPr>
            <w:rFonts w:ascii="Arial" w:hAnsi="Arial" w:cs="Arial" w:hint="eastAsia"/>
            <w:color w:val="212121"/>
          </w:rPr>
          <w:t>将</w:t>
        </w:r>
      </w:ins>
      <w:del w:id="116" w:author="Shirley Li" w:date="2018-10-31T00:06:00Z">
        <w:r w:rsidDel="00166680">
          <w:rPr>
            <w:rFonts w:ascii="Arial" w:hAnsi="Arial" w:cs="Arial"/>
            <w:color w:val="212121"/>
          </w:rPr>
          <w:delText>是基于它看到的</w:delText>
        </w:r>
      </w:del>
      <w:ins w:id="117" w:author="Shirley Li" w:date="2018-10-31T00:06:00Z">
        <w:r w:rsidR="00166680">
          <w:rPr>
            <w:rFonts w:ascii="Arial" w:hAnsi="Arial" w:cs="Arial" w:hint="eastAsia"/>
            <w:color w:val="212121"/>
          </w:rPr>
          <w:t>根据训练</w:t>
        </w:r>
      </w:ins>
      <w:r>
        <w:rPr>
          <w:rFonts w:ascii="Arial" w:hAnsi="Arial" w:cs="Arial"/>
          <w:color w:val="212121"/>
        </w:rPr>
        <w:t>数据及其损失函数</w:t>
      </w:r>
      <w:del w:id="118" w:author="Shirley Li" w:date="2018-10-31T00:06:00Z">
        <w:r w:rsidDel="00166680">
          <w:rPr>
            <w:rFonts w:ascii="Arial" w:hAnsi="Arial" w:cs="Arial" w:hint="eastAsia"/>
            <w:color w:val="212121"/>
          </w:rPr>
          <w:delText>更新</w:delText>
        </w:r>
      </w:del>
      <w:ins w:id="119" w:author="Shirley Li" w:date="2018-10-31T00:06:00Z">
        <w:r w:rsidR="00166680">
          <w:rPr>
            <w:rFonts w:ascii="Arial" w:hAnsi="Arial" w:cs="Arial" w:hint="eastAsia"/>
            <w:color w:val="212121"/>
          </w:rPr>
          <w:t>优化</w:t>
        </w:r>
      </w:ins>
      <w:r>
        <w:rPr>
          <w:rFonts w:ascii="Arial" w:hAnsi="Arial" w:cs="Arial"/>
          <w:color w:val="212121"/>
        </w:rPr>
        <w:t>模型的方式。</w:t>
      </w:r>
    </w:p>
    <w:p w:rsidR="002D31DC" w:rsidRDefault="00405F9E" w:rsidP="002D31DC">
      <w:pPr>
        <w:widowControl/>
        <w:numPr>
          <w:ilvl w:val="0"/>
          <w:numId w:val="4"/>
        </w:numPr>
        <w:spacing w:before="120" w:after="120"/>
        <w:ind w:left="0"/>
        <w:jc w:val="left"/>
        <w:rPr>
          <w:rFonts w:ascii="Arial" w:hAnsi="Arial" w:cs="Arial"/>
          <w:color w:val="212121"/>
        </w:rPr>
      </w:pPr>
      <w:ins w:id="120" w:author="Shirley Li" w:date="2018-10-31T00:14:00Z">
        <w:r>
          <w:rPr>
            <w:rStyle w:val="a4"/>
            <w:rFonts w:ascii="Arial" w:hAnsi="Arial" w:cs="Arial" w:hint="eastAsia"/>
            <w:color w:val="212121"/>
          </w:rPr>
          <w:t>性能指标</w:t>
        </w:r>
      </w:ins>
      <w:del w:id="121" w:author="Shirley Li" w:date="2018-10-31T00:14:00Z">
        <w:r w:rsidR="002D31DC" w:rsidDel="00405F9E">
          <w:rPr>
            <w:rStyle w:val="a4"/>
            <w:rFonts w:ascii="Arial" w:hAnsi="Arial" w:cs="Arial"/>
            <w:color w:val="212121"/>
          </w:rPr>
          <w:delText>度量</w:delText>
        </w:r>
      </w:del>
      <w:del w:id="122" w:author="Shirley Li" w:date="2018-10-31T00:07:00Z">
        <w:r w:rsidR="002D31DC" w:rsidDel="00166680">
          <w:rPr>
            <w:rStyle w:val="a4"/>
            <w:rFonts w:ascii="Arial" w:hAnsi="Arial" w:cs="Arial" w:hint="eastAsia"/>
            <w:color w:val="212121"/>
          </w:rPr>
          <w:delText>标准</w:delText>
        </w:r>
      </w:del>
      <w:r w:rsidR="002D31DC">
        <w:rPr>
          <w:rFonts w:ascii="Arial" w:hAnsi="Arial" w:cs="Arial"/>
          <w:color w:val="212121"/>
        </w:rPr>
        <w:t xml:space="preserve"> - </w:t>
      </w:r>
      <w:r w:rsidR="002D31DC">
        <w:rPr>
          <w:rFonts w:ascii="Arial" w:hAnsi="Arial" w:cs="Arial"/>
          <w:color w:val="212121"/>
        </w:rPr>
        <w:t>用于监控培训和测试步骤。以下示例使用</w:t>
      </w:r>
      <w:r w:rsidR="002D31DC">
        <w:rPr>
          <w:rStyle w:val="a4"/>
          <w:rFonts w:ascii="Arial" w:hAnsi="Arial" w:cs="Arial"/>
          <w:color w:val="212121"/>
        </w:rPr>
        <w:t>精度</w:t>
      </w:r>
      <w:ins w:id="123" w:author="Shirley Li" w:date="2018-10-31T00:08:00Z">
        <w:r w:rsidR="00166680" w:rsidRPr="00166680">
          <w:rPr>
            <w:rStyle w:val="a4"/>
            <w:rFonts w:ascii="Arial" w:hAnsi="Arial" w:cs="Arial" w:hint="eastAsia"/>
            <w:i w:val="0"/>
            <w:color w:val="212121"/>
            <w:rPrChange w:id="124" w:author="Shirley Li" w:date="2018-10-31T00:08:00Z">
              <w:rPr>
                <w:rStyle w:val="a4"/>
                <w:rFonts w:ascii="Arial" w:hAnsi="Arial" w:cs="Arial" w:hint="eastAsia"/>
                <w:color w:val="212121"/>
              </w:rPr>
            </w:rPrChange>
          </w:rPr>
          <w:t>作为</w:t>
        </w:r>
      </w:ins>
      <w:ins w:id="125" w:author="Shirley Li" w:date="2018-10-31T00:14:00Z">
        <w:r w:rsidR="00DB669C">
          <w:rPr>
            <w:rFonts w:ascii="Arial" w:hAnsi="Arial" w:cs="Arial" w:hint="eastAsia"/>
            <w:color w:val="212121"/>
          </w:rPr>
          <w:t>性能指标</w:t>
        </w:r>
      </w:ins>
      <w:r w:rsidR="002D31DC">
        <w:rPr>
          <w:rFonts w:ascii="Arial" w:hAnsi="Arial" w:cs="Arial"/>
          <w:color w:val="212121"/>
        </w:rPr>
        <w:t>，即</w:t>
      </w:r>
      <w:del w:id="126" w:author="Shirley Li" w:date="2018-10-31T00:09:00Z">
        <w:r w:rsidR="002D31DC" w:rsidDel="00AF4D7C">
          <w:rPr>
            <w:rFonts w:ascii="Arial" w:hAnsi="Arial" w:cs="Arial" w:hint="eastAsia"/>
            <w:color w:val="212121"/>
          </w:rPr>
          <w:delText>正确分类的图像分数</w:delText>
        </w:r>
      </w:del>
      <w:ins w:id="127" w:author="Shirley Li" w:date="2018-10-31T00:09:00Z">
        <w:r w:rsidR="00AF4D7C">
          <w:rPr>
            <w:rFonts w:ascii="Arial" w:hAnsi="Arial" w:cs="Arial" w:hint="eastAsia"/>
            <w:color w:val="212121"/>
          </w:rPr>
          <w:t>被正确分类的最小的图像碎片</w:t>
        </w:r>
      </w:ins>
      <w:r w:rsidR="002D31DC">
        <w:rPr>
          <w:rFonts w:ascii="Arial" w:hAnsi="Arial" w:cs="Arial"/>
          <w:color w:val="212121"/>
        </w:rPr>
        <w:t>。</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AdamOptimizer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'sparse_categorical_crossentropy'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训练模型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训练神经网络模型需要以下步骤：</w:t>
      </w:r>
    </w:p>
    <w:p w:rsidR="002D31DC" w:rsidRDefault="002D31DC" w:rsidP="002D31DC">
      <w:pPr>
        <w:widowControl/>
        <w:numPr>
          <w:ilvl w:val="0"/>
          <w:numId w:val="5"/>
        </w:numPr>
        <w:spacing w:before="120" w:after="120"/>
        <w:ind w:left="0"/>
        <w:jc w:val="left"/>
        <w:rPr>
          <w:rFonts w:ascii="Arial" w:hAnsi="Arial" w:cs="Arial"/>
          <w:color w:val="212121"/>
        </w:rPr>
      </w:pPr>
      <w:r>
        <w:rPr>
          <w:rFonts w:ascii="Arial" w:hAnsi="Arial" w:cs="Arial"/>
          <w:color w:val="212121"/>
        </w:rPr>
        <w:t>将训练数据提供给模型</w:t>
      </w:r>
      <w:r>
        <w:rPr>
          <w:rFonts w:ascii="Arial" w:hAnsi="Arial" w:cs="Arial"/>
          <w:color w:val="212121"/>
        </w:rPr>
        <w:t xml:space="preserve"> - </w:t>
      </w:r>
      <w:r>
        <w:rPr>
          <w:rFonts w:ascii="Arial" w:hAnsi="Arial" w:cs="Arial"/>
          <w:color w:val="212121"/>
        </w:rPr>
        <w:t>在此示例中为</w:t>
      </w:r>
      <w:r>
        <w:rPr>
          <w:rStyle w:val="HTML"/>
          <w:rFonts w:ascii="Courier New" w:hAnsi="Courier New" w:cs="Courier New"/>
          <w:color w:val="37474F"/>
          <w:sz w:val="22"/>
          <w:szCs w:val="22"/>
          <w:shd w:val="clear" w:color="auto" w:fill="F7F7F7"/>
        </w:rPr>
        <w:t>train_images</w:t>
      </w:r>
      <w:r>
        <w:rPr>
          <w:rFonts w:ascii="Arial" w:hAnsi="Arial" w:cs="Arial"/>
          <w:color w:val="212121"/>
        </w:rPr>
        <w:t>和</w:t>
      </w:r>
      <w:r>
        <w:rPr>
          <w:rStyle w:val="HTML"/>
          <w:rFonts w:ascii="Courier New" w:hAnsi="Courier New" w:cs="Courier New"/>
          <w:color w:val="37474F"/>
          <w:sz w:val="22"/>
          <w:szCs w:val="22"/>
          <w:shd w:val="clear" w:color="auto" w:fill="F7F7F7"/>
        </w:rPr>
        <w:t>train_labels</w:t>
      </w:r>
      <w:r>
        <w:rPr>
          <w:rFonts w:ascii="Arial" w:hAnsi="Arial" w:cs="Arial"/>
          <w:color w:val="212121"/>
        </w:rPr>
        <w:t>数组。</w:t>
      </w:r>
    </w:p>
    <w:p w:rsidR="002D31DC" w:rsidRDefault="002D31DC" w:rsidP="002D31DC">
      <w:pPr>
        <w:widowControl/>
        <w:numPr>
          <w:ilvl w:val="0"/>
          <w:numId w:val="5"/>
        </w:numPr>
        <w:spacing w:before="120" w:after="120"/>
        <w:ind w:left="0"/>
        <w:jc w:val="left"/>
        <w:rPr>
          <w:rFonts w:ascii="Arial" w:hAnsi="Arial" w:cs="Arial"/>
          <w:color w:val="212121"/>
        </w:rPr>
      </w:pPr>
      <w:r>
        <w:rPr>
          <w:rFonts w:ascii="Arial" w:hAnsi="Arial" w:cs="Arial"/>
          <w:color w:val="212121"/>
        </w:rPr>
        <w:t>该模型学会</w:t>
      </w:r>
      <w:del w:id="128" w:author="Shirley Li" w:date="2018-10-31T00:10:00Z">
        <w:r w:rsidDel="00CD2FB5">
          <w:rPr>
            <w:rFonts w:ascii="Arial" w:hAnsi="Arial" w:cs="Arial"/>
            <w:color w:val="212121"/>
          </w:rPr>
          <w:delText>了</w:delText>
        </w:r>
      </w:del>
      <w:r>
        <w:rPr>
          <w:rFonts w:ascii="Arial" w:hAnsi="Arial" w:cs="Arial"/>
          <w:color w:val="212121"/>
        </w:rPr>
        <w:t>关联图像和标签。</w:t>
      </w:r>
    </w:p>
    <w:p w:rsidR="002D31DC" w:rsidRDefault="002D31DC" w:rsidP="002D31DC">
      <w:pPr>
        <w:widowControl/>
        <w:numPr>
          <w:ilvl w:val="0"/>
          <w:numId w:val="5"/>
        </w:numPr>
        <w:spacing w:before="120" w:after="120"/>
        <w:ind w:left="0"/>
        <w:jc w:val="left"/>
        <w:rPr>
          <w:rFonts w:ascii="Arial" w:hAnsi="Arial" w:cs="Arial"/>
          <w:color w:val="212121"/>
        </w:rPr>
      </w:pPr>
      <w:r>
        <w:rPr>
          <w:rFonts w:ascii="Arial" w:hAnsi="Arial" w:cs="Arial"/>
          <w:color w:val="212121"/>
        </w:rPr>
        <w:t>我们要求模型对测试集进行预测</w:t>
      </w:r>
      <w:r>
        <w:rPr>
          <w:rFonts w:ascii="Arial" w:hAnsi="Arial" w:cs="Arial"/>
          <w:color w:val="212121"/>
        </w:rPr>
        <w:t xml:space="preserve"> - </w:t>
      </w:r>
      <w:r>
        <w:rPr>
          <w:rFonts w:ascii="Arial" w:hAnsi="Arial" w:cs="Arial"/>
          <w:color w:val="212121"/>
        </w:rPr>
        <w:t>在这个例子中，</w:t>
      </w:r>
      <w:ins w:id="129" w:author="Shirley Li" w:date="2018-10-31T00:10:00Z">
        <w:r w:rsidR="00CD2FB5">
          <w:rPr>
            <w:rFonts w:ascii="Arial" w:hAnsi="Arial" w:cs="Arial" w:hint="eastAsia"/>
            <w:color w:val="212121"/>
          </w:rPr>
          <w:t>使用</w:t>
        </w:r>
      </w:ins>
      <w:r>
        <w:rPr>
          <w:rStyle w:val="HTML"/>
          <w:rFonts w:ascii="Courier New" w:hAnsi="Courier New" w:cs="Courier New"/>
          <w:color w:val="37474F"/>
          <w:sz w:val="22"/>
          <w:szCs w:val="22"/>
          <w:shd w:val="clear" w:color="auto" w:fill="F7F7F7"/>
        </w:rPr>
        <w:t>test_images</w:t>
      </w:r>
      <w:ins w:id="130" w:author="Shirley Li" w:date="2018-10-31T00:10:00Z">
        <w:r w:rsidR="00CD2FB5">
          <w:rPr>
            <w:rFonts w:ascii="Arial" w:hAnsi="Arial" w:cs="Arial" w:hint="eastAsia"/>
            <w:color w:val="212121"/>
          </w:rPr>
          <w:t>作为</w:t>
        </w:r>
      </w:ins>
      <w:ins w:id="131" w:author="Shirley Li" w:date="2018-10-31T00:11:00Z">
        <w:r w:rsidR="00CD2FB5">
          <w:rPr>
            <w:rFonts w:ascii="Arial" w:hAnsi="Arial" w:cs="Arial" w:hint="eastAsia"/>
            <w:color w:val="212121"/>
          </w:rPr>
          <w:t>测试集</w:t>
        </w:r>
      </w:ins>
      <w:del w:id="132" w:author="Shirley Li" w:date="2018-10-31T00:10:00Z">
        <w:r w:rsidDel="00CD2FB5">
          <w:rPr>
            <w:rFonts w:ascii="Arial" w:hAnsi="Arial" w:cs="Arial"/>
            <w:color w:val="212121"/>
          </w:rPr>
          <w:delText>数组</w:delText>
        </w:r>
      </w:del>
      <w:r>
        <w:rPr>
          <w:rFonts w:ascii="Arial" w:hAnsi="Arial" w:cs="Arial"/>
          <w:color w:val="212121"/>
        </w:rPr>
        <w:t>。我们验证预测是否与</w:t>
      </w:r>
      <w:r>
        <w:rPr>
          <w:rStyle w:val="HTML"/>
          <w:rFonts w:ascii="Courier New" w:hAnsi="Courier New" w:cs="Courier New"/>
          <w:color w:val="37474F"/>
          <w:sz w:val="22"/>
          <w:szCs w:val="22"/>
          <w:shd w:val="clear" w:color="auto" w:fill="F7F7F7"/>
        </w:rPr>
        <w:t>test_labels</w:t>
      </w:r>
      <w:r>
        <w:rPr>
          <w:rFonts w:ascii="Arial" w:hAnsi="Arial" w:cs="Arial"/>
          <w:color w:val="212121"/>
        </w:rPr>
        <w:t>数组中的标签匹配。</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要开始训练，</w:t>
      </w:r>
      <w:del w:id="133" w:author="Shirley Li" w:date="2018-10-31T00:11:00Z">
        <w:r w:rsidDel="00DE2E4E">
          <w:rPr>
            <w:rFonts w:ascii="Arial" w:hAnsi="Arial" w:cs="Arial" w:hint="eastAsia"/>
            <w:color w:val="212121"/>
          </w:rPr>
          <w:delText>请</w:delText>
        </w:r>
      </w:del>
      <w:ins w:id="134" w:author="Shirley Li" w:date="2018-10-31T00:11:00Z">
        <w:r w:rsidR="00DE2E4E">
          <w:rPr>
            <w:rFonts w:ascii="Arial" w:hAnsi="Arial" w:cs="Arial" w:hint="eastAsia"/>
            <w:color w:val="212121"/>
          </w:rPr>
          <w:t>需要</w:t>
        </w:r>
      </w:ins>
      <w:r>
        <w:rPr>
          <w:rFonts w:ascii="Arial" w:hAnsi="Arial" w:cs="Arial"/>
          <w:color w:val="212121"/>
        </w:rPr>
        <w:t>调用</w:t>
      </w:r>
      <w:r>
        <w:rPr>
          <w:rStyle w:val="HTML"/>
          <w:rFonts w:ascii="Courier New" w:hAnsi="Courier New" w:cs="Courier New"/>
          <w:color w:val="37474F"/>
          <w:sz w:val="22"/>
          <w:szCs w:val="22"/>
          <w:shd w:val="clear" w:color="auto" w:fill="F7F7F7"/>
        </w:rPr>
        <w:t>model.fit</w:t>
      </w:r>
      <w:r>
        <w:rPr>
          <w:rFonts w:ascii="Arial" w:hAnsi="Arial" w:cs="Arial"/>
          <w:color w:val="212121"/>
        </w:rPr>
        <w:t>方法</w:t>
      </w:r>
      <w:r>
        <w:rPr>
          <w:rFonts w:ascii="Arial" w:hAnsi="Arial" w:cs="Arial"/>
          <w:color w:val="212121"/>
        </w:rPr>
        <w:t xml:space="preserve"> </w:t>
      </w:r>
      <w:del w:id="135" w:author="Shirley Li" w:date="2018-10-31T00:11:00Z">
        <w:r w:rsidDel="00DE2E4E">
          <w:rPr>
            <w:rFonts w:ascii="Arial" w:hAnsi="Arial" w:cs="Arial"/>
            <w:color w:val="212121"/>
          </w:rPr>
          <w:delText>-</w:delText>
        </w:r>
      </w:del>
      <w:ins w:id="136" w:author="Shirley Li" w:date="2018-10-31T00:11:00Z">
        <w:r w:rsidR="00DE2E4E">
          <w:rPr>
            <w:rFonts w:ascii="Arial" w:hAnsi="Arial" w:cs="Arial"/>
            <w:color w:val="212121"/>
          </w:rPr>
          <w:t>–</w:t>
        </w:r>
      </w:ins>
      <w:r>
        <w:rPr>
          <w:rFonts w:ascii="Arial" w:hAnsi="Arial" w:cs="Arial"/>
          <w:color w:val="212121"/>
        </w:rPr>
        <w:t xml:space="preserve"> </w:t>
      </w:r>
      <w:del w:id="137" w:author="Shirley Li" w:date="2018-10-31T00:11:00Z">
        <w:r w:rsidDel="00DE2E4E">
          <w:rPr>
            <w:rFonts w:ascii="Arial" w:hAnsi="Arial" w:cs="Arial" w:hint="eastAsia"/>
            <w:color w:val="212121"/>
          </w:rPr>
          <w:delText>模型“适合”训练数据</w:delText>
        </w:r>
      </w:del>
      <w:ins w:id="138" w:author="Shirley Li" w:date="2018-10-31T00:11:00Z">
        <w:r w:rsidR="00DE2E4E">
          <w:rPr>
            <w:rFonts w:ascii="Arial" w:hAnsi="Arial" w:cs="Arial" w:hint="eastAsia"/>
            <w:color w:val="212121"/>
          </w:rPr>
          <w:t>这个模型被训练</w:t>
        </w:r>
      </w:ins>
      <w:ins w:id="139" w:author="Shirley Li" w:date="2018-10-31T00:12:00Z">
        <w:r w:rsidR="00526CED">
          <w:rPr>
            <w:rFonts w:ascii="Arial" w:hAnsi="Arial" w:cs="Arial" w:hint="eastAsia"/>
            <w:color w:val="212121"/>
          </w:rPr>
          <w:t>来正确拟合</w:t>
        </w:r>
        <w:r w:rsidR="006C1668">
          <w:rPr>
            <w:rFonts w:ascii="Arial" w:hAnsi="Arial" w:cs="Arial" w:hint="eastAsia"/>
            <w:color w:val="212121"/>
          </w:rPr>
          <w:t>测试集数据</w:t>
        </w:r>
      </w:ins>
      <w:r>
        <w:rPr>
          <w:rFonts w:ascii="Arial" w:hAnsi="Arial" w:cs="Arial"/>
          <w:color w:val="212121"/>
        </w:rPr>
        <w:t>：</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60000/60000 [==============================]  -  5s 90us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0.5001  -  acc</w:t>
      </w:r>
      <w:r>
        <w:rPr>
          <w:rFonts w:ascii="Courier New" w:hAnsi="Courier New" w:cs="Courier New"/>
          <w:color w:val="37474F"/>
          <w:sz w:val="21"/>
          <w:szCs w:val="21"/>
        </w:rPr>
        <w:t>：</w:t>
      </w:r>
      <w:r>
        <w:rPr>
          <w:rFonts w:ascii="Courier New" w:hAnsi="Courier New" w:cs="Courier New"/>
          <w:color w:val="37474F"/>
          <w:sz w:val="21"/>
          <w:szCs w:val="21"/>
        </w:rPr>
        <w:t>0.8253</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60000/60000 [==============================]  -  5s 88us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0.3761  -  acc</w:t>
      </w:r>
      <w:r>
        <w:rPr>
          <w:rFonts w:ascii="Courier New" w:hAnsi="Courier New" w:cs="Courier New"/>
          <w:color w:val="37474F"/>
          <w:sz w:val="21"/>
          <w:szCs w:val="21"/>
        </w:rPr>
        <w:t>：</w:t>
      </w:r>
      <w:r>
        <w:rPr>
          <w:rFonts w:ascii="Courier New" w:hAnsi="Courier New" w:cs="Courier New"/>
          <w:color w:val="37474F"/>
          <w:sz w:val="21"/>
          <w:szCs w:val="21"/>
        </w:rPr>
        <w:t>0.8644</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60000/60000 [==============================]  -  5s 89us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0.3384  -  acc</w:t>
      </w:r>
      <w:r>
        <w:rPr>
          <w:rFonts w:ascii="Courier New" w:hAnsi="Courier New" w:cs="Courier New"/>
          <w:color w:val="37474F"/>
          <w:sz w:val="21"/>
          <w:szCs w:val="21"/>
        </w:rPr>
        <w:t>：</w:t>
      </w:r>
      <w:r>
        <w:rPr>
          <w:rFonts w:ascii="Courier New" w:hAnsi="Courier New" w:cs="Courier New"/>
          <w:color w:val="37474F"/>
          <w:sz w:val="21"/>
          <w:szCs w:val="21"/>
        </w:rPr>
        <w:t>0.8759</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60000/60000 [==============================]  -  5s 89us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0.3124  -  acc</w:t>
      </w:r>
      <w:r>
        <w:rPr>
          <w:rFonts w:ascii="Courier New" w:hAnsi="Courier New" w:cs="Courier New"/>
          <w:color w:val="37474F"/>
          <w:sz w:val="21"/>
          <w:szCs w:val="21"/>
        </w:rPr>
        <w:t>：</w:t>
      </w:r>
      <w:r>
        <w:rPr>
          <w:rFonts w:ascii="Courier New" w:hAnsi="Courier New" w:cs="Courier New"/>
          <w:color w:val="37474F"/>
          <w:sz w:val="21"/>
          <w:szCs w:val="21"/>
        </w:rPr>
        <w:t>0.8857</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5/5</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60000/60000 [==============================]  -  5s 86us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0.2946  -  acc</w:t>
      </w:r>
      <w:r>
        <w:rPr>
          <w:rFonts w:ascii="Courier New" w:hAnsi="Courier New" w:cs="Courier New"/>
          <w:color w:val="37474F"/>
          <w:sz w:val="21"/>
          <w:szCs w:val="21"/>
        </w:rPr>
        <w:t>：</w:t>
      </w:r>
      <w:r>
        <w:rPr>
          <w:rFonts w:ascii="Courier New" w:hAnsi="Courier New" w:cs="Courier New"/>
          <w:color w:val="37474F"/>
          <w:sz w:val="21"/>
          <w:szCs w:val="21"/>
        </w:rPr>
        <w:t>0.8922</w:t>
      </w:r>
    </w:p>
    <w:p w:rsidR="002D31DC" w:rsidRDefault="002D31DC" w:rsidP="002D31DC">
      <w:pPr>
        <w:pStyle w:val="a3"/>
        <w:spacing w:before="240" w:beforeAutospacing="0" w:after="240" w:afterAutospacing="0"/>
        <w:rPr>
          <w:rFonts w:ascii="Arial" w:hAnsi="Arial" w:cs="Arial"/>
          <w:color w:val="212121"/>
        </w:rPr>
      </w:pPr>
      <w:del w:id="140" w:author="Shirley Li" w:date="2018-10-31T00:13:00Z">
        <w:r w:rsidDel="00405F9E">
          <w:rPr>
            <w:rFonts w:ascii="Arial" w:hAnsi="Arial" w:cs="Arial"/>
            <w:color w:val="212121"/>
          </w:rPr>
          <w:delText>随着模型训练，</w:delText>
        </w:r>
      </w:del>
      <w:del w:id="141" w:author="Shirley Li" w:date="2018-10-31T00:15:00Z">
        <w:r w:rsidDel="00DB669C">
          <w:rPr>
            <w:rFonts w:ascii="Arial" w:hAnsi="Arial" w:cs="Arial"/>
            <w:color w:val="212121"/>
          </w:rPr>
          <w:delText>显示</w:delText>
        </w:r>
      </w:del>
      <w:r>
        <w:rPr>
          <w:rFonts w:ascii="Arial" w:hAnsi="Arial" w:cs="Arial"/>
          <w:color w:val="212121"/>
        </w:rPr>
        <w:t>损失</w:t>
      </w:r>
      <w:ins w:id="142" w:author="Shirley Li" w:date="2018-10-31T00:15:00Z">
        <w:r w:rsidR="00DB669C">
          <w:rPr>
            <w:rFonts w:ascii="Arial" w:hAnsi="Arial" w:cs="Arial" w:hint="eastAsia"/>
            <w:color w:val="212121"/>
          </w:rPr>
          <w:t>函数大小</w:t>
        </w:r>
      </w:ins>
      <w:r>
        <w:rPr>
          <w:rFonts w:ascii="Arial" w:hAnsi="Arial" w:cs="Arial"/>
          <w:color w:val="212121"/>
        </w:rPr>
        <w:t>和</w:t>
      </w:r>
      <w:ins w:id="143" w:author="Shirley Li" w:date="2018-10-31T00:15:00Z">
        <w:r w:rsidR="00DB669C">
          <w:rPr>
            <w:rFonts w:ascii="Arial" w:hAnsi="Arial" w:cs="Arial" w:hint="eastAsia"/>
            <w:color w:val="212121"/>
          </w:rPr>
          <w:t>性能指标</w:t>
        </w:r>
      </w:ins>
      <w:del w:id="144" w:author="Shirley Li" w:date="2018-10-31T00:15:00Z">
        <w:r w:rsidDel="00DB669C">
          <w:rPr>
            <w:rFonts w:ascii="Arial" w:hAnsi="Arial" w:cs="Arial" w:hint="eastAsia"/>
            <w:color w:val="212121"/>
          </w:rPr>
          <w:delText>准确度指标</w:delText>
        </w:r>
      </w:del>
      <w:ins w:id="145" w:author="Shirley Li" w:date="2018-10-31T00:16:00Z">
        <w:r w:rsidR="006A0FF3">
          <w:rPr>
            <w:rFonts w:ascii="Arial" w:hAnsi="Arial" w:cs="Arial" w:hint="eastAsia"/>
            <w:color w:val="212121"/>
          </w:rPr>
          <w:t>也被显示了出来</w:t>
        </w:r>
      </w:ins>
      <w:r>
        <w:rPr>
          <w:rFonts w:ascii="Arial" w:hAnsi="Arial" w:cs="Arial"/>
          <w:color w:val="212121"/>
        </w:rPr>
        <w:t>。该模型在训练数据上达到约</w:t>
      </w:r>
      <w:r>
        <w:rPr>
          <w:rFonts w:ascii="Arial" w:hAnsi="Arial" w:cs="Arial"/>
          <w:color w:val="212121"/>
        </w:rPr>
        <w:t>0.88</w:t>
      </w:r>
      <w:r>
        <w:rPr>
          <w:rFonts w:ascii="Arial" w:hAnsi="Arial" w:cs="Arial"/>
          <w:color w:val="212121"/>
        </w:rPr>
        <w:t>（或</w:t>
      </w:r>
      <w:r>
        <w:rPr>
          <w:rFonts w:ascii="Arial" w:hAnsi="Arial" w:cs="Arial"/>
          <w:color w:val="212121"/>
        </w:rPr>
        <w:t>88</w:t>
      </w:r>
      <w:r>
        <w:rPr>
          <w:rFonts w:ascii="Arial" w:hAnsi="Arial" w:cs="Arial"/>
          <w:color w:val="212121"/>
        </w:rPr>
        <w:t>％）的准确度。</w:t>
      </w:r>
    </w:p>
    <w:p w:rsidR="002D31DC" w:rsidRDefault="002D31DC" w:rsidP="002D31DC">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评估准确性</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接下来，比较模型在测试数据集上的执行情况：</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test_loss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10000/10000 [==============================]  -  1s 53us /</w:t>
      </w:r>
      <w:r>
        <w:rPr>
          <w:rFonts w:ascii="Courier New" w:hAnsi="Courier New" w:cs="Courier New"/>
          <w:color w:val="37474F"/>
          <w:sz w:val="21"/>
          <w:szCs w:val="21"/>
        </w:rPr>
        <w:t>步</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测试精度：</w:t>
      </w:r>
      <w:r>
        <w:rPr>
          <w:rFonts w:ascii="Courier New" w:hAnsi="Courier New" w:cs="Courier New"/>
          <w:color w:val="37474F"/>
          <w:sz w:val="21"/>
          <w:szCs w:val="21"/>
        </w:rPr>
        <w:t>0.8777</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事实证明，测试数据集的准确性略低于训练数据集的准确性。训练精度和测试精度之间的差距</w:t>
      </w:r>
      <w:ins w:id="146" w:author="Shirley Li" w:date="2018-11-12T20:16:00Z">
        <w:r w:rsidR="007A479D">
          <w:rPr>
            <w:rFonts w:ascii="Arial" w:hAnsi="Arial" w:cs="Arial" w:hint="eastAsia"/>
            <w:color w:val="212121"/>
          </w:rPr>
          <w:t>有可能是</w:t>
        </w:r>
      </w:ins>
      <w:del w:id="147" w:author="Shirley Li" w:date="2018-11-12T20:16:00Z">
        <w:r w:rsidDel="007A479D">
          <w:rPr>
            <w:rFonts w:ascii="Arial" w:hAnsi="Arial" w:cs="Arial"/>
            <w:color w:val="212121"/>
          </w:rPr>
          <w:delText>是</w:delText>
        </w:r>
      </w:del>
      <w:r>
        <w:rPr>
          <w:rStyle w:val="a4"/>
          <w:rFonts w:ascii="Arial" w:hAnsi="Arial" w:cs="Arial"/>
          <w:color w:val="212121"/>
        </w:rPr>
        <w:t>过度拟合</w:t>
      </w:r>
      <w:del w:id="148" w:author="Shirley Li" w:date="2018-11-12T20:16:00Z">
        <w:r w:rsidDel="007A479D">
          <w:rPr>
            <w:rStyle w:val="a4"/>
            <w:rFonts w:ascii="Arial" w:hAnsi="Arial" w:cs="Arial" w:hint="eastAsia"/>
            <w:color w:val="212121"/>
          </w:rPr>
          <w:delText>的</w:delText>
        </w:r>
        <w:r w:rsidDel="007A479D">
          <w:rPr>
            <w:rFonts w:ascii="Arial" w:hAnsi="Arial" w:cs="Arial" w:hint="eastAsia"/>
            <w:color w:val="212121"/>
          </w:rPr>
          <w:delText>一个例子</w:delText>
        </w:r>
      </w:del>
      <w:ins w:id="149" w:author="Shirley Li" w:date="2018-11-12T20:16:00Z">
        <w:r w:rsidR="007A479D" w:rsidRPr="007A479D">
          <w:rPr>
            <w:rStyle w:val="a4"/>
            <w:rFonts w:ascii="Arial" w:hAnsi="Arial" w:cs="Arial" w:hint="eastAsia"/>
            <w:i w:val="0"/>
            <w:color w:val="212121"/>
            <w:rPrChange w:id="150" w:author="Shirley Li" w:date="2018-11-12T20:16:00Z">
              <w:rPr>
                <w:rStyle w:val="a4"/>
                <w:rFonts w:ascii="Arial" w:hAnsi="Arial" w:cs="Arial" w:hint="eastAsia"/>
                <w:color w:val="212121"/>
              </w:rPr>
            </w:rPrChange>
          </w:rPr>
          <w:t>导致的</w:t>
        </w:r>
      </w:ins>
      <w:r>
        <w:rPr>
          <w:rFonts w:ascii="Arial" w:hAnsi="Arial" w:cs="Arial"/>
          <w:color w:val="212121"/>
        </w:rPr>
        <w:t>。过度拟合是指机器学习模型在新数据上的表现比在训练数据上表现更差。</w:t>
      </w:r>
    </w:p>
    <w:p w:rsidR="002D31DC" w:rsidRDefault="00127B6A" w:rsidP="002D31DC">
      <w:pPr>
        <w:pStyle w:val="2"/>
        <w:pBdr>
          <w:bottom w:val="single" w:sz="6" w:space="2" w:color="EBEBEB"/>
        </w:pBdr>
        <w:spacing w:before="600" w:after="300" w:line="480" w:lineRule="atLeast"/>
        <w:rPr>
          <w:rFonts w:ascii="Arial" w:hAnsi="Arial" w:cs="Arial"/>
          <w:b w:val="0"/>
          <w:bCs w:val="0"/>
          <w:color w:val="212121"/>
          <w:spacing w:val="-2"/>
        </w:rPr>
      </w:pPr>
      <w:ins w:id="151" w:author="Shirley Li" w:date="2018-11-12T20:17:00Z">
        <w:r>
          <w:rPr>
            <w:rFonts w:ascii="Arial" w:hAnsi="Arial" w:cs="Arial" w:hint="eastAsia"/>
            <w:b w:val="0"/>
            <w:bCs w:val="0"/>
            <w:color w:val="212121"/>
            <w:spacing w:val="-2"/>
          </w:rPr>
          <w:t>做出</w:t>
        </w:r>
      </w:ins>
      <w:del w:id="152" w:author="Shirley Li" w:date="2018-11-12T20:17:00Z">
        <w:r w:rsidR="002D31DC" w:rsidDel="00127B6A">
          <w:rPr>
            <w:rFonts w:ascii="Arial" w:hAnsi="Arial" w:cs="Arial"/>
            <w:b w:val="0"/>
            <w:bCs w:val="0"/>
            <w:color w:val="212121"/>
            <w:spacing w:val="-2"/>
          </w:rPr>
          <w:delText>作出</w:delText>
        </w:r>
      </w:del>
      <w:r w:rsidR="002D31DC">
        <w:rPr>
          <w:rFonts w:ascii="Arial" w:hAnsi="Arial" w:cs="Arial"/>
          <w:b w:val="0"/>
          <w:bCs w:val="0"/>
          <w:color w:val="212121"/>
          <w:spacing w:val="-2"/>
        </w:rPr>
        <w:t>预测</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通过训练模型，我们可以使用它来预测某些图像。</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这里，模型已经预测了测试集中每个图像的标签。我们来看看第一个预测：</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阵列（</w:t>
      </w:r>
      <w:r>
        <w:rPr>
          <w:rFonts w:ascii="Courier New" w:hAnsi="Courier New" w:cs="Courier New"/>
          <w:color w:val="37474F"/>
          <w:sz w:val="21"/>
          <w:szCs w:val="21"/>
        </w:rPr>
        <w:t>[4.0652740e-06,6.9819279e-08,2.5388722e-06,1.3390627e-07</w:t>
      </w:r>
      <w:r>
        <w:rPr>
          <w:rFonts w:ascii="Courier New" w:hAnsi="Courier New" w:cs="Courier New"/>
          <w:color w:val="37474F"/>
          <w:sz w:val="21"/>
          <w:szCs w:val="21"/>
        </w:rPr>
        <w:t>，</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1.1847248e-07,2.9022932e-02,2.0918555e-06,6.4492501e-02</w:t>
      </w:r>
      <w:r>
        <w:rPr>
          <w:rFonts w:ascii="Courier New" w:hAnsi="Courier New" w:cs="Courier New"/>
          <w:color w:val="37474F"/>
          <w:sz w:val="21"/>
          <w:szCs w:val="21"/>
        </w:rPr>
        <w:t>，</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9.1468155e-06,9.0646631e-01]</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预测</w:t>
      </w:r>
      <w:ins w:id="153" w:author="Shirley Li" w:date="2018-11-12T20:17:00Z">
        <w:r w:rsidR="0083381B">
          <w:rPr>
            <w:rFonts w:ascii="Arial" w:hAnsi="Arial" w:cs="Arial" w:hint="eastAsia"/>
            <w:color w:val="212121"/>
          </w:rPr>
          <w:t>结果</w:t>
        </w:r>
      </w:ins>
      <w:r>
        <w:rPr>
          <w:rFonts w:ascii="Arial" w:hAnsi="Arial" w:cs="Arial"/>
          <w:color w:val="212121"/>
        </w:rPr>
        <w:t>是</w:t>
      </w:r>
      <w:r>
        <w:rPr>
          <w:rFonts w:ascii="Arial" w:hAnsi="Arial" w:cs="Arial"/>
          <w:color w:val="212121"/>
        </w:rPr>
        <w:t>10</w:t>
      </w:r>
      <w:r>
        <w:rPr>
          <w:rFonts w:ascii="Arial" w:hAnsi="Arial" w:cs="Arial"/>
          <w:color w:val="212121"/>
        </w:rPr>
        <w:t>个数字的数组</w:t>
      </w:r>
      <w:ins w:id="154" w:author="Shirley Li" w:date="2018-11-12T20:17:00Z">
        <w:r w:rsidR="006D6D90">
          <w:rPr>
            <w:rFonts w:ascii="Arial" w:hAnsi="Arial" w:cs="Arial" w:hint="eastAsia"/>
            <w:color w:val="212121"/>
          </w:rPr>
          <w:t>，</w:t>
        </w:r>
      </w:ins>
      <w:del w:id="155" w:author="Shirley Li" w:date="2018-11-12T20:17:00Z">
        <w:r w:rsidDel="006D6D90">
          <w:rPr>
            <w:rFonts w:ascii="Arial" w:hAnsi="Arial" w:cs="Arial"/>
            <w:color w:val="212121"/>
          </w:rPr>
          <w:delText>。</w:delText>
        </w:r>
      </w:del>
      <w:r>
        <w:rPr>
          <w:rFonts w:ascii="Arial" w:hAnsi="Arial" w:cs="Arial"/>
          <w:color w:val="212121"/>
        </w:rPr>
        <w:t>这些</w:t>
      </w:r>
      <w:ins w:id="156" w:author="Shirley Li" w:date="2018-11-12T20:18:00Z">
        <w:r w:rsidR="006D6D90">
          <w:rPr>
            <w:rFonts w:ascii="Arial" w:hAnsi="Arial" w:cs="Arial" w:hint="eastAsia"/>
            <w:color w:val="212121"/>
          </w:rPr>
          <w:t>数据</w:t>
        </w:r>
      </w:ins>
      <w:r>
        <w:rPr>
          <w:rFonts w:ascii="Arial" w:hAnsi="Arial" w:cs="Arial"/>
          <w:color w:val="212121"/>
        </w:rPr>
        <w:t>描述了模型</w:t>
      </w:r>
      <w:del w:id="157" w:author="Shirley Li" w:date="2018-11-12T20:18:00Z">
        <w:r w:rsidDel="006D6D90">
          <w:rPr>
            <w:rFonts w:ascii="Arial" w:hAnsi="Arial" w:cs="Arial" w:hint="eastAsia"/>
            <w:color w:val="212121"/>
          </w:rPr>
          <w:delText>的“信心”，即</w:delText>
        </w:r>
      </w:del>
      <w:ins w:id="158" w:author="Shirley Li" w:date="2018-11-12T20:18:00Z">
        <w:r w:rsidR="006D6D90">
          <w:rPr>
            <w:rFonts w:ascii="Arial" w:hAnsi="Arial" w:cs="Arial" w:hint="eastAsia"/>
            <w:color w:val="212121"/>
          </w:rPr>
          <w:t>对</w:t>
        </w:r>
      </w:ins>
      <w:r>
        <w:rPr>
          <w:rFonts w:ascii="Arial" w:hAnsi="Arial" w:cs="Arial"/>
          <w:color w:val="212121"/>
        </w:rPr>
        <w:t>图像</w:t>
      </w:r>
      <w:del w:id="159" w:author="Shirley Li" w:date="2018-11-12T20:18:00Z">
        <w:r w:rsidDel="006D6D90">
          <w:rPr>
            <w:rFonts w:ascii="Arial" w:hAnsi="Arial" w:cs="Arial" w:hint="eastAsia"/>
            <w:color w:val="212121"/>
          </w:rPr>
          <w:delText>对应</w:delText>
        </w:r>
      </w:del>
      <w:ins w:id="160" w:author="Shirley Li" w:date="2018-11-12T20:18:00Z">
        <w:r w:rsidR="006D6D90">
          <w:rPr>
            <w:rFonts w:ascii="Arial" w:hAnsi="Arial" w:cs="Arial" w:hint="eastAsia"/>
            <w:color w:val="212121"/>
          </w:rPr>
          <w:t>属于</w:t>
        </w:r>
      </w:ins>
      <w:del w:id="161" w:author="Shirley Li" w:date="2018-11-12T20:19:00Z">
        <w:r w:rsidDel="006D6D90">
          <w:rPr>
            <w:rFonts w:ascii="Arial" w:hAnsi="Arial" w:cs="Arial"/>
            <w:color w:val="212121"/>
          </w:rPr>
          <w:delText>于</w:delText>
        </w:r>
      </w:del>
      <w:r>
        <w:rPr>
          <w:rFonts w:ascii="Arial" w:hAnsi="Arial" w:cs="Arial"/>
          <w:color w:val="212121"/>
        </w:rPr>
        <w:t>10</w:t>
      </w:r>
      <w:r>
        <w:rPr>
          <w:rFonts w:ascii="Arial" w:hAnsi="Arial" w:cs="Arial"/>
          <w:color w:val="212121"/>
        </w:rPr>
        <w:t>种不同服装</w:t>
      </w:r>
      <w:ins w:id="162" w:author="Shirley Li" w:date="2018-11-12T20:19:00Z">
        <w:r w:rsidR="006D6D90">
          <w:rPr>
            <w:rFonts w:ascii="Arial" w:hAnsi="Arial" w:cs="Arial" w:hint="eastAsia"/>
            <w:color w:val="212121"/>
          </w:rPr>
          <w:t>中某一种</w:t>
        </w:r>
      </w:ins>
      <w:del w:id="163" w:author="Shirley Li" w:date="2018-11-12T20:18:00Z">
        <w:r w:rsidDel="006D6D90">
          <w:rPr>
            <w:rFonts w:ascii="Arial" w:hAnsi="Arial" w:cs="Arial" w:hint="eastAsia"/>
            <w:color w:val="212121"/>
          </w:rPr>
          <w:delText>中的每一种</w:delText>
        </w:r>
      </w:del>
      <w:ins w:id="164" w:author="Shirley Li" w:date="2018-11-12T20:18:00Z">
        <w:r w:rsidR="006D6D90">
          <w:rPr>
            <w:rFonts w:ascii="Arial" w:hAnsi="Arial" w:cs="Arial" w:hint="eastAsia"/>
            <w:color w:val="212121"/>
          </w:rPr>
          <w:t>的可能性判断</w:t>
        </w:r>
      </w:ins>
      <w:ins w:id="165" w:author="Shirley Li" w:date="2018-11-12T20:20:00Z">
        <w:r w:rsidR="00946AF6">
          <w:rPr>
            <w:rFonts w:ascii="Arial" w:hAnsi="Arial" w:cs="Arial" w:hint="eastAsia"/>
            <w:color w:val="212121"/>
          </w:rPr>
          <w:t>的可信度</w:t>
        </w:r>
      </w:ins>
      <w:r>
        <w:rPr>
          <w:rFonts w:ascii="Arial" w:hAnsi="Arial" w:cs="Arial"/>
          <w:color w:val="212121"/>
        </w:rPr>
        <w:t>。我们可以看到</w:t>
      </w:r>
      <w:del w:id="166" w:author="Shirley Li" w:date="2018-11-12T20:20:00Z">
        <w:r w:rsidDel="006C5F93">
          <w:rPr>
            <w:rFonts w:ascii="Arial" w:hAnsi="Arial" w:cs="Arial"/>
            <w:color w:val="212121"/>
          </w:rPr>
          <w:delText>哪个标签</w:delText>
        </w:r>
      </w:del>
      <w:r>
        <w:rPr>
          <w:rFonts w:ascii="Arial" w:hAnsi="Arial" w:cs="Arial"/>
          <w:color w:val="212121"/>
        </w:rPr>
        <w:t>具有最高的置信度值</w:t>
      </w:r>
      <w:ins w:id="167" w:author="Shirley Li" w:date="2018-11-12T20:20:00Z">
        <w:r w:rsidR="006C5F93">
          <w:rPr>
            <w:rFonts w:ascii="Arial" w:hAnsi="Arial" w:cs="Arial" w:hint="eastAsia"/>
            <w:color w:val="212121"/>
          </w:rPr>
          <w:t>的分类</w:t>
        </w:r>
      </w:ins>
      <w:r>
        <w:rPr>
          <w:rFonts w:ascii="Arial" w:hAnsi="Arial" w:cs="Arial"/>
          <w:color w:val="212121"/>
        </w:rPr>
        <w:t>：</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9</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因此，该模型</w:t>
      </w:r>
      <w:del w:id="168" w:author="Shirley Li" w:date="2018-11-12T20:20:00Z">
        <w:r w:rsidDel="00B730F9">
          <w:rPr>
            <w:rFonts w:ascii="Arial" w:hAnsi="Arial" w:cs="Arial" w:hint="eastAsia"/>
            <w:color w:val="212121"/>
          </w:rPr>
          <w:delText>最有信心</w:delText>
        </w:r>
      </w:del>
      <w:ins w:id="169" w:author="Shirley Li" w:date="2018-11-12T20:20:00Z">
        <w:r w:rsidR="00B730F9">
          <w:rPr>
            <w:rFonts w:ascii="Arial" w:hAnsi="Arial" w:cs="Arial" w:hint="eastAsia"/>
            <w:color w:val="212121"/>
          </w:rPr>
          <w:t>最偏向于认定</w:t>
        </w:r>
      </w:ins>
      <w:r>
        <w:rPr>
          <w:rFonts w:ascii="Arial" w:hAnsi="Arial" w:cs="Arial"/>
          <w:color w:val="212121"/>
        </w:rPr>
        <w:t>这个图像是踝靴，或</w:t>
      </w:r>
      <w:r>
        <w:rPr>
          <w:rStyle w:val="HTML"/>
          <w:rFonts w:ascii="Courier New" w:hAnsi="Courier New" w:cs="Courier New"/>
          <w:color w:val="37474F"/>
          <w:sz w:val="22"/>
          <w:szCs w:val="22"/>
          <w:shd w:val="clear" w:color="auto" w:fill="F7F7F7"/>
        </w:rPr>
        <w:t>class_names[9]</w:t>
      </w:r>
      <w:r>
        <w:rPr>
          <w:rFonts w:ascii="Arial" w:hAnsi="Arial" w:cs="Arial"/>
          <w:color w:val="212121"/>
        </w:rPr>
        <w:t>。我们可以检查测试标签，看看这是否正确：</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test_</w:t>
      </w:r>
      <w:proofErr w:type="gramStart"/>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9</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我们可以用图表来查看</w:t>
      </w:r>
      <w:del w:id="170" w:author="Shirley Li" w:date="2018-11-12T20:21:00Z">
        <w:r w:rsidDel="007D77A5">
          <w:rPr>
            <w:rFonts w:ascii="Arial" w:hAnsi="Arial" w:cs="Arial" w:hint="eastAsia"/>
            <w:color w:val="212121"/>
          </w:rPr>
          <w:delText>全套</w:delText>
        </w:r>
        <w:r w:rsidDel="007D77A5">
          <w:rPr>
            <w:rFonts w:ascii="Arial" w:hAnsi="Arial" w:cs="Arial" w:hint="eastAsia"/>
            <w:color w:val="212121"/>
          </w:rPr>
          <w:delText>10</w:delText>
        </w:r>
        <w:r w:rsidDel="007D77A5">
          <w:rPr>
            <w:rFonts w:ascii="Arial" w:hAnsi="Arial" w:cs="Arial" w:hint="eastAsia"/>
            <w:color w:val="212121"/>
          </w:rPr>
          <w:delText>个频道</w:delText>
        </w:r>
      </w:del>
      <w:ins w:id="171" w:author="Shirley Li" w:date="2018-11-12T20:21:00Z">
        <w:r w:rsidR="007D77A5">
          <w:rPr>
            <w:rFonts w:ascii="Arial" w:hAnsi="Arial" w:cs="Arial" w:hint="eastAsia"/>
            <w:color w:val="212121"/>
          </w:rPr>
          <w:t>在十个类别里的情况：</w:t>
        </w:r>
      </w:ins>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plot_image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img</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grid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imshow</w:t>
      </w:r>
      <w:r>
        <w:rPr>
          <w:rStyle w:val="pun"/>
          <w:rFonts w:ascii="Courier New" w:hAnsi="Courier New" w:cs="Courier New"/>
          <w:color w:val="37474F"/>
          <w:sz w:val="21"/>
          <w:szCs w:val="21"/>
        </w:rPr>
        <w:t>(</w:t>
      </w:r>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cmap</w:t>
      </w:r>
      <w:r>
        <w:rPr>
          <w:rStyle w:val="pun"/>
          <w:rFonts w:ascii="Courier New" w:hAnsi="Courier New" w:cs="Courier New"/>
          <w:color w:val="37474F"/>
          <w:sz w:val="21"/>
          <w:szCs w:val="21"/>
        </w:rPr>
        <w:t>=</w:t>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cm</w:t>
      </w:r>
      <w:r>
        <w:rPr>
          <w:rStyle w:val="pun"/>
          <w:rFonts w:ascii="Courier New" w:hAnsi="Courier New" w:cs="Courier New"/>
          <w:color w:val="37474F"/>
          <w:sz w:val="21"/>
          <w:szCs w:val="21"/>
        </w:rPr>
        <w:t>.</w:t>
      </w:r>
      <w:r>
        <w:rPr>
          <w:rStyle w:val="pln"/>
          <w:rFonts w:ascii="Courier New" w:hAnsi="Courier New" w:cs="Courier New"/>
          <w:color w:val="37474F"/>
          <w:sz w:val="21"/>
          <w:szCs w:val="21"/>
        </w:rPr>
        <w:t>binary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predicted_label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predicted_label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color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'blue'</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else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color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'red'</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 {:2.0f}%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predicted_label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true_label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color</w:t>
      </w:r>
      <w:r>
        <w:rPr>
          <w:rStyle w:val="pun"/>
          <w:rFonts w:ascii="Courier New" w:hAnsi="Courier New" w:cs="Courier New"/>
          <w:color w:val="37474F"/>
          <w:sz w:val="21"/>
          <w:szCs w:val="21"/>
        </w:rPr>
        <w:t>=</w:t>
      </w:r>
      <w:r>
        <w:rPr>
          <w:rStyle w:val="pln"/>
          <w:rFonts w:ascii="Courier New" w:hAnsi="Courier New" w:cs="Courier New"/>
          <w:color w:val="37474F"/>
          <w:sz w:val="21"/>
          <w:szCs w:val="21"/>
        </w:rPr>
        <w:t>color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plot_value_array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grid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yticks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thisplot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bar</w:t>
      </w:r>
      <w:r>
        <w:rPr>
          <w:rStyle w:val="pun"/>
          <w:rFonts w:ascii="Courier New" w:hAnsi="Courier New" w:cs="Courier New"/>
          <w:color w:val="37474F"/>
          <w:sz w:val="21"/>
          <w:szCs w:val="21"/>
        </w:rPr>
        <w:t>(</w:t>
      </w:r>
      <w:r>
        <w:rPr>
          <w:rStyle w:val="pln"/>
          <w:rFonts w:ascii="Courier New" w:hAnsi="Courier New" w:cs="Courier New"/>
          <w:color w:val="37474F"/>
          <w:sz w:val="21"/>
          <w:szCs w:val="21"/>
        </w:rPr>
        <w:t>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color</w:t>
      </w:r>
      <w:r>
        <w:rPr>
          <w:rStyle w:val="pun"/>
          <w:rFonts w:ascii="Courier New" w:hAnsi="Courier New" w:cs="Courier New"/>
          <w:color w:val="37474F"/>
          <w:sz w:val="21"/>
          <w:szCs w:val="21"/>
        </w:rPr>
        <w:t>=</w:t>
      </w:r>
      <w:r>
        <w:rPr>
          <w:rStyle w:val="str"/>
          <w:rFonts w:ascii="Courier New" w:hAnsi="Courier New" w:cs="Courier New"/>
          <w:color w:val="0D904F"/>
          <w:sz w:val="21"/>
          <w:szCs w:val="21"/>
        </w:rPr>
        <w:t>"#777777"</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ylim</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predicted_label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Fonts w:ascii="Courier New" w:hAnsi="Courier New" w:cs="Courier New"/>
          <w:color w:val="37474F"/>
          <w:sz w:val="21"/>
          <w:szCs w:val="21"/>
        </w:rPr>
        <w:br/>
      </w:r>
      <w:r>
        <w:rPr>
          <w:rStyle w:val="pln"/>
          <w:rFonts w:ascii="Courier New" w:hAnsi="Courier New" w:cs="Courier New"/>
          <w:color w:val="37474F"/>
          <w:sz w:val="21"/>
          <w:szCs w:val="21"/>
        </w:rPr>
        <w:t>  thisplot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predicted_label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set_color</w:t>
      </w:r>
      <w:r>
        <w:rPr>
          <w:rStyle w:val="pun"/>
          <w:rFonts w:ascii="Courier New" w:hAnsi="Courier New" w:cs="Courier New"/>
          <w:color w:val="37474F"/>
          <w:sz w:val="21"/>
          <w:szCs w:val="21"/>
        </w:rPr>
        <w:t>(</w:t>
      </w:r>
      <w:r>
        <w:rPr>
          <w:rStyle w:val="str"/>
          <w:rFonts w:ascii="Courier New" w:hAnsi="Courier New" w:cs="Courier New"/>
          <w:color w:val="0D904F"/>
          <w:sz w:val="21"/>
          <w:szCs w:val="21"/>
        </w:rPr>
        <w:t>'red'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thisplot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true_label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set_color</w:t>
      </w:r>
      <w:r>
        <w:rPr>
          <w:rStyle w:val="pun"/>
          <w:rFonts w:ascii="Courier New" w:hAnsi="Courier New" w:cs="Courier New"/>
          <w:color w:val="37474F"/>
          <w:sz w:val="21"/>
          <w:szCs w:val="21"/>
        </w:rPr>
        <w:t>(</w:t>
      </w:r>
      <w:r>
        <w:rPr>
          <w:rStyle w:val="str"/>
          <w:rFonts w:ascii="Courier New" w:hAnsi="Courier New" w:cs="Courier New"/>
          <w:color w:val="0D904F"/>
          <w:sz w:val="21"/>
          <w:szCs w:val="21"/>
        </w:rPr>
        <w:t>'blue'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让我们看看第</w:t>
      </w:r>
      <w:r>
        <w:rPr>
          <w:rFonts w:ascii="Arial" w:hAnsi="Arial" w:cs="Arial"/>
          <w:color w:val="212121"/>
        </w:rPr>
        <w:t>0</w:t>
      </w:r>
      <w:r>
        <w:rPr>
          <w:rFonts w:ascii="Arial" w:hAnsi="Arial" w:cs="Arial"/>
          <w:color w:val="212121"/>
        </w:rPr>
        <w:t>个图像</w:t>
      </w:r>
      <w:ins w:id="172" w:author="Shirley Li" w:date="2018-11-12T20:22:00Z">
        <w:r w:rsidR="0049129B">
          <w:rPr>
            <w:rFonts w:ascii="Arial" w:hAnsi="Arial" w:cs="Arial" w:hint="eastAsia"/>
            <w:color w:val="212121"/>
          </w:rPr>
          <w:t>、</w:t>
        </w:r>
      </w:ins>
      <w:del w:id="173" w:author="Shirley Li" w:date="2018-11-12T20:22:00Z">
        <w:r w:rsidDel="0049129B">
          <w:rPr>
            <w:rFonts w:ascii="Arial" w:hAnsi="Arial" w:cs="Arial"/>
            <w:color w:val="212121"/>
          </w:rPr>
          <w:delText>，</w:delText>
        </w:r>
      </w:del>
      <w:r>
        <w:rPr>
          <w:rFonts w:ascii="Arial" w:hAnsi="Arial" w:cs="Arial"/>
          <w:color w:val="212121"/>
        </w:rPr>
        <w:t>预测</w:t>
      </w:r>
      <w:ins w:id="174" w:author="Shirley Li" w:date="2018-11-12T20:22:00Z">
        <w:r w:rsidR="0049129B">
          <w:rPr>
            <w:rFonts w:ascii="Arial" w:hAnsi="Arial" w:cs="Arial" w:hint="eastAsia"/>
            <w:color w:val="212121"/>
          </w:rPr>
          <w:t>结果</w:t>
        </w:r>
      </w:ins>
      <w:r>
        <w:rPr>
          <w:rFonts w:ascii="Arial" w:hAnsi="Arial" w:cs="Arial"/>
          <w:color w:val="212121"/>
        </w:rPr>
        <w:t>和预测数组。</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i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6</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plot_image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plot_value_array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4" name="矩形 4"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3BA2C" id="矩形 4"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DsxA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Z&#10;GyDsxAIAAM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i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12</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6</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plot_image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plot_value_array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3" name="矩形 3"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6E5BF" id="矩形 3"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TLxQ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lHJky8UCAADA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2D31DC" w:rsidRDefault="002D31DC" w:rsidP="002D31DC">
      <w:pPr>
        <w:pStyle w:val="a3"/>
        <w:spacing w:before="240" w:beforeAutospacing="0" w:after="240" w:afterAutospacing="0"/>
        <w:rPr>
          <w:rFonts w:ascii="Arial" w:hAnsi="Arial" w:cs="Arial"/>
          <w:color w:val="212121"/>
        </w:rPr>
      </w:pPr>
      <w:del w:id="175" w:author="Shirley Li" w:date="2018-11-12T20:29:00Z">
        <w:r w:rsidDel="006854BE">
          <w:rPr>
            <w:rFonts w:ascii="Arial" w:hAnsi="Arial" w:cs="Arial" w:hint="eastAsia"/>
            <w:color w:val="212121"/>
          </w:rPr>
          <w:delText>让我们用他们的预测</w:delText>
        </w:r>
      </w:del>
      <w:ins w:id="176" w:author="Shirley Li" w:date="2018-11-12T20:29:00Z">
        <w:r w:rsidR="006854BE">
          <w:rPr>
            <w:rFonts w:ascii="Arial" w:hAnsi="Arial" w:cs="Arial" w:hint="eastAsia"/>
            <w:color w:val="212121"/>
          </w:rPr>
          <w:t>我们使用这些预测值</w:t>
        </w:r>
      </w:ins>
      <w:r>
        <w:rPr>
          <w:rFonts w:ascii="Arial" w:hAnsi="Arial" w:cs="Arial"/>
          <w:color w:val="212121"/>
        </w:rPr>
        <w:t>绘制几个图像。正确的预测标签是蓝色的，不正确的预测标签是红色的。该数字给出了预测标签的百分比</w:t>
      </w:r>
      <w:ins w:id="177" w:author="Shirley Li" w:date="2018-11-12T20:31:00Z">
        <w:r w:rsidR="00DD44A8">
          <w:rPr>
            <w:rFonts w:ascii="Arial" w:hAnsi="Arial" w:cs="Arial" w:hint="eastAsia"/>
            <w:color w:val="212121"/>
          </w:rPr>
          <w:t>占比</w:t>
        </w:r>
      </w:ins>
      <w:r>
        <w:rPr>
          <w:rFonts w:ascii="Arial" w:hAnsi="Arial" w:cs="Arial"/>
          <w:color w:val="212121"/>
        </w:rPr>
        <w:t>（满分</w:t>
      </w:r>
      <w:r>
        <w:rPr>
          <w:rFonts w:ascii="Arial" w:hAnsi="Arial" w:cs="Arial"/>
          <w:color w:val="212121"/>
        </w:rPr>
        <w:t>100</w:t>
      </w:r>
      <w:r>
        <w:rPr>
          <w:rFonts w:ascii="Arial" w:hAnsi="Arial" w:cs="Arial"/>
          <w:color w:val="212121"/>
        </w:rPr>
        <w:t>）。请注意，即使</w:t>
      </w:r>
      <w:ins w:id="178" w:author="Shirley Li" w:date="2018-11-12T20:30:00Z">
        <w:r w:rsidR="00442051">
          <w:rPr>
            <w:rFonts w:ascii="Arial" w:hAnsi="Arial" w:cs="Arial" w:hint="eastAsia"/>
            <w:color w:val="212121"/>
          </w:rPr>
          <w:t>置信度非常高</w:t>
        </w:r>
      </w:ins>
      <w:del w:id="179" w:author="Shirley Li" w:date="2018-11-12T20:30:00Z">
        <w:r w:rsidDel="00442051">
          <w:rPr>
            <w:rFonts w:ascii="Arial" w:hAnsi="Arial" w:cs="Arial"/>
            <w:color w:val="212121"/>
          </w:rPr>
          <w:delText>非常自信</w:delText>
        </w:r>
      </w:del>
      <w:r>
        <w:rPr>
          <w:rFonts w:ascii="Arial" w:hAnsi="Arial" w:cs="Arial"/>
          <w:color w:val="212121"/>
        </w:rPr>
        <w:t>，</w:t>
      </w:r>
      <w:ins w:id="180" w:author="Shirley Li" w:date="2018-11-12T20:30:00Z">
        <w:r w:rsidR="00CC6BA5">
          <w:rPr>
            <w:rFonts w:ascii="Arial" w:hAnsi="Arial" w:cs="Arial" w:hint="eastAsia"/>
            <w:color w:val="212121"/>
          </w:rPr>
          <w:t>模型预测结果</w:t>
        </w:r>
      </w:ins>
      <w:r>
        <w:rPr>
          <w:rFonts w:ascii="Arial" w:hAnsi="Arial" w:cs="Arial"/>
          <w:color w:val="212121"/>
        </w:rPr>
        <w:t>也可能出错。</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Plot the first X test images, their predicted label, and the true label</w:t>
      </w:r>
      <w:r>
        <w:rPr>
          <w:rFonts w:ascii="Courier New" w:hAnsi="Courier New" w:cs="Courier New"/>
          <w:color w:val="37474F"/>
          <w:sz w:val="21"/>
          <w:szCs w:val="21"/>
        </w:rPr>
        <w:br/>
      </w:r>
      <w:r>
        <w:rPr>
          <w:rStyle w:val="com"/>
          <w:rFonts w:ascii="Courier New" w:hAnsi="Courier New" w:cs="Courier New"/>
          <w:color w:val="D81B60"/>
          <w:sz w:val="21"/>
          <w:szCs w:val="21"/>
        </w:rPr>
        <w:t># Color correct predictions in blue, incorrect predictions in red</w:t>
      </w:r>
      <w:r>
        <w:rPr>
          <w:rFonts w:ascii="Courier New" w:hAnsi="Courier New" w:cs="Courier New"/>
          <w:color w:val="37474F"/>
          <w:sz w:val="21"/>
          <w:szCs w:val="21"/>
        </w:rPr>
        <w:br/>
      </w:r>
      <w:r>
        <w:rPr>
          <w:rStyle w:val="pln"/>
          <w:rFonts w:ascii="Courier New" w:hAnsi="Courier New" w:cs="Courier New"/>
          <w:color w:val="37474F"/>
          <w:sz w:val="21"/>
          <w:szCs w:val="21"/>
        </w:rPr>
        <w:t xml:space="preserve">num_rows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Fonts w:ascii="Courier New" w:hAnsi="Courier New" w:cs="Courier New"/>
          <w:color w:val="37474F"/>
          <w:sz w:val="21"/>
          <w:szCs w:val="21"/>
        </w:rPr>
        <w:br/>
      </w:r>
      <w:r>
        <w:rPr>
          <w:rStyle w:val="pln"/>
          <w:rFonts w:ascii="Courier New" w:hAnsi="Courier New" w:cs="Courier New"/>
          <w:color w:val="37474F"/>
          <w:sz w:val="21"/>
          <w:szCs w:val="21"/>
        </w:rPr>
        <w:t xml:space="preserve">num_cols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Fonts w:ascii="Courier New" w:hAnsi="Courier New" w:cs="Courier New"/>
          <w:color w:val="37474F"/>
          <w:sz w:val="21"/>
          <w:szCs w:val="21"/>
        </w:rPr>
        <w:br/>
      </w:r>
      <w:r>
        <w:rPr>
          <w:rStyle w:val="pln"/>
          <w:rFonts w:ascii="Courier New" w:hAnsi="Courier New" w:cs="Courier New"/>
          <w:color w:val="37474F"/>
          <w:sz w:val="21"/>
          <w:szCs w:val="21"/>
        </w:rPr>
        <w:t xml:space="preserve">num_images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num_rows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num_cols</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num_rows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num_images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num_rows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plot_image</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num_rows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num_cols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plot_value_array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2" name="矩形 2"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1452E5" id="矩形 2"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8jHxA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7&#10;Z8jHxAIAAM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最后，使用训练的模型对单个图像进行预测。</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Grab an image from the test dataset</w:t>
      </w:r>
      <w:r>
        <w:rPr>
          <w:rFonts w:ascii="Courier New" w:hAnsi="Courier New" w:cs="Courier New"/>
          <w:color w:val="37474F"/>
          <w:sz w:val="21"/>
          <w:szCs w:val="21"/>
        </w:rPr>
        <w:br/>
      </w:r>
      <w:r>
        <w:rPr>
          <w:rStyle w:val="pln"/>
          <w:rFonts w:ascii="Courier New" w:hAnsi="Courier New" w:cs="Courier New"/>
          <w:color w:val="37474F"/>
          <w:sz w:val="21"/>
          <w:szCs w:val="21"/>
        </w:rPr>
        <w:t xml:space="preserve">img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proofErr w:type="gramStart"/>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proofErr w:type="gramEnd"/>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28,28</w:t>
      </w:r>
      <w:r>
        <w:rPr>
          <w:rFonts w:ascii="Courier New" w:hAnsi="Courier New" w:cs="Courier New"/>
          <w:color w:val="37474F"/>
          <w:sz w:val="21"/>
          <w:szCs w:val="21"/>
        </w:rPr>
        <w:t>）</w:t>
      </w:r>
    </w:p>
    <w:p w:rsidR="002D31DC" w:rsidRDefault="00FA200B" w:rsidP="002D31DC">
      <w:pPr>
        <w:pStyle w:val="a3"/>
        <w:spacing w:before="240" w:beforeAutospacing="0" w:after="240" w:afterAutospacing="0"/>
        <w:rPr>
          <w:rFonts w:ascii="Arial" w:hAnsi="Arial" w:cs="Arial"/>
          <w:color w:val="212121"/>
        </w:rPr>
      </w:pPr>
      <w:hyperlink r:id="rId26" w:history="1">
        <w:r w:rsidR="002D31DC">
          <w:rPr>
            <w:rStyle w:val="HTML"/>
            <w:rFonts w:ascii="Courier New" w:hAnsi="Courier New" w:cs="Courier New"/>
            <w:color w:val="039BE5"/>
            <w:sz w:val="22"/>
            <w:szCs w:val="22"/>
            <w:shd w:val="clear" w:color="auto" w:fill="F7F7F7"/>
          </w:rPr>
          <w:t>tf.keras</w:t>
        </w:r>
      </w:hyperlink>
      <w:r w:rsidR="002D31DC">
        <w:rPr>
          <w:rFonts w:ascii="Arial" w:hAnsi="Arial" w:cs="Arial"/>
          <w:color w:val="212121"/>
        </w:rPr>
        <w:t>模型优化</w:t>
      </w:r>
      <w:del w:id="181" w:author="Shirley Li" w:date="2018-11-12T20:37:00Z">
        <w:r w:rsidR="002D31DC" w:rsidDel="00AC2BD1">
          <w:rPr>
            <w:rFonts w:ascii="Arial" w:hAnsi="Arial" w:cs="Arial" w:hint="eastAsia"/>
            <w:color w:val="212121"/>
          </w:rPr>
          <w:delText>，使在预测</w:delText>
        </w:r>
        <w:r w:rsidR="002D31DC" w:rsidDel="00AC2BD1">
          <w:rPr>
            <w:rStyle w:val="a4"/>
            <w:rFonts w:ascii="Arial" w:hAnsi="Arial" w:cs="Arial" w:hint="eastAsia"/>
            <w:color w:val="212121"/>
          </w:rPr>
          <w:delText>批</w:delText>
        </w:r>
        <w:r w:rsidR="002D31DC" w:rsidDel="00AC2BD1">
          <w:rPr>
            <w:rFonts w:ascii="Arial" w:hAnsi="Arial" w:cs="Arial" w:hint="eastAsia"/>
            <w:color w:val="212121"/>
          </w:rPr>
          <w:delText>一次，或收集的一个例子</w:delText>
        </w:r>
      </w:del>
      <w:ins w:id="182" w:author="Shirley Li" w:date="2018-11-12T20:37:00Z">
        <w:r w:rsidR="00AC2BD1">
          <w:rPr>
            <w:rFonts w:ascii="Arial" w:hAnsi="Arial" w:cs="Arial" w:hint="eastAsia"/>
            <w:color w:val="212121"/>
          </w:rPr>
          <w:t>是为了</w:t>
        </w:r>
        <w:r w:rsidR="00C83D0C">
          <w:rPr>
            <w:rFonts w:ascii="Arial" w:hAnsi="Arial" w:cs="Arial" w:hint="eastAsia"/>
            <w:color w:val="212121"/>
          </w:rPr>
          <w:t>同时</w:t>
        </w:r>
        <w:r w:rsidR="00AC2BD1">
          <w:rPr>
            <w:rFonts w:ascii="Arial" w:hAnsi="Arial" w:cs="Arial" w:hint="eastAsia"/>
            <w:color w:val="212121"/>
          </w:rPr>
          <w:t>预测一批的</w:t>
        </w:r>
        <w:r w:rsidR="00C83D0C">
          <w:rPr>
            <w:rFonts w:ascii="Arial" w:hAnsi="Arial" w:cs="Arial" w:hint="eastAsia"/>
            <w:color w:val="212121"/>
          </w:rPr>
          <w:t>数据</w:t>
        </w:r>
      </w:ins>
      <w:r w:rsidR="002D31DC">
        <w:rPr>
          <w:rFonts w:ascii="Arial" w:hAnsi="Arial" w:cs="Arial"/>
          <w:color w:val="212121"/>
        </w:rPr>
        <w:t>。因此，即使我们使用单个图像</w:t>
      </w:r>
      <w:ins w:id="183" w:author="Shirley Li" w:date="2018-11-12T20:38:00Z">
        <w:r w:rsidR="00DA73BF">
          <w:rPr>
            <w:rFonts w:ascii="Arial" w:hAnsi="Arial" w:cs="Arial" w:hint="eastAsia"/>
            <w:color w:val="212121"/>
          </w:rPr>
          <w:t>进行预测的时候</w:t>
        </w:r>
      </w:ins>
      <w:r w:rsidR="002D31DC">
        <w:rPr>
          <w:rFonts w:ascii="Arial" w:hAnsi="Arial" w:cs="Arial"/>
          <w:color w:val="212121"/>
        </w:rPr>
        <w:t>，我们也需要将其</w:t>
      </w:r>
      <w:del w:id="184" w:author="Shirley Li" w:date="2018-11-12T20:38:00Z">
        <w:r w:rsidR="002D31DC" w:rsidDel="00DA73BF">
          <w:rPr>
            <w:rFonts w:ascii="Arial" w:hAnsi="Arial" w:cs="Arial"/>
            <w:color w:val="212121"/>
          </w:rPr>
          <w:delText>添加到</w:delText>
        </w:r>
      </w:del>
      <w:ins w:id="185" w:author="Shirley Li" w:date="2018-11-12T20:38:00Z">
        <w:r w:rsidR="00DA73BF">
          <w:rPr>
            <w:rFonts w:ascii="Arial" w:hAnsi="Arial" w:cs="Arial" w:hint="eastAsia"/>
            <w:color w:val="212121"/>
          </w:rPr>
          <w:t>放在</w:t>
        </w:r>
      </w:ins>
      <w:r w:rsidR="002D31DC">
        <w:rPr>
          <w:rFonts w:ascii="Arial" w:hAnsi="Arial" w:cs="Arial"/>
          <w:color w:val="212121"/>
        </w:rPr>
        <w:t>列表中：</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Add the image to a batch where it's the only member.</w:t>
      </w:r>
      <w:r>
        <w:rPr>
          <w:rFonts w:ascii="Courier New" w:hAnsi="Courier New" w:cs="Courier New"/>
          <w:color w:val="37474F"/>
          <w:sz w:val="21"/>
          <w:szCs w:val="21"/>
        </w:rPr>
        <w:br/>
      </w:r>
      <w:r>
        <w:rPr>
          <w:rStyle w:val="pln"/>
          <w:rFonts w:ascii="Courier New" w:hAnsi="Courier New" w:cs="Courier New"/>
          <w:color w:val="37474F"/>
          <w:sz w:val="21"/>
          <w:szCs w:val="21"/>
        </w:rPr>
        <w:t xml:space="preserve">img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proofErr w:type="gramStart"/>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expand</w:t>
      </w:r>
      <w:proofErr w:type="gramEnd"/>
      <w:r>
        <w:rPr>
          <w:rStyle w:val="pln"/>
          <w:rFonts w:ascii="Courier New" w:hAnsi="Courier New" w:cs="Courier New"/>
          <w:color w:val="37474F"/>
          <w:sz w:val="21"/>
          <w:szCs w:val="21"/>
        </w:rPr>
        <w:t>_dims</w:t>
      </w:r>
      <w:r>
        <w:rPr>
          <w:rStyle w:val="pun"/>
          <w:rFonts w:ascii="Courier New" w:hAnsi="Courier New" w:cs="Courier New"/>
          <w:color w:val="37474F"/>
          <w:sz w:val="21"/>
          <w:szCs w:val="21"/>
        </w:rPr>
        <w:t>(</w:t>
      </w:r>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1,28,28</w:t>
      </w:r>
      <w:r>
        <w:rPr>
          <w:rFonts w:ascii="Courier New" w:hAnsi="Courier New" w:cs="Courier New"/>
          <w:color w:val="37474F"/>
          <w:sz w:val="21"/>
          <w:szCs w:val="21"/>
        </w:rPr>
        <w:t>）</w:t>
      </w:r>
    </w:p>
    <w:p w:rsidR="002D31DC" w:rsidRDefault="002D31DC" w:rsidP="002D31DC">
      <w:pPr>
        <w:pStyle w:val="a3"/>
        <w:spacing w:before="240" w:beforeAutospacing="0" w:after="240" w:afterAutospacing="0"/>
        <w:rPr>
          <w:rFonts w:ascii="Arial" w:hAnsi="Arial" w:cs="Arial"/>
          <w:color w:val="212121"/>
        </w:rPr>
      </w:pPr>
      <w:r>
        <w:rPr>
          <w:rFonts w:ascii="Arial" w:hAnsi="Arial" w:cs="Arial"/>
          <w:color w:val="212121"/>
        </w:rPr>
        <w:t>现在预测图像：</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predictions_single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img</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predictions_single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[[4.0652740e-06 6.9819272e-08 2.5388672e-06 1.3390652e-07 1.1847247e-07</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2.9022938e-02 2.0918596e-06 6.4492591e-02 9.1468228e-06 9.0646625e-01]]</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plot_value_</w:t>
      </w:r>
      <w:proofErr w:type="gramStart"/>
      <w:r>
        <w:rPr>
          <w:rStyle w:val="pln"/>
          <w:rFonts w:ascii="Courier New" w:hAnsi="Courier New" w:cs="Courier New"/>
          <w:color w:val="37474F"/>
          <w:sz w:val="21"/>
          <w:szCs w:val="21"/>
        </w:rPr>
        <w:t>array</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predictions_single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xticks</w:t>
      </w:r>
      <w:r>
        <w:rPr>
          <w:rStyle w:val="pun"/>
          <w:rFonts w:ascii="Courier New" w:hAnsi="Courier New" w:cs="Courier New"/>
          <w:color w:val="37474F"/>
          <w:sz w:val="21"/>
          <w:szCs w:val="21"/>
        </w:rPr>
        <w:t>(</w:t>
      </w:r>
      <w:r>
        <w:rPr>
          <w:rStyle w:val="pln"/>
          <w:rFonts w:ascii="Courier New" w:hAnsi="Courier New" w:cs="Courier New"/>
          <w:color w:val="37474F"/>
          <w:sz w:val="21"/>
          <w:szCs w:val="21"/>
        </w:rPr>
        <w:t>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rotation</w:t>
      </w:r>
      <w:r>
        <w:rPr>
          <w:rStyle w:val="pun"/>
          <w:rFonts w:ascii="Courier New" w:hAnsi="Courier New" w:cs="Courier New"/>
          <w:color w:val="37474F"/>
          <w:sz w:val="21"/>
          <w:szCs w:val="21"/>
        </w:rPr>
        <w:t>=</w:t>
      </w:r>
      <w:r>
        <w:rPr>
          <w:rStyle w:val="lit"/>
          <w:rFonts w:ascii="Courier New" w:hAnsi="Courier New" w:cs="Courier New"/>
          <w:color w:val="C53929"/>
          <w:sz w:val="21"/>
          <w:szCs w:val="21"/>
        </w:rPr>
        <w:t>45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a3"/>
        <w:spacing w:before="240" w:beforeAutospacing="0" w:after="240" w:afterAutospacing="0"/>
        <w:rPr>
          <w:rFonts w:ascii="Arial" w:hAnsi="Arial" w:cs="Arial"/>
          <w:color w:val="212121"/>
        </w:rPr>
      </w:pPr>
      <w:r>
        <w:rPr>
          <w:rFonts w:ascii="Arial" w:hAnsi="Arial" w:cs="Arial"/>
          <w:noProof/>
          <w:color w:val="212121"/>
        </w:rPr>
        <w:lastRenderedPageBreak/>
        <mc:AlternateContent>
          <mc:Choice Requires="wps">
            <w:drawing>
              <wp:inline distT="0" distB="0" distL="0" distR="0">
                <wp:extent cx="304800" cy="304800"/>
                <wp:effectExtent l="0" t="0" r="0" b="0"/>
                <wp:docPr id="1" name="矩形 1"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EFED61" id="矩形 1"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zSww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Z&#10;PNLDAgAAw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2D31DC" w:rsidRDefault="002D31DC" w:rsidP="002D31DC">
      <w:pPr>
        <w:pStyle w:val="a3"/>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model.predict</w:t>
      </w:r>
      <w:r>
        <w:rPr>
          <w:rFonts w:ascii="Arial" w:hAnsi="Arial" w:cs="Arial"/>
          <w:color w:val="212121"/>
        </w:rPr>
        <w:t>返回</w:t>
      </w:r>
      <w:del w:id="186" w:author="Shirley Li" w:date="2018-11-12T20:38:00Z">
        <w:r w:rsidDel="00B0096A">
          <w:rPr>
            <w:rFonts w:ascii="Arial" w:hAnsi="Arial" w:cs="Arial" w:hint="eastAsia"/>
            <w:color w:val="212121"/>
          </w:rPr>
          <w:delText>列表列表</w:delText>
        </w:r>
      </w:del>
      <w:ins w:id="187" w:author="Shirley Li" w:date="2018-11-12T20:38:00Z">
        <w:r w:rsidR="00B0096A">
          <w:rPr>
            <w:rFonts w:ascii="Arial" w:hAnsi="Arial" w:cs="Arial" w:hint="eastAsia"/>
            <w:color w:val="212121"/>
          </w:rPr>
          <w:t>一个列表的列表</w:t>
        </w:r>
      </w:ins>
      <w:r>
        <w:rPr>
          <w:rFonts w:ascii="Arial" w:hAnsi="Arial" w:cs="Arial"/>
          <w:color w:val="212121"/>
        </w:rPr>
        <w:t>，</w:t>
      </w:r>
      <w:ins w:id="188" w:author="Shirley Li" w:date="2018-11-12T20:38:00Z">
        <w:r w:rsidR="00277704">
          <w:rPr>
            <w:rFonts w:ascii="Arial" w:hAnsi="Arial" w:cs="Arial" w:hint="eastAsia"/>
            <w:color w:val="212121"/>
          </w:rPr>
          <w:t>其中</w:t>
        </w:r>
      </w:ins>
      <w:r>
        <w:rPr>
          <w:rFonts w:ascii="Arial" w:hAnsi="Arial" w:cs="Arial"/>
          <w:color w:val="212121"/>
        </w:rPr>
        <w:t>每个列表对应一批数据中的</w:t>
      </w:r>
      <w:ins w:id="189" w:author="Shirley Li" w:date="2018-11-12T20:38:00Z">
        <w:r w:rsidR="00B4416C">
          <w:rPr>
            <w:rFonts w:ascii="Arial" w:hAnsi="Arial" w:cs="Arial" w:hint="eastAsia"/>
            <w:color w:val="212121"/>
          </w:rPr>
          <w:t>每个</w:t>
        </w:r>
      </w:ins>
      <w:del w:id="190" w:author="Shirley Li" w:date="2018-11-12T20:38:00Z">
        <w:r w:rsidDel="00B4416C">
          <w:rPr>
            <w:rFonts w:ascii="Arial" w:hAnsi="Arial" w:cs="Arial"/>
            <w:color w:val="212121"/>
          </w:rPr>
          <w:delText>每个</w:delText>
        </w:r>
      </w:del>
      <w:r>
        <w:rPr>
          <w:rFonts w:ascii="Arial" w:hAnsi="Arial" w:cs="Arial"/>
          <w:color w:val="212121"/>
        </w:rPr>
        <w:t>图像。</w:t>
      </w:r>
      <w:del w:id="191" w:author="Shirley Li" w:date="2018-11-12T20:39:00Z">
        <w:r w:rsidDel="00E6200C">
          <w:rPr>
            <w:rFonts w:ascii="Arial" w:hAnsi="Arial" w:cs="Arial" w:hint="eastAsia"/>
            <w:color w:val="212121"/>
          </w:rPr>
          <w:delText>抓取批次中我们</w:delText>
        </w:r>
      </w:del>
      <w:ins w:id="192" w:author="Shirley Li" w:date="2018-11-12T20:39:00Z">
        <w:r w:rsidR="00E6200C">
          <w:rPr>
            <w:rFonts w:ascii="Arial" w:hAnsi="Arial" w:cs="Arial" w:hint="eastAsia"/>
            <w:color w:val="212121"/>
          </w:rPr>
          <w:t>可以看到我们</w:t>
        </w:r>
      </w:ins>
      <w:del w:id="193" w:author="Shirley Li" w:date="2018-11-12T20:39:00Z">
        <w:r w:rsidDel="00E6200C">
          <w:rPr>
            <w:rFonts w:ascii="Arial" w:hAnsi="Arial" w:cs="Arial"/>
            <w:color w:val="212121"/>
          </w:rPr>
          <w:delText>（仅）</w:delText>
        </w:r>
      </w:del>
      <w:ins w:id="194" w:author="Shirley Li" w:date="2018-11-12T20:39:00Z">
        <w:r w:rsidR="00E6200C">
          <w:rPr>
            <w:rFonts w:ascii="Arial" w:hAnsi="Arial" w:cs="Arial" w:hint="eastAsia"/>
            <w:color w:val="212121"/>
          </w:rPr>
          <w:t>的</w:t>
        </w:r>
      </w:ins>
      <w:r>
        <w:rPr>
          <w:rFonts w:ascii="Arial" w:hAnsi="Arial" w:cs="Arial"/>
          <w:color w:val="212121"/>
        </w:rPr>
        <w:t>图像的预测：</w:t>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predictions_single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2D31DC" w:rsidRDefault="002D31DC" w:rsidP="002D31DC">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9</w:t>
      </w:r>
    </w:p>
    <w:p w:rsidR="002D31DC" w:rsidRDefault="002D31DC" w:rsidP="002D31DC">
      <w:pPr>
        <w:pStyle w:val="a3"/>
        <w:spacing w:before="240" w:beforeAutospacing="0" w:after="240" w:afterAutospacing="0"/>
        <w:rPr>
          <w:rFonts w:ascii="Arial" w:hAnsi="Arial" w:cs="Arial"/>
          <w:color w:val="212121"/>
        </w:rPr>
      </w:pPr>
      <w:del w:id="195" w:author="Shirley Li" w:date="2018-11-12T20:39:00Z">
        <w:r w:rsidDel="00382544">
          <w:rPr>
            <w:rFonts w:ascii="Arial" w:hAnsi="Arial" w:cs="Arial" w:hint="eastAsia"/>
            <w:color w:val="212121"/>
          </w:rPr>
          <w:delText>而且，</w:delText>
        </w:r>
      </w:del>
      <w:ins w:id="196" w:author="Shirley Li" w:date="2018-11-12T20:39:00Z">
        <w:r w:rsidR="00382544">
          <w:rPr>
            <w:rFonts w:ascii="Arial" w:hAnsi="Arial" w:cs="Arial" w:hint="eastAsia"/>
            <w:color w:val="212121"/>
          </w:rPr>
          <w:t>结果</w:t>
        </w:r>
      </w:ins>
      <w:r>
        <w:rPr>
          <w:rFonts w:ascii="Arial" w:hAnsi="Arial" w:cs="Arial"/>
          <w:color w:val="212121"/>
        </w:rPr>
        <w:t>和以前一样，模型预测标签为</w:t>
      </w:r>
      <w:r>
        <w:rPr>
          <w:rFonts w:ascii="Arial" w:hAnsi="Arial" w:cs="Arial"/>
          <w:color w:val="212121"/>
        </w:rPr>
        <w:t>9</w:t>
      </w:r>
      <w:r>
        <w:rPr>
          <w:rFonts w:ascii="Arial" w:hAnsi="Arial" w:cs="Arial"/>
          <w:color w:val="212121"/>
        </w:rPr>
        <w:t>。</w:t>
      </w:r>
    </w:p>
    <w:p w:rsidR="001758D5" w:rsidRDefault="001758D5">
      <w:pPr>
        <w:widowControl/>
        <w:jc w:val="left"/>
      </w:pPr>
      <w:r>
        <w:br w:type="page"/>
      </w:r>
    </w:p>
    <w:p w:rsidR="001758D5" w:rsidRPr="00910AF0" w:rsidRDefault="001758D5" w:rsidP="00910AF0">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电影评论的文字分类</w:t>
      </w:r>
    </w:p>
    <w:p w:rsidR="001758D5" w:rsidRDefault="002F022F" w:rsidP="001758D5">
      <w:pPr>
        <w:pStyle w:val="a3"/>
        <w:spacing w:before="240" w:beforeAutospacing="0" w:after="240" w:afterAutospacing="0"/>
        <w:rPr>
          <w:rFonts w:ascii="Arial" w:hAnsi="Arial" w:cs="Arial"/>
          <w:color w:val="212121"/>
        </w:rPr>
      </w:pPr>
      <w:ins w:id="197" w:author="Shirley Li" w:date="2018-11-12T20:40:00Z">
        <w:r>
          <w:rPr>
            <w:rFonts w:ascii="Arial" w:hAnsi="Arial" w:cs="Arial" w:hint="eastAsia"/>
            <w:color w:val="212121"/>
          </w:rPr>
          <w:t>这篇文章</w:t>
        </w:r>
      </w:ins>
      <w:del w:id="198" w:author="Shirley Li" w:date="2018-11-12T20:40:00Z">
        <w:r w:rsidR="001758D5" w:rsidDel="002F022F">
          <w:rPr>
            <w:rFonts w:ascii="Arial" w:hAnsi="Arial" w:cs="Arial"/>
            <w:color w:val="212121"/>
          </w:rPr>
          <w:delText>此笔记本</w:delText>
        </w:r>
      </w:del>
      <w:r w:rsidR="001758D5">
        <w:rPr>
          <w:rFonts w:ascii="Arial" w:hAnsi="Arial" w:cs="Arial"/>
          <w:color w:val="212121"/>
        </w:rPr>
        <w:t>使用评论文本将电影评论分类为</w:t>
      </w:r>
      <w:r w:rsidR="001758D5">
        <w:rPr>
          <w:rStyle w:val="a4"/>
          <w:rFonts w:ascii="Arial" w:hAnsi="Arial" w:cs="Arial"/>
          <w:color w:val="212121"/>
        </w:rPr>
        <w:t>正面</w:t>
      </w:r>
      <w:r w:rsidR="001758D5">
        <w:rPr>
          <w:rFonts w:ascii="Arial" w:hAnsi="Arial" w:cs="Arial"/>
          <w:color w:val="212121"/>
        </w:rPr>
        <w:t>或</w:t>
      </w:r>
      <w:r w:rsidR="001758D5">
        <w:rPr>
          <w:rStyle w:val="a4"/>
          <w:rFonts w:ascii="Arial" w:hAnsi="Arial" w:cs="Arial"/>
          <w:color w:val="212121"/>
        </w:rPr>
        <w:t>负面</w:t>
      </w:r>
      <w:r w:rsidR="001758D5">
        <w:rPr>
          <w:rFonts w:ascii="Arial" w:hAnsi="Arial" w:cs="Arial"/>
          <w:color w:val="212121"/>
        </w:rPr>
        <w:t>。这是</w:t>
      </w:r>
      <w:r w:rsidR="001758D5">
        <w:rPr>
          <w:rStyle w:val="a4"/>
          <w:rFonts w:ascii="Arial" w:hAnsi="Arial" w:cs="Arial"/>
          <w:color w:val="212121"/>
        </w:rPr>
        <w:t>二元</w:t>
      </w:r>
      <w:r w:rsidR="001758D5">
        <w:rPr>
          <w:rFonts w:ascii="Arial" w:hAnsi="Arial" w:cs="Arial"/>
          <w:color w:val="212121"/>
        </w:rPr>
        <w:t>或两类分类的一个例子，这是一种重要且广泛适用的机器学习问题。</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我们将使用包含来自</w:t>
      </w:r>
      <w:hyperlink r:id="rId27" w:history="1">
        <w:r>
          <w:rPr>
            <w:rStyle w:val="a5"/>
            <w:rFonts w:ascii="Arial" w:hAnsi="Arial" w:cs="Arial"/>
            <w:color w:val="039BE5"/>
          </w:rPr>
          <w:t>Internet</w:t>
        </w:r>
        <w:r>
          <w:rPr>
            <w:rStyle w:val="a5"/>
            <w:rFonts w:ascii="Arial" w:hAnsi="Arial" w:cs="Arial"/>
            <w:color w:val="039BE5"/>
          </w:rPr>
          <w:t>电影数据库</w:t>
        </w:r>
      </w:hyperlink>
      <w:r>
        <w:rPr>
          <w:rFonts w:ascii="Arial" w:hAnsi="Arial" w:cs="Arial"/>
          <w:color w:val="212121"/>
        </w:rPr>
        <w:t>的</w:t>
      </w:r>
      <w:r>
        <w:rPr>
          <w:rFonts w:ascii="Arial" w:hAnsi="Arial" w:cs="Arial"/>
          <w:color w:val="212121"/>
        </w:rPr>
        <w:t>50,000</w:t>
      </w:r>
      <w:r>
        <w:rPr>
          <w:rFonts w:ascii="Arial" w:hAnsi="Arial" w:cs="Arial"/>
          <w:color w:val="212121"/>
        </w:rPr>
        <w:t>条电影评论文本的</w:t>
      </w:r>
      <w:hyperlink r:id="rId28" w:history="1">
        <w:r>
          <w:rPr>
            <w:rStyle w:val="a5"/>
            <w:rFonts w:ascii="Arial" w:hAnsi="Arial" w:cs="Arial"/>
            <w:color w:val="039BE5"/>
          </w:rPr>
          <w:t>IMDB</w:t>
        </w:r>
        <w:r>
          <w:rPr>
            <w:rStyle w:val="a5"/>
            <w:rFonts w:ascii="Arial" w:hAnsi="Arial" w:cs="Arial"/>
            <w:color w:val="039BE5"/>
          </w:rPr>
          <w:t>数据集</w:t>
        </w:r>
      </w:hyperlink>
      <w:r>
        <w:rPr>
          <w:rFonts w:ascii="Arial" w:hAnsi="Arial" w:cs="Arial"/>
          <w:color w:val="212121"/>
        </w:rPr>
        <w:t>。这些分为</w:t>
      </w:r>
      <w:r>
        <w:rPr>
          <w:rFonts w:ascii="Arial" w:hAnsi="Arial" w:cs="Arial"/>
          <w:color w:val="212121"/>
        </w:rPr>
        <w:t>25,000</w:t>
      </w:r>
      <w:r>
        <w:rPr>
          <w:rFonts w:ascii="Arial" w:hAnsi="Arial" w:cs="Arial"/>
          <w:color w:val="212121"/>
        </w:rPr>
        <w:t>条培训评论和</w:t>
      </w:r>
      <w:r>
        <w:rPr>
          <w:rFonts w:ascii="Arial" w:hAnsi="Arial" w:cs="Arial"/>
          <w:color w:val="212121"/>
        </w:rPr>
        <w:t>25,000</w:t>
      </w:r>
      <w:r>
        <w:rPr>
          <w:rFonts w:ascii="Arial" w:hAnsi="Arial" w:cs="Arial"/>
          <w:color w:val="212121"/>
        </w:rPr>
        <w:t>条评审评论。培训和测试集是</w:t>
      </w:r>
      <w:r>
        <w:rPr>
          <w:rStyle w:val="a4"/>
          <w:rFonts w:ascii="Arial" w:hAnsi="Arial" w:cs="Arial"/>
          <w:color w:val="212121"/>
        </w:rPr>
        <w:t>平衡的</w:t>
      </w:r>
      <w:r>
        <w:rPr>
          <w:rFonts w:ascii="Arial" w:hAnsi="Arial" w:cs="Arial"/>
          <w:color w:val="212121"/>
        </w:rPr>
        <w:t>，这意味着它们包含相同数量的正面和负面评论。</w:t>
      </w:r>
    </w:p>
    <w:p w:rsidR="001758D5" w:rsidRDefault="001758D5" w:rsidP="001758D5">
      <w:pPr>
        <w:pStyle w:val="a3"/>
        <w:spacing w:before="240" w:beforeAutospacing="0" w:after="240" w:afterAutospacing="0"/>
        <w:rPr>
          <w:rFonts w:ascii="Arial" w:hAnsi="Arial" w:cs="Arial"/>
          <w:color w:val="212121"/>
        </w:rPr>
      </w:pPr>
      <w:del w:id="199" w:author="Shirley Li" w:date="2018-11-12T20:40:00Z">
        <w:r w:rsidDel="00AE6253">
          <w:rPr>
            <w:rFonts w:ascii="Arial" w:hAnsi="Arial" w:cs="Arial"/>
            <w:color w:val="212121"/>
          </w:rPr>
          <w:delText>这款笔记本</w:delText>
        </w:r>
      </w:del>
      <w:ins w:id="200" w:author="Shirley Li" w:date="2018-11-12T20:40:00Z">
        <w:r w:rsidR="00AE6253">
          <w:rPr>
            <w:rFonts w:ascii="Arial" w:hAnsi="Arial" w:cs="Arial" w:hint="eastAsia"/>
            <w:color w:val="212121"/>
          </w:rPr>
          <w:t>本文</w:t>
        </w:r>
      </w:ins>
      <w:r>
        <w:rPr>
          <w:rFonts w:ascii="Arial" w:hAnsi="Arial" w:cs="Arial"/>
          <w:color w:val="212121"/>
        </w:rPr>
        <w:t>使用</w:t>
      </w:r>
      <w:hyperlink r:id="rId29" w:history="1">
        <w:r>
          <w:rPr>
            <w:rStyle w:val="a5"/>
            <w:rFonts w:ascii="Arial" w:hAnsi="Arial" w:cs="Arial"/>
            <w:color w:val="039BE5"/>
          </w:rPr>
          <w:t>tf.keras</w:t>
        </w:r>
      </w:hyperlink>
      <w:ins w:id="201" w:author="Shirley Li" w:date="2018-11-12T20:40:00Z">
        <w:r w:rsidR="006315C4">
          <w:rPr>
            <w:rFonts w:ascii="Arial" w:hAnsi="Arial" w:cs="Arial" w:hint="eastAsia"/>
            <w:color w:val="212121"/>
          </w:rPr>
          <w:t>（</w:t>
        </w:r>
      </w:ins>
      <w:del w:id="202" w:author="Shirley Li" w:date="2018-11-12T20:40:00Z">
        <w:r w:rsidDel="006315C4">
          <w:rPr>
            <w:rFonts w:ascii="Arial" w:hAnsi="Arial" w:cs="Arial"/>
            <w:color w:val="212121"/>
          </w:rPr>
          <w:delText>，</w:delText>
        </w:r>
      </w:del>
      <w:r>
        <w:rPr>
          <w:rFonts w:ascii="Arial" w:hAnsi="Arial" w:cs="Arial"/>
          <w:color w:val="212121"/>
        </w:rPr>
        <w:t>一个高级</w:t>
      </w:r>
      <w:r>
        <w:rPr>
          <w:rFonts w:ascii="Arial" w:hAnsi="Arial" w:cs="Arial"/>
          <w:color w:val="212121"/>
        </w:rPr>
        <w:t>API</w:t>
      </w:r>
      <w:ins w:id="203" w:author="Shirley Li" w:date="2018-11-12T20:40:00Z">
        <w:r w:rsidR="006315C4">
          <w:rPr>
            <w:rFonts w:ascii="Arial" w:hAnsi="Arial" w:cs="Arial" w:hint="eastAsia"/>
            <w:color w:val="212121"/>
          </w:rPr>
          <w:t>）</w:t>
        </w:r>
      </w:ins>
      <w:r>
        <w:rPr>
          <w:rFonts w:ascii="Arial" w:hAnsi="Arial" w:cs="Arial"/>
          <w:color w:val="212121"/>
        </w:rPr>
        <w:t>，用于在</w:t>
      </w:r>
      <w:r>
        <w:rPr>
          <w:rFonts w:ascii="Arial" w:hAnsi="Arial" w:cs="Arial"/>
          <w:color w:val="212121"/>
        </w:rPr>
        <w:t>TensorFlow</w:t>
      </w:r>
      <w:r>
        <w:rPr>
          <w:rFonts w:ascii="Arial" w:hAnsi="Arial" w:cs="Arial"/>
          <w:color w:val="212121"/>
        </w:rPr>
        <w:t>中构建和训练模型。有关使用更高级的文本分类教程</w:t>
      </w:r>
      <w:del w:id="204" w:author="Shirley Li" w:date="2018-11-12T20:40:00Z">
        <w:r w:rsidR="0083381B" w:rsidDel="00230BB4">
          <w:rPr>
            <w:rStyle w:val="HTML"/>
            <w:rFonts w:ascii="Courier New" w:hAnsi="Courier New" w:cs="Courier New"/>
            <w:color w:val="039BE5"/>
            <w:sz w:val="22"/>
            <w:szCs w:val="22"/>
            <w:shd w:val="clear" w:color="auto" w:fill="F7F7F7"/>
          </w:rPr>
          <w:fldChar w:fldCharType="begin"/>
        </w:r>
        <w:r w:rsidR="0083381B" w:rsidDel="00230BB4">
          <w:rPr>
            <w:rStyle w:val="HTML"/>
            <w:rFonts w:ascii="Courier New" w:hAnsi="Courier New" w:cs="Courier New"/>
            <w:color w:val="039BE5"/>
            <w:sz w:val="22"/>
            <w:szCs w:val="22"/>
            <w:shd w:val="clear" w:color="auto" w:fill="F7F7F7"/>
          </w:rPr>
          <w:delInstrText xml:space="preserve"> HYPERLINK "https://tensorflow.google.cn/api_docs/python/tf/keras" </w:delInstrText>
        </w:r>
        <w:r w:rsidR="0083381B" w:rsidDel="00230BB4">
          <w:rPr>
            <w:rStyle w:val="HTML"/>
            <w:rFonts w:ascii="Courier New" w:hAnsi="Courier New" w:cs="Courier New"/>
            <w:color w:val="039BE5"/>
            <w:sz w:val="22"/>
            <w:szCs w:val="22"/>
            <w:shd w:val="clear" w:color="auto" w:fill="F7F7F7"/>
          </w:rPr>
          <w:fldChar w:fldCharType="separate"/>
        </w:r>
        <w:r w:rsidDel="00230BB4">
          <w:rPr>
            <w:rStyle w:val="HTML"/>
            <w:rFonts w:ascii="Courier New" w:hAnsi="Courier New" w:cs="Courier New"/>
            <w:color w:val="039BE5"/>
            <w:sz w:val="22"/>
            <w:szCs w:val="22"/>
            <w:shd w:val="clear" w:color="auto" w:fill="F7F7F7"/>
          </w:rPr>
          <w:delText>tf.keras</w:delText>
        </w:r>
        <w:r w:rsidR="0083381B" w:rsidDel="00230BB4">
          <w:rPr>
            <w:rStyle w:val="HTML"/>
            <w:rFonts w:ascii="Courier New" w:hAnsi="Courier New" w:cs="Courier New"/>
            <w:color w:val="039BE5"/>
            <w:sz w:val="22"/>
            <w:szCs w:val="22"/>
            <w:shd w:val="clear" w:color="auto" w:fill="F7F7F7"/>
          </w:rPr>
          <w:fldChar w:fldCharType="end"/>
        </w:r>
      </w:del>
      <w:r>
        <w:rPr>
          <w:rFonts w:ascii="Arial" w:hAnsi="Arial" w:cs="Arial"/>
          <w:color w:val="212121"/>
        </w:rPr>
        <w:t>，请参阅</w:t>
      </w:r>
      <w:hyperlink r:id="rId30" w:history="1">
        <w:r>
          <w:rPr>
            <w:rStyle w:val="a5"/>
            <w:rFonts w:ascii="Arial" w:hAnsi="Arial" w:cs="Arial"/>
            <w:color w:val="039BE5"/>
          </w:rPr>
          <w:t>MLCC</w:t>
        </w:r>
        <w:r>
          <w:rPr>
            <w:rStyle w:val="a5"/>
            <w:rFonts w:ascii="Arial" w:hAnsi="Arial" w:cs="Arial"/>
            <w:color w:val="039BE5"/>
          </w:rPr>
          <w:t>文本分类指南</w:t>
        </w:r>
      </w:hyperlink>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w:t>
      </w:r>
      <w:proofErr w:type="gramEnd"/>
      <w:r>
        <w:rPr>
          <w:rStyle w:val="pln"/>
          <w:rFonts w:ascii="Courier New" w:hAnsi="Courier New" w:cs="Courier New"/>
          <w:color w:val="37474F"/>
          <w:sz w:val="21"/>
          <w:szCs w:val="21"/>
        </w:rPr>
        <w:t>_version__</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下载</w:t>
      </w:r>
      <w:r>
        <w:rPr>
          <w:rFonts w:ascii="Arial" w:hAnsi="Arial" w:cs="Arial"/>
          <w:b w:val="0"/>
          <w:bCs w:val="0"/>
          <w:color w:val="212121"/>
          <w:spacing w:val="-2"/>
        </w:rPr>
        <w:t>IMDB</w:t>
      </w:r>
      <w:r>
        <w:rPr>
          <w:rFonts w:ascii="Arial" w:hAnsi="Arial" w:cs="Arial"/>
          <w:b w:val="0"/>
          <w:bCs w:val="0"/>
          <w:color w:val="212121"/>
          <w:spacing w:val="-2"/>
        </w:rPr>
        <w:t>数据集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IMDB</w:t>
      </w:r>
      <w:r>
        <w:rPr>
          <w:rFonts w:ascii="Arial" w:hAnsi="Arial" w:cs="Arial"/>
          <w:color w:val="212121"/>
        </w:rPr>
        <w:t>数据集</w:t>
      </w:r>
      <w:ins w:id="205" w:author="Shirley Li" w:date="2018-11-12T20:42:00Z">
        <w:r w:rsidR="00260186">
          <w:rPr>
            <w:rFonts w:ascii="Arial" w:hAnsi="Arial" w:cs="Arial" w:hint="eastAsia"/>
            <w:color w:val="212121"/>
          </w:rPr>
          <w:t>在</w:t>
        </w:r>
      </w:ins>
      <w:del w:id="206" w:author="Shirley Li" w:date="2018-11-12T20:42:00Z">
        <w:r w:rsidDel="00260186">
          <w:rPr>
            <w:rFonts w:ascii="Arial" w:hAnsi="Arial" w:cs="Arial"/>
            <w:color w:val="212121"/>
          </w:rPr>
          <w:delText>与</w:delText>
        </w:r>
      </w:del>
      <w:r>
        <w:rPr>
          <w:rFonts w:ascii="Arial" w:hAnsi="Arial" w:cs="Arial"/>
          <w:color w:val="212121"/>
        </w:rPr>
        <w:t>TensorFlow</w:t>
      </w:r>
      <w:del w:id="207" w:author="Shirley Li" w:date="2018-11-12T20:42:00Z">
        <w:r w:rsidDel="00260186">
          <w:rPr>
            <w:rFonts w:ascii="Arial" w:hAnsi="Arial" w:cs="Arial" w:hint="eastAsia"/>
            <w:color w:val="212121"/>
          </w:rPr>
          <w:delText>一起打包</w:delText>
        </w:r>
      </w:del>
      <w:ins w:id="208" w:author="Shirley Li" w:date="2018-11-12T20:42:00Z">
        <w:r w:rsidR="00260186">
          <w:rPr>
            <w:rFonts w:ascii="Arial" w:hAnsi="Arial" w:cs="Arial" w:hint="eastAsia"/>
            <w:color w:val="212121"/>
          </w:rPr>
          <w:t>库里有</w:t>
        </w:r>
      </w:ins>
      <w:r>
        <w:rPr>
          <w:rFonts w:ascii="Arial" w:hAnsi="Arial" w:cs="Arial"/>
          <w:color w:val="212121"/>
        </w:rPr>
        <w:t>。它已经</w:t>
      </w:r>
      <w:del w:id="209" w:author="Shirley Li" w:date="2018-11-12T20:43:00Z">
        <w:r w:rsidDel="00260186">
          <w:rPr>
            <w:rFonts w:ascii="Arial" w:hAnsi="Arial" w:cs="Arial" w:hint="eastAsia"/>
            <w:color w:val="212121"/>
          </w:rPr>
          <w:delText>被预处理</w:delText>
        </w:r>
      </w:del>
      <w:ins w:id="210" w:author="Shirley Li" w:date="2018-11-12T20:43:00Z">
        <w:r w:rsidR="00260186">
          <w:rPr>
            <w:rFonts w:ascii="Arial" w:hAnsi="Arial" w:cs="Arial" w:hint="eastAsia"/>
            <w:color w:val="212121"/>
          </w:rPr>
          <w:t>通过预处理将</w:t>
        </w:r>
      </w:ins>
      <w:del w:id="211" w:author="Shirley Li" w:date="2018-11-12T20:43:00Z">
        <w:r w:rsidDel="00260186">
          <w:rPr>
            <w:rFonts w:ascii="Arial" w:hAnsi="Arial" w:cs="Arial"/>
            <w:color w:val="212121"/>
          </w:rPr>
          <w:delText>，使得</w:delText>
        </w:r>
      </w:del>
      <w:r>
        <w:rPr>
          <w:rFonts w:ascii="Arial" w:hAnsi="Arial" w:cs="Arial"/>
          <w:color w:val="212121"/>
        </w:rPr>
        <w:t>评论（</w:t>
      </w:r>
      <w:del w:id="212" w:author="Shirley Li" w:date="2018-11-12T20:43:00Z">
        <w:r w:rsidDel="00260186">
          <w:rPr>
            <w:rFonts w:ascii="Arial" w:hAnsi="Arial" w:cs="Arial" w:hint="eastAsia"/>
            <w:color w:val="212121"/>
          </w:rPr>
          <w:delText>单词序列</w:delText>
        </w:r>
      </w:del>
      <w:ins w:id="213" w:author="Shirley Li" w:date="2018-11-12T20:43:00Z">
        <w:r w:rsidR="00260186">
          <w:rPr>
            <w:rFonts w:ascii="Arial" w:hAnsi="Arial" w:cs="Arial" w:hint="eastAsia"/>
            <w:color w:val="212121"/>
          </w:rPr>
          <w:t>一系列的词语</w:t>
        </w:r>
      </w:ins>
      <w:r>
        <w:rPr>
          <w:rFonts w:ascii="Arial" w:hAnsi="Arial" w:cs="Arial"/>
          <w:color w:val="212121"/>
        </w:rPr>
        <w:t>）</w:t>
      </w:r>
      <w:del w:id="214" w:author="Shirley Li" w:date="2018-11-12T20:43:00Z">
        <w:r w:rsidDel="00260186">
          <w:rPr>
            <w:rFonts w:ascii="Arial" w:hAnsi="Arial" w:cs="Arial"/>
            <w:color w:val="212121"/>
          </w:rPr>
          <w:delText>已经被</w:delText>
        </w:r>
      </w:del>
      <w:r>
        <w:rPr>
          <w:rFonts w:ascii="Arial" w:hAnsi="Arial" w:cs="Arial"/>
          <w:color w:val="212121"/>
        </w:rPr>
        <w:t>转换为整数序列，其中每个整数表示字典中的特定单词。</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以下代码将</w:t>
      </w:r>
      <w:r>
        <w:rPr>
          <w:rFonts w:ascii="Arial" w:hAnsi="Arial" w:cs="Arial"/>
          <w:color w:val="212121"/>
        </w:rPr>
        <w:t>IMDB</w:t>
      </w:r>
      <w:r>
        <w:rPr>
          <w:rFonts w:ascii="Arial" w:hAnsi="Arial" w:cs="Arial"/>
          <w:color w:val="212121"/>
        </w:rPr>
        <w:t>数据集下载到您的计算机（如果您已经下载了它，则使用缓存副本）：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imdb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imdb</w:t>
      </w:r>
      <w:r>
        <w:rPr>
          <w:rFonts w:ascii="Courier New" w:hAnsi="Courier New" w:cs="Courier New"/>
          <w:color w:val="37474F"/>
          <w:sz w:val="21"/>
          <w:szCs w:val="21"/>
        </w:rPr>
        <w:br/>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https://storage.googleapis.com/tensorflow/tf-keras-datasets/imdb.npz</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17465344/17464789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0s 0us / step</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lastRenderedPageBreak/>
        <w:t>该参数</w:t>
      </w:r>
      <w:r>
        <w:rPr>
          <w:rStyle w:val="HTML"/>
          <w:rFonts w:ascii="Courier New" w:hAnsi="Courier New" w:cs="Courier New"/>
          <w:color w:val="37474F"/>
          <w:sz w:val="22"/>
          <w:szCs w:val="22"/>
          <w:shd w:val="clear" w:color="auto" w:fill="F7F7F7"/>
        </w:rPr>
        <w:t>num_words=10000</w:t>
      </w:r>
      <w:r>
        <w:rPr>
          <w:rFonts w:ascii="Arial" w:hAnsi="Arial" w:cs="Arial"/>
          <w:color w:val="212121"/>
        </w:rPr>
        <w:t>保留了训练数据中最常出现的</w:t>
      </w:r>
      <w:r>
        <w:rPr>
          <w:rFonts w:ascii="Arial" w:hAnsi="Arial" w:cs="Arial"/>
          <w:color w:val="212121"/>
        </w:rPr>
        <w:t>10,000</w:t>
      </w:r>
      <w:r>
        <w:rPr>
          <w:rFonts w:ascii="Arial" w:hAnsi="Arial" w:cs="Arial"/>
          <w:color w:val="212121"/>
        </w:rPr>
        <w:t>个单词</w:t>
      </w:r>
      <w:ins w:id="215" w:author="Shirley Li" w:date="2018-11-12T20:44:00Z">
        <w:r w:rsidR="00D83A88">
          <w:rPr>
            <w:rFonts w:ascii="Arial" w:hAnsi="Arial" w:cs="Arial" w:hint="eastAsia"/>
            <w:color w:val="212121"/>
          </w:rPr>
          <w:t>，</w:t>
        </w:r>
      </w:ins>
      <w:del w:id="216" w:author="Shirley Li" w:date="2018-11-12T20:44:00Z">
        <w:r w:rsidDel="00D83A88">
          <w:rPr>
            <w:rFonts w:ascii="Arial" w:hAnsi="Arial" w:cs="Arial"/>
            <w:color w:val="212121"/>
          </w:rPr>
          <w:delText>。丢弃</w:delText>
        </w:r>
      </w:del>
      <w:ins w:id="217" w:author="Shirley Li" w:date="2018-11-12T20:45:00Z">
        <w:r w:rsidR="00D83A88">
          <w:rPr>
            <w:rFonts w:ascii="Arial" w:hAnsi="Arial" w:cs="Arial" w:hint="eastAsia"/>
            <w:color w:val="212121"/>
          </w:rPr>
          <w:t>舍弃</w:t>
        </w:r>
      </w:ins>
      <w:r>
        <w:rPr>
          <w:rFonts w:ascii="Arial" w:hAnsi="Arial" w:cs="Arial"/>
          <w:color w:val="212121"/>
        </w:rPr>
        <w:t>罕见的单词</w:t>
      </w:r>
      <w:del w:id="218" w:author="Shirley Li" w:date="2018-11-12T20:45:00Z">
        <w:r w:rsidDel="00D83A88">
          <w:rPr>
            <w:rFonts w:ascii="Arial" w:hAnsi="Arial" w:cs="Arial" w:hint="eastAsia"/>
            <w:color w:val="212121"/>
          </w:rPr>
          <w:delText>以</w:delText>
        </w:r>
      </w:del>
      <w:ins w:id="219" w:author="Shirley Li" w:date="2018-11-12T20:45:00Z">
        <w:r w:rsidR="00D83A88">
          <w:rPr>
            <w:rFonts w:ascii="Arial" w:hAnsi="Arial" w:cs="Arial" w:hint="eastAsia"/>
            <w:color w:val="212121"/>
          </w:rPr>
          <w:t>可以使得</w:t>
        </w:r>
      </w:ins>
      <w:del w:id="220" w:author="Shirley Li" w:date="2018-11-12T20:45:00Z">
        <w:r w:rsidDel="00D83A88">
          <w:rPr>
            <w:rFonts w:ascii="Arial" w:hAnsi="Arial" w:cs="Arial"/>
            <w:color w:val="212121"/>
          </w:rPr>
          <w:delText>保持</w:delText>
        </w:r>
      </w:del>
      <w:r>
        <w:rPr>
          <w:rFonts w:ascii="Arial" w:hAnsi="Arial" w:cs="Arial"/>
          <w:color w:val="212121"/>
        </w:rPr>
        <w:t>数据的大小</w:t>
      </w:r>
      <w:ins w:id="221" w:author="Shirley Li" w:date="2018-11-12T20:45:00Z">
        <w:r w:rsidR="0088082E">
          <w:rPr>
            <w:rFonts w:ascii="Arial" w:hAnsi="Arial" w:cs="Arial" w:hint="eastAsia"/>
            <w:color w:val="212121"/>
          </w:rPr>
          <w:t>在合适范围内</w:t>
        </w:r>
      </w:ins>
      <w:del w:id="222" w:author="Shirley Li" w:date="2018-11-12T20:45:00Z">
        <w:r w:rsidDel="0088082E">
          <w:rPr>
            <w:rFonts w:ascii="Arial" w:hAnsi="Arial" w:cs="Arial"/>
            <w:color w:val="212121"/>
          </w:rPr>
          <w:delText>可管理</w:delText>
        </w:r>
      </w:del>
      <w:r>
        <w:rPr>
          <w:rFonts w:ascii="Arial" w:hAnsi="Arial" w:cs="Arial"/>
          <w:color w:val="2121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探索数据</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我们花一点时间来了解数据的格式。数据</w:t>
      </w:r>
      <w:proofErr w:type="gramStart"/>
      <w:r>
        <w:rPr>
          <w:rFonts w:ascii="Arial" w:hAnsi="Arial" w:cs="Arial"/>
          <w:color w:val="212121"/>
        </w:rPr>
        <w:t>集经过</w:t>
      </w:r>
      <w:proofErr w:type="gramEnd"/>
      <w:r>
        <w:rPr>
          <w:rFonts w:ascii="Arial" w:hAnsi="Arial" w:cs="Arial"/>
          <w:color w:val="212121"/>
        </w:rPr>
        <w:t>预处理</w:t>
      </w:r>
      <w:del w:id="223" w:author="Shirley Li" w:date="2018-11-12T20:45:00Z">
        <w:r w:rsidDel="0019465F">
          <w:rPr>
            <w:rFonts w:ascii="Arial" w:hAnsi="Arial" w:cs="Arial" w:hint="eastAsia"/>
            <w:color w:val="212121"/>
          </w:rPr>
          <w:delText>：</w:delText>
        </w:r>
      </w:del>
      <w:ins w:id="224" w:author="Shirley Li" w:date="2018-11-12T20:45:00Z">
        <w:r w:rsidR="0019465F">
          <w:rPr>
            <w:rFonts w:ascii="Arial" w:hAnsi="Arial" w:cs="Arial" w:hint="eastAsia"/>
            <w:color w:val="212121"/>
          </w:rPr>
          <w:t>之后，</w:t>
        </w:r>
      </w:ins>
      <w:del w:id="225" w:author="Shirley Li" w:date="2018-11-12T20:46:00Z">
        <w:r w:rsidDel="0082496D">
          <w:rPr>
            <w:rFonts w:ascii="Arial" w:hAnsi="Arial" w:cs="Arial" w:hint="eastAsia"/>
            <w:color w:val="212121"/>
          </w:rPr>
          <w:delText>每个</w:delText>
        </w:r>
      </w:del>
      <w:ins w:id="226" w:author="Shirley Li" w:date="2018-11-12T20:46:00Z">
        <w:r w:rsidR="0082496D">
          <w:rPr>
            <w:rFonts w:ascii="Arial" w:hAnsi="Arial" w:cs="Arial" w:hint="eastAsia"/>
            <w:color w:val="212121"/>
          </w:rPr>
          <w:t>每条评论</w:t>
        </w:r>
      </w:ins>
      <w:del w:id="227" w:author="Shirley Li" w:date="2018-11-12T20:45:00Z">
        <w:r w:rsidDel="00B8609F">
          <w:rPr>
            <w:rFonts w:ascii="Arial" w:hAnsi="Arial" w:cs="Arial"/>
            <w:color w:val="212121"/>
          </w:rPr>
          <w:delText>示例</w:delText>
        </w:r>
      </w:del>
      <w:r>
        <w:rPr>
          <w:rFonts w:ascii="Arial" w:hAnsi="Arial" w:cs="Arial"/>
          <w:color w:val="212121"/>
        </w:rPr>
        <w:t>都是一个整数数组，</w:t>
      </w:r>
      <w:del w:id="228" w:author="Shirley Li" w:date="2018-11-12T20:46:00Z">
        <w:r w:rsidDel="004F4A35">
          <w:rPr>
            <w:rFonts w:ascii="Arial" w:hAnsi="Arial" w:cs="Arial" w:hint="eastAsia"/>
            <w:color w:val="212121"/>
          </w:rPr>
          <w:delText>表示</w:delText>
        </w:r>
      </w:del>
      <w:ins w:id="229" w:author="Shirley Li" w:date="2018-11-12T20:46:00Z">
        <w:r w:rsidR="004F4A35">
          <w:rPr>
            <w:rFonts w:ascii="Arial" w:hAnsi="Arial" w:cs="Arial" w:hint="eastAsia"/>
            <w:color w:val="212121"/>
          </w:rPr>
          <w:t>代表</w:t>
        </w:r>
      </w:ins>
      <w:r>
        <w:rPr>
          <w:rFonts w:ascii="Arial" w:hAnsi="Arial" w:cs="Arial"/>
          <w:color w:val="212121"/>
        </w:rPr>
        <w:t>电影评论的单词。每个标签都是</w:t>
      </w:r>
      <w:r>
        <w:rPr>
          <w:rFonts w:ascii="Arial" w:hAnsi="Arial" w:cs="Arial"/>
          <w:color w:val="212121"/>
        </w:rPr>
        <w:t>0</w:t>
      </w:r>
      <w:r>
        <w:rPr>
          <w:rFonts w:ascii="Arial" w:hAnsi="Arial" w:cs="Arial"/>
          <w:color w:val="212121"/>
        </w:rPr>
        <w:t>或</w:t>
      </w:r>
      <w:r>
        <w:rPr>
          <w:rFonts w:ascii="Arial" w:hAnsi="Arial" w:cs="Arial"/>
          <w:color w:val="212121"/>
        </w:rPr>
        <w:t>1</w:t>
      </w:r>
      <w:r>
        <w:rPr>
          <w:rFonts w:ascii="Arial" w:hAnsi="Arial" w:cs="Arial"/>
          <w:color w:val="212121"/>
        </w:rPr>
        <w:t>的整数值，其中</w:t>
      </w:r>
      <w:r>
        <w:rPr>
          <w:rFonts w:ascii="Arial" w:hAnsi="Arial" w:cs="Arial"/>
          <w:color w:val="212121"/>
        </w:rPr>
        <w:t>0</w:t>
      </w:r>
      <w:r>
        <w:rPr>
          <w:rFonts w:ascii="Arial" w:hAnsi="Arial" w:cs="Arial"/>
          <w:color w:val="212121"/>
        </w:rPr>
        <w:t>表示负面评论，</w:t>
      </w:r>
      <w:r>
        <w:rPr>
          <w:rFonts w:ascii="Arial" w:hAnsi="Arial" w:cs="Arial"/>
          <w:color w:val="212121"/>
        </w:rPr>
        <w:t>1</w:t>
      </w:r>
      <w:r>
        <w:rPr>
          <w:rFonts w:ascii="Arial" w:hAnsi="Arial" w:cs="Arial"/>
          <w:color w:val="212121"/>
        </w:rPr>
        <w:t>表示正面评论。</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roofErr w:type="gramStart"/>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proofErr w:type="gramEnd"/>
      <w:r>
        <w:rPr>
          <w:rStyle w:val="str"/>
          <w:rFonts w:ascii="Courier New" w:hAnsi="Courier New" w:cs="Courier New"/>
          <w:color w:val="0D904F"/>
          <w:sz w:val="21"/>
          <w:szCs w:val="21"/>
        </w:rPr>
        <w:t>"Training entries: {}, 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del w:id="230" w:author="Shirley Li" w:date="2018-11-12T20:46:00Z">
        <w:r w:rsidDel="00EA1E54">
          <w:rPr>
            <w:rFonts w:ascii="Courier New" w:hAnsi="Courier New" w:cs="Courier New" w:hint="eastAsia"/>
            <w:color w:val="37474F"/>
            <w:sz w:val="21"/>
            <w:szCs w:val="21"/>
          </w:rPr>
          <w:delText>培训条目</w:delText>
        </w:r>
      </w:del>
      <w:ins w:id="231" w:author="Shirley Li" w:date="2018-11-12T20:46:00Z">
        <w:r w:rsidR="00EA1E54">
          <w:rPr>
            <w:rFonts w:ascii="Courier New" w:hAnsi="Courier New" w:cs="Courier New" w:hint="eastAsia"/>
            <w:color w:val="37474F"/>
            <w:sz w:val="21"/>
            <w:szCs w:val="21"/>
          </w:rPr>
          <w:t>训练集数目</w:t>
        </w:r>
      </w:ins>
      <w:r>
        <w:rPr>
          <w:rFonts w:ascii="Courier New" w:hAnsi="Courier New" w:cs="Courier New"/>
          <w:color w:val="37474F"/>
          <w:sz w:val="21"/>
          <w:szCs w:val="21"/>
        </w:rPr>
        <w:t>：</w:t>
      </w:r>
      <w:r>
        <w:rPr>
          <w:rFonts w:ascii="Courier New" w:hAnsi="Courier New" w:cs="Courier New"/>
          <w:color w:val="37474F"/>
          <w:sz w:val="21"/>
          <w:szCs w:val="21"/>
        </w:rPr>
        <w:t>25000</w:t>
      </w:r>
      <w:r>
        <w:rPr>
          <w:rFonts w:ascii="Courier New" w:hAnsi="Courier New" w:cs="Courier New"/>
          <w:color w:val="37474F"/>
          <w:sz w:val="21"/>
          <w:szCs w:val="21"/>
        </w:rPr>
        <w:t>，标签</w:t>
      </w:r>
      <w:ins w:id="232" w:author="Shirley Li" w:date="2018-11-12T20:46:00Z">
        <w:r w:rsidR="006F379C">
          <w:rPr>
            <w:rFonts w:ascii="Courier New" w:hAnsi="Courier New" w:cs="Courier New" w:hint="eastAsia"/>
            <w:color w:val="37474F"/>
            <w:sz w:val="21"/>
            <w:szCs w:val="21"/>
          </w:rPr>
          <w:t>数目</w:t>
        </w:r>
      </w:ins>
      <w:r>
        <w:rPr>
          <w:rFonts w:ascii="Courier New" w:hAnsi="Courier New" w:cs="Courier New"/>
          <w:color w:val="37474F"/>
          <w:sz w:val="21"/>
          <w:szCs w:val="21"/>
        </w:rPr>
        <w:t>：</w:t>
      </w:r>
      <w:r>
        <w:rPr>
          <w:rFonts w:ascii="Courier New" w:hAnsi="Courier New" w:cs="Courier New"/>
          <w:color w:val="37474F"/>
          <w:sz w:val="21"/>
          <w:szCs w:val="21"/>
        </w:rPr>
        <w:t>25000</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评论文本已转换为整数，其中每个整数表示字典中的特定单词。以下是第一</w:t>
      </w:r>
      <w:ins w:id="233" w:author="Shirley Li" w:date="2018-11-12T20:46:00Z">
        <w:r w:rsidR="006F379C">
          <w:rPr>
            <w:rFonts w:ascii="Arial" w:hAnsi="Arial" w:cs="Arial" w:hint="eastAsia"/>
            <w:color w:val="212121"/>
          </w:rPr>
          <w:t>条</w:t>
        </w:r>
      </w:ins>
      <w:del w:id="234" w:author="Shirley Li" w:date="2018-11-12T20:46:00Z">
        <w:r w:rsidDel="006F379C">
          <w:rPr>
            <w:rFonts w:ascii="Arial" w:hAnsi="Arial" w:cs="Arial"/>
            <w:color w:val="212121"/>
          </w:rPr>
          <w:delText>篇</w:delText>
        </w:r>
      </w:del>
      <w:r>
        <w:rPr>
          <w:rFonts w:ascii="Arial" w:hAnsi="Arial" w:cs="Arial"/>
          <w:color w:val="212121"/>
        </w:rPr>
        <w:t>评论的内容：</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w:t>
      </w:r>
      <w:proofErr w:type="gramStart"/>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[1,14,22,16,43,530,973,1622,1385,65,458,4468,66,3941,4,173,36,256,5,25,100,43,838,112,50 </w:t>
      </w:r>
      <w:r>
        <w:rPr>
          <w:rFonts w:ascii="Courier New" w:hAnsi="Courier New" w:cs="Courier New"/>
          <w:color w:val="37474F"/>
          <w:sz w:val="21"/>
          <w:szCs w:val="21"/>
        </w:rPr>
        <w:t>，</w:t>
      </w:r>
      <w:r>
        <w:rPr>
          <w:rFonts w:ascii="Courier New" w:hAnsi="Courier New" w:cs="Courier New"/>
          <w:color w:val="37474F"/>
          <w:sz w:val="21"/>
          <w:szCs w:val="21"/>
        </w:rPr>
        <w:t xml:space="preserve">670,2,9,35,480,284,5,150,4,172,112,167,2,336,385,39,4,172,4536,1111,17,546,38,13,447 </w:t>
      </w:r>
      <w:r>
        <w:rPr>
          <w:rFonts w:ascii="Courier New" w:hAnsi="Courier New" w:cs="Courier New"/>
          <w:color w:val="37474F"/>
          <w:sz w:val="21"/>
          <w:szCs w:val="21"/>
        </w:rPr>
        <w:t>，</w:t>
      </w:r>
      <w:r>
        <w:rPr>
          <w:rFonts w:ascii="Courier New" w:hAnsi="Courier New" w:cs="Courier New"/>
          <w:color w:val="37474F"/>
          <w:sz w:val="21"/>
          <w:szCs w:val="21"/>
        </w:rPr>
        <w:t xml:space="preserve">4,192,50,16,6,147,2025,19,14,22,4,11920,4613,469,4,22,71,87,12,16,43,530,38,76,15 </w:t>
      </w:r>
      <w:r>
        <w:rPr>
          <w:rFonts w:ascii="Courier New" w:hAnsi="Courier New" w:cs="Courier New"/>
          <w:color w:val="37474F"/>
          <w:sz w:val="21"/>
          <w:szCs w:val="21"/>
        </w:rPr>
        <w:t>，</w:t>
      </w:r>
      <w:r>
        <w:rPr>
          <w:rFonts w:ascii="Courier New" w:hAnsi="Courier New" w:cs="Courier New"/>
          <w:color w:val="37474F"/>
          <w:sz w:val="21"/>
          <w:szCs w:val="21"/>
        </w:rPr>
        <w:t xml:space="preserve">13,1247,4,22,17,515,17,12,16,626,18,2,5,62,386,12,8,316,8,106,5,4,2223,5244,16 </w:t>
      </w:r>
      <w:r>
        <w:rPr>
          <w:rFonts w:ascii="Courier New" w:hAnsi="Courier New" w:cs="Courier New"/>
          <w:color w:val="37474F"/>
          <w:sz w:val="21"/>
          <w:szCs w:val="21"/>
        </w:rPr>
        <w:t>，</w:t>
      </w:r>
      <w:r>
        <w:rPr>
          <w:rFonts w:ascii="Courier New" w:hAnsi="Courier New" w:cs="Courier New"/>
          <w:color w:val="37474F"/>
          <w:sz w:val="21"/>
          <w:szCs w:val="21"/>
        </w:rPr>
        <w:t xml:space="preserve">480,66,3785,33,4,130,12,16,38,619,5,25,124,51,36,135,48,25,1415,33,6,22,12,215,28 </w:t>
      </w:r>
      <w:r>
        <w:rPr>
          <w:rFonts w:ascii="Courier New" w:hAnsi="Courier New" w:cs="Courier New"/>
          <w:color w:val="37474F"/>
          <w:sz w:val="21"/>
          <w:szCs w:val="21"/>
        </w:rPr>
        <w:t>，</w:t>
      </w:r>
      <w:r>
        <w:rPr>
          <w:rFonts w:ascii="Courier New" w:hAnsi="Courier New" w:cs="Courier New"/>
          <w:color w:val="37474F"/>
          <w:sz w:val="21"/>
          <w:szCs w:val="21"/>
        </w:rPr>
        <w:t xml:space="preserve">77,52,5,14,407,16,82,2,8,10,10,117,5952,15,256,4,2,7,3766,5,723,36,71,43,530 </w:t>
      </w:r>
      <w:r>
        <w:rPr>
          <w:rFonts w:ascii="Courier New" w:hAnsi="Courier New" w:cs="Courier New"/>
          <w:color w:val="37474F"/>
          <w:sz w:val="21"/>
          <w:szCs w:val="21"/>
        </w:rPr>
        <w:t>，</w:t>
      </w:r>
      <w:r>
        <w:rPr>
          <w:rFonts w:ascii="Courier New" w:hAnsi="Courier New" w:cs="Courier New"/>
          <w:color w:val="37474F"/>
          <w:sz w:val="21"/>
          <w:szCs w:val="21"/>
        </w:rPr>
        <w:t xml:space="preserve">476,26,400,317,46,7,4,2,1029,13,104,88,4,381,15,297,98,32,2071,56,26,141,6,194,7486 </w:t>
      </w:r>
      <w:r>
        <w:rPr>
          <w:rFonts w:ascii="Courier New" w:hAnsi="Courier New" w:cs="Courier New"/>
          <w:color w:val="37474F"/>
          <w:sz w:val="21"/>
          <w:szCs w:val="21"/>
        </w:rPr>
        <w:t>，</w:t>
      </w:r>
      <w:r>
        <w:rPr>
          <w:rFonts w:ascii="Courier New" w:hAnsi="Courier New" w:cs="Courier New"/>
          <w:color w:val="37474F"/>
          <w:sz w:val="21"/>
          <w:szCs w:val="21"/>
        </w:rPr>
        <w:t xml:space="preserve">18,4,226,22,21,134,476,26,480,5,144,30,5535,18,51,36,28,224,92,25,104,4,226,65,16 </w:t>
      </w:r>
      <w:r>
        <w:rPr>
          <w:rFonts w:ascii="Courier New" w:hAnsi="Courier New" w:cs="Courier New"/>
          <w:color w:val="37474F"/>
          <w:sz w:val="21"/>
          <w:szCs w:val="21"/>
        </w:rPr>
        <w:t>，</w:t>
      </w:r>
      <w:r>
        <w:rPr>
          <w:rFonts w:ascii="Courier New" w:hAnsi="Courier New" w:cs="Courier New"/>
          <w:color w:val="37474F"/>
          <w:sz w:val="21"/>
          <w:szCs w:val="21"/>
        </w:rPr>
        <w:t>38,1334,88,12,16,283,5,16,4472,113,103,32,15,16,5345,19,178,32]</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电影评论的长度可能不同。以下代码显示了第一</w:t>
      </w:r>
      <w:ins w:id="235" w:author="Shirley Li" w:date="2018-11-12T20:46:00Z">
        <w:r w:rsidR="00DC200A">
          <w:rPr>
            <w:rFonts w:ascii="Arial" w:hAnsi="Arial" w:cs="Arial" w:hint="eastAsia"/>
            <w:color w:val="212121"/>
          </w:rPr>
          <w:t>条</w:t>
        </w:r>
      </w:ins>
      <w:del w:id="236" w:author="Shirley Li" w:date="2018-11-12T20:46:00Z">
        <w:r w:rsidDel="00DC200A">
          <w:rPr>
            <w:rFonts w:ascii="Arial" w:hAnsi="Arial" w:cs="Arial"/>
            <w:color w:val="212121"/>
          </w:rPr>
          <w:delText>次</w:delText>
        </w:r>
      </w:del>
      <w:r>
        <w:rPr>
          <w:rFonts w:ascii="Arial" w:hAnsi="Arial" w:cs="Arial"/>
          <w:color w:val="212121"/>
        </w:rPr>
        <w:t>和第二</w:t>
      </w:r>
      <w:ins w:id="237" w:author="Shirley Li" w:date="2018-11-12T20:46:00Z">
        <w:r w:rsidR="00DC200A">
          <w:rPr>
            <w:rFonts w:ascii="Arial" w:hAnsi="Arial" w:cs="Arial" w:hint="eastAsia"/>
            <w:color w:val="212121"/>
          </w:rPr>
          <w:t>条</w:t>
        </w:r>
      </w:ins>
      <w:del w:id="238" w:author="Shirley Li" w:date="2018-11-12T20:46:00Z">
        <w:r w:rsidDel="00DC200A">
          <w:rPr>
            <w:rFonts w:ascii="Arial" w:hAnsi="Arial" w:cs="Arial"/>
            <w:color w:val="212121"/>
          </w:rPr>
          <w:delText>次</w:delText>
        </w:r>
      </w:del>
      <w:r>
        <w:rPr>
          <w:rFonts w:ascii="Arial" w:hAnsi="Arial" w:cs="Arial"/>
          <w:color w:val="212121"/>
        </w:rPr>
        <w:t>评论中的字数。</w:t>
      </w:r>
      <w:del w:id="239" w:author="Shirley Li" w:date="2018-11-12T20:47:00Z">
        <w:r w:rsidDel="00491D97">
          <w:rPr>
            <w:rFonts w:ascii="Arial" w:hAnsi="Arial" w:cs="Arial" w:hint="eastAsia"/>
            <w:color w:val="212121"/>
          </w:rPr>
          <w:delText>由于对</w:delText>
        </w:r>
      </w:del>
      <w:ins w:id="240" w:author="Shirley Li" w:date="2018-11-12T20:47:00Z">
        <w:r w:rsidR="00491D97">
          <w:rPr>
            <w:rFonts w:ascii="Arial" w:hAnsi="Arial" w:cs="Arial" w:hint="eastAsia"/>
            <w:color w:val="212121"/>
          </w:rPr>
          <w:t>但是</w:t>
        </w:r>
      </w:ins>
      <w:r>
        <w:rPr>
          <w:rFonts w:ascii="Arial" w:hAnsi="Arial" w:cs="Arial"/>
          <w:color w:val="212121"/>
        </w:rPr>
        <w:t>神经网络的输入</w:t>
      </w:r>
      <w:ins w:id="241" w:author="Shirley Li" w:date="2018-11-12T20:47:00Z">
        <w:r w:rsidR="00A13BA8">
          <w:rPr>
            <w:rFonts w:ascii="Arial" w:hAnsi="Arial" w:cs="Arial" w:hint="eastAsia"/>
            <w:color w:val="212121"/>
          </w:rPr>
          <w:t>内容</w:t>
        </w:r>
      </w:ins>
      <w:r>
        <w:rPr>
          <w:rFonts w:ascii="Arial" w:hAnsi="Arial" w:cs="Arial"/>
          <w:color w:val="212121"/>
        </w:rPr>
        <w:t>必须是相同的长度，我们稍后需要解决此问题。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w:t>
      </w:r>
      <w:proofErr w:type="gramStart"/>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w:t>
      </w:r>
      <w:r>
        <w:rPr>
          <w:rFonts w:ascii="Courier New" w:hAnsi="Courier New" w:cs="Courier New"/>
          <w:color w:val="37474F"/>
          <w:sz w:val="21"/>
          <w:szCs w:val="21"/>
        </w:rPr>
        <w:t>218,189</w:t>
      </w:r>
      <w:r>
        <w:rPr>
          <w:rFonts w:ascii="Courier New" w:hAnsi="Courier New" w:cs="Courier New"/>
          <w:color w:val="37474F"/>
          <w:sz w:val="21"/>
          <w:szCs w:val="21"/>
        </w:rPr>
        <w:t>）</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将整数转换回单词</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了解如何将整数转换回文本可能很有用。在这里，我们将创建一个辅助函数来查询</w:t>
      </w:r>
      <w:del w:id="242" w:author="Shirley Li" w:date="2018-11-12T20:47:00Z">
        <w:r w:rsidDel="00F2127B">
          <w:rPr>
            <w:rFonts w:ascii="Arial" w:hAnsi="Arial" w:cs="Arial"/>
            <w:color w:val="212121"/>
          </w:rPr>
          <w:delText>包含</w:delText>
        </w:r>
      </w:del>
      <w:r>
        <w:rPr>
          <w:rFonts w:ascii="Arial" w:hAnsi="Arial" w:cs="Arial"/>
          <w:color w:val="212121"/>
        </w:rPr>
        <w:t>整数到字符串</w:t>
      </w:r>
      <w:ins w:id="243" w:author="Shirley Li" w:date="2018-11-12T20:47:00Z">
        <w:r w:rsidR="00F2127B">
          <w:rPr>
            <w:rFonts w:ascii="Arial" w:hAnsi="Arial" w:cs="Arial" w:hint="eastAsia"/>
            <w:color w:val="212121"/>
          </w:rPr>
          <w:t>的</w:t>
        </w:r>
      </w:ins>
      <w:r>
        <w:rPr>
          <w:rFonts w:ascii="Arial" w:hAnsi="Arial" w:cs="Arial"/>
          <w:color w:val="212121"/>
        </w:rPr>
        <w:t>映射</w:t>
      </w:r>
      <w:del w:id="244" w:author="Shirley Li" w:date="2018-11-12T20:47:00Z">
        <w:r w:rsidDel="00F2127B">
          <w:rPr>
            <w:rFonts w:ascii="Arial" w:hAnsi="Arial" w:cs="Arial"/>
            <w:color w:val="212121"/>
          </w:rPr>
          <w:delText>的字典对象</w:delText>
        </w:r>
      </w:del>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A dictionary mapping words to an integer index</w:t>
      </w:r>
      <w:r>
        <w:rPr>
          <w:rFonts w:ascii="Courier New" w:hAnsi="Courier New" w:cs="Courier New"/>
          <w:color w:val="37474F"/>
          <w:sz w:val="21"/>
          <w:szCs w:val="21"/>
        </w:rPr>
        <w:br/>
      </w:r>
      <w:r>
        <w:rPr>
          <w:rStyle w:val="pln"/>
          <w:rFonts w:ascii="Courier New" w:hAnsi="Courier New" w:cs="Courier New"/>
          <w:color w:val="37474F"/>
          <w:sz w:val="21"/>
          <w:szCs w:val="21"/>
        </w:rPr>
        <w:t xml:space="preserve">word_index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get_word_index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The first indices are reserved</w:t>
      </w:r>
      <w:r>
        <w:rPr>
          <w:rFonts w:ascii="Courier New" w:hAnsi="Courier New" w:cs="Courier New"/>
          <w:color w:val="37474F"/>
          <w:sz w:val="21"/>
          <w:szCs w:val="21"/>
        </w:rPr>
        <w:br/>
      </w:r>
      <w:r>
        <w:rPr>
          <w:rStyle w:val="pln"/>
          <w:rFonts w:ascii="Courier New" w:hAnsi="Courier New" w:cs="Courier New"/>
          <w:color w:val="37474F"/>
          <w:sz w:val="21"/>
          <w:szCs w:val="21"/>
        </w:rPr>
        <w:t xml:space="preserve">word_index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k</w:t>
      </w:r>
      <w:r>
        <w:rPr>
          <w:rStyle w:val="pun"/>
          <w:rFonts w:ascii="Courier New" w:hAnsi="Courier New" w:cs="Courier New"/>
          <w:color w:val="37474F"/>
          <w:sz w:val="21"/>
          <w:szCs w:val="21"/>
        </w:rPr>
        <w:t>:(</w:t>
      </w:r>
      <w:r>
        <w:rPr>
          <w:rStyle w:val="pln"/>
          <w:rFonts w:ascii="Courier New" w:hAnsi="Courier New" w:cs="Courier New"/>
          <w:color w:val="37474F"/>
          <w:sz w:val="21"/>
          <w:szCs w:val="21"/>
        </w:rPr>
        <w:t>v</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v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word_index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items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"&lt;PAD&gt;"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Fonts w:ascii="Courier New" w:hAnsi="Courier New" w:cs="Courier New"/>
          <w:color w:val="37474F"/>
          <w:sz w:val="21"/>
          <w:szCs w:val="21"/>
        </w:rPr>
        <w:br/>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"&lt;START&gt;"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Fonts w:ascii="Courier New" w:hAnsi="Courier New" w:cs="Courier New"/>
          <w:color w:val="37474F"/>
          <w:sz w:val="21"/>
          <w:szCs w:val="21"/>
        </w:rPr>
        <w:br/>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"&lt;UNK&gt;"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unknown</w:t>
      </w:r>
      <w:r>
        <w:rPr>
          <w:rFonts w:ascii="Courier New" w:hAnsi="Courier New" w:cs="Courier New"/>
          <w:color w:val="37474F"/>
          <w:sz w:val="21"/>
          <w:szCs w:val="21"/>
        </w:rPr>
        <w:br/>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"&lt;UNUSED&gt;"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reverse_word_index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key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word_index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items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decode_review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reverse_word_index</w:t>
      </w:r>
      <w:r>
        <w:rPr>
          <w:rStyle w:val="pun"/>
          <w:rFonts w:ascii="Courier New" w:hAnsi="Courier New" w:cs="Courier New"/>
          <w:color w:val="37474F"/>
          <w:sz w:val="21"/>
          <w:szCs w:val="21"/>
        </w:rPr>
        <w:t>.</w:t>
      </w:r>
      <w:r>
        <w:rPr>
          <w:rStyle w:val="kwd"/>
          <w:rFonts w:ascii="Courier New" w:hAnsi="Courier New" w:cs="Courier New"/>
          <w:color w:val="3B78E7"/>
          <w:sz w:val="21"/>
          <w:szCs w:val="21"/>
        </w:rPr>
        <w:t>get</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text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https://storage.googleapis.com/tensorflow/tf-keras-datasets/imdb_word_index.json</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1646592/1641221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0s 0us / step</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现在我们可以使用该</w:t>
      </w:r>
      <w:r>
        <w:rPr>
          <w:rStyle w:val="HTML"/>
          <w:rFonts w:ascii="Courier New" w:hAnsi="Courier New" w:cs="Courier New"/>
          <w:color w:val="37474F"/>
          <w:sz w:val="22"/>
          <w:szCs w:val="22"/>
          <w:shd w:val="clear" w:color="auto" w:fill="F7F7F7"/>
        </w:rPr>
        <w:t>decode_review</w:t>
      </w:r>
      <w:r>
        <w:rPr>
          <w:rFonts w:ascii="Arial" w:hAnsi="Arial" w:cs="Arial"/>
          <w:color w:val="212121"/>
        </w:rPr>
        <w:t>函数显示第一次审核的文本：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decode_review</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w:t>
      </w:r>
      <w:proofErr w:type="gramStart"/>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这部电影只是精彩的演员位置风景故事方向每个人都非常适合他们演奏的部分你可以想象在那里罗伯特</w:t>
      </w:r>
      <w:r>
        <w:rPr>
          <w:rFonts w:ascii="Courier New" w:hAnsi="Courier New" w:cs="Courier New"/>
          <w:color w:val="37474F"/>
          <w:sz w:val="21"/>
          <w:szCs w:val="21"/>
        </w:rPr>
        <w:t xml:space="preserve">  </w:t>
      </w:r>
      <w:r>
        <w:rPr>
          <w:rFonts w:ascii="Courier New" w:hAnsi="Courier New" w:cs="Courier New"/>
          <w:color w:val="37474F"/>
          <w:sz w:val="21"/>
          <w:szCs w:val="21"/>
        </w:rPr>
        <w:t>是一个了不起的演员，现在同样是导演</w:t>
      </w:r>
      <w:r>
        <w:rPr>
          <w:rFonts w:ascii="Courier New" w:hAnsi="Courier New" w:cs="Courier New"/>
          <w:color w:val="37474F"/>
          <w:sz w:val="21"/>
          <w:szCs w:val="21"/>
        </w:rPr>
        <w:t xml:space="preserve">  </w:t>
      </w:r>
      <w:r>
        <w:rPr>
          <w:rFonts w:ascii="Courier New" w:hAnsi="Courier New" w:cs="Courier New"/>
          <w:color w:val="37474F"/>
          <w:sz w:val="21"/>
          <w:szCs w:val="21"/>
        </w:rPr>
        <w:t>父亲和我一样来自同一个苏格兰岛，所以我喜欢与这部电影真正联系的事实，整部电影中的诙谐言论</w:t>
      </w:r>
      <w:proofErr w:type="gramStart"/>
      <w:r>
        <w:rPr>
          <w:rFonts w:ascii="Courier New" w:hAnsi="Courier New" w:cs="Courier New"/>
          <w:color w:val="37474F"/>
          <w:sz w:val="21"/>
          <w:szCs w:val="21"/>
        </w:rPr>
        <w:t>非常</w:t>
      </w:r>
      <w:proofErr w:type="gramEnd"/>
      <w:r>
        <w:rPr>
          <w:rFonts w:ascii="Courier New" w:hAnsi="Courier New" w:cs="Courier New"/>
          <w:color w:val="37474F"/>
          <w:sz w:val="21"/>
          <w:szCs w:val="21"/>
        </w:rPr>
        <w:t>棒，我发布的电影一出现就很精彩。</w:t>
      </w:r>
      <w:r>
        <w:rPr>
          <w:rFonts w:ascii="Courier New" w:hAnsi="Courier New" w:cs="Courier New"/>
          <w:color w:val="37474F"/>
          <w:sz w:val="21"/>
          <w:szCs w:val="21"/>
        </w:rPr>
        <w:t xml:space="preserve">  </w:t>
      </w:r>
      <w:r>
        <w:rPr>
          <w:rFonts w:ascii="Courier New" w:hAnsi="Courier New" w:cs="Courier New"/>
          <w:color w:val="37474F"/>
          <w:sz w:val="21"/>
          <w:szCs w:val="21"/>
        </w:rPr>
        <w:t>并且会推荐它给每个人观看和飞钓真是太神奇了，最后它真的很哭，它很伤心，你知道他们说什么，如果你在电影中哭，它一定是好的，这肯定也是</w:t>
      </w:r>
      <w:r>
        <w:rPr>
          <w:rFonts w:ascii="Courier New" w:hAnsi="Courier New" w:cs="Courier New"/>
          <w:color w:val="37474F"/>
          <w:sz w:val="21"/>
          <w:szCs w:val="21"/>
        </w:rPr>
        <w:t xml:space="preserve">  </w:t>
      </w:r>
      <w:r>
        <w:rPr>
          <w:rFonts w:ascii="Courier New" w:hAnsi="Courier New" w:cs="Courier New"/>
          <w:color w:val="37474F"/>
          <w:sz w:val="21"/>
          <w:szCs w:val="21"/>
        </w:rPr>
        <w:t>两个小男孩玩的</w:t>
      </w:r>
      <w:r>
        <w:rPr>
          <w:rFonts w:ascii="Courier New" w:hAnsi="Courier New" w:cs="Courier New"/>
          <w:color w:val="37474F"/>
          <w:sz w:val="21"/>
          <w:szCs w:val="21"/>
        </w:rPr>
        <w:t xml:space="preserve">  </w:t>
      </w:r>
      <w:r>
        <w:rPr>
          <w:rFonts w:ascii="Courier New" w:hAnsi="Courier New" w:cs="Courier New"/>
          <w:color w:val="37474F"/>
          <w:sz w:val="21"/>
          <w:szCs w:val="21"/>
        </w:rPr>
        <w:t>诺</w:t>
      </w:r>
      <w:proofErr w:type="gramStart"/>
      <w:r>
        <w:rPr>
          <w:rFonts w:ascii="Courier New" w:hAnsi="Courier New" w:cs="Courier New"/>
          <w:color w:val="37474F"/>
          <w:sz w:val="21"/>
          <w:szCs w:val="21"/>
        </w:rPr>
        <w:t>曼</w:t>
      </w:r>
      <w:proofErr w:type="gramEnd"/>
      <w:r>
        <w:rPr>
          <w:rFonts w:ascii="Courier New" w:hAnsi="Courier New" w:cs="Courier New"/>
          <w:color w:val="37474F"/>
          <w:sz w:val="21"/>
          <w:szCs w:val="21"/>
        </w:rPr>
        <w:t>和保罗他们只是聪明的孩子往往被排除在外</w:t>
      </w:r>
      <w:r>
        <w:rPr>
          <w:rFonts w:ascii="Courier New" w:hAnsi="Courier New" w:cs="Courier New"/>
          <w:color w:val="37474F"/>
          <w:sz w:val="21"/>
          <w:szCs w:val="21"/>
        </w:rPr>
        <w:t xml:space="preserve">  </w:t>
      </w:r>
      <w:r>
        <w:rPr>
          <w:rFonts w:ascii="Courier New" w:hAnsi="Courier New" w:cs="Courier New"/>
          <w:color w:val="37474F"/>
          <w:sz w:val="21"/>
          <w:szCs w:val="21"/>
        </w:rPr>
        <w:t>列表我觉得因为那些长大的明星都是整部电影的一个重要形象，但是这些孩子都很棒，应该因为他们所做的事而受到称赞不要你认为整个故事是如此可爱因为它是真的在与我们所有人分享之后，是某人的生命</w:t>
      </w:r>
      <w:r>
        <w:rPr>
          <w:rFonts w:ascii="Courier New" w:hAnsi="Courier New" w:cs="Courier New"/>
          <w:color w:val="37474F"/>
          <w:sz w:val="21"/>
          <w:szCs w:val="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del w:id="245" w:author="Shirley Li" w:date="2018-11-12T20:48:00Z">
        <w:r w:rsidDel="000311AB">
          <w:rPr>
            <w:rFonts w:ascii="Arial" w:hAnsi="Arial" w:cs="Arial"/>
            <w:b w:val="0"/>
            <w:bCs w:val="0"/>
            <w:color w:val="212121"/>
            <w:spacing w:val="-2"/>
          </w:rPr>
          <w:lastRenderedPageBreak/>
          <w:delText>准备</w:delText>
        </w:r>
      </w:del>
      <w:r>
        <w:rPr>
          <w:rFonts w:ascii="Arial" w:hAnsi="Arial" w:cs="Arial"/>
          <w:b w:val="0"/>
          <w:bCs w:val="0"/>
          <w:color w:val="212121"/>
          <w:spacing w:val="-2"/>
        </w:rPr>
        <w:t>数据</w:t>
      </w:r>
      <w:ins w:id="246" w:author="Shirley Li" w:date="2018-11-12T20:48:00Z">
        <w:r w:rsidR="000311AB">
          <w:rPr>
            <w:rFonts w:ascii="Arial" w:hAnsi="Arial" w:cs="Arial" w:hint="eastAsia"/>
            <w:b w:val="0"/>
            <w:bCs w:val="0"/>
            <w:color w:val="212121"/>
            <w:spacing w:val="-2"/>
          </w:rPr>
          <w:t>准备</w:t>
        </w:r>
      </w:ins>
    </w:p>
    <w:p w:rsidR="001758D5" w:rsidRDefault="00D34B1D" w:rsidP="001758D5">
      <w:pPr>
        <w:pStyle w:val="a3"/>
        <w:spacing w:before="240" w:beforeAutospacing="0" w:after="240" w:afterAutospacing="0"/>
        <w:rPr>
          <w:rFonts w:ascii="Arial" w:hAnsi="Arial" w:cs="Arial"/>
          <w:color w:val="212121"/>
        </w:rPr>
      </w:pPr>
      <w:ins w:id="247" w:author="Shirley Li" w:date="2018-11-12T20:48:00Z">
        <w:r>
          <w:rPr>
            <w:rFonts w:ascii="Arial" w:hAnsi="Arial" w:cs="Arial" w:hint="eastAsia"/>
            <w:color w:val="212121"/>
          </w:rPr>
          <w:t>每条</w:t>
        </w:r>
      </w:ins>
      <w:r w:rsidR="001758D5">
        <w:rPr>
          <w:rFonts w:ascii="Arial" w:hAnsi="Arial" w:cs="Arial"/>
          <w:color w:val="212121"/>
        </w:rPr>
        <w:t>评论</w:t>
      </w:r>
      <w:r w:rsidR="001758D5">
        <w:rPr>
          <w:rFonts w:ascii="Arial" w:hAnsi="Arial" w:cs="Arial"/>
          <w:color w:val="212121"/>
        </w:rPr>
        <w:t xml:space="preserve"> </w:t>
      </w:r>
      <w:del w:id="248" w:author="Shirley Li" w:date="2018-11-12T20:48:00Z">
        <w:r w:rsidR="001758D5" w:rsidDel="00D34B1D">
          <w:rPr>
            <w:rFonts w:ascii="Arial" w:hAnsi="Arial" w:cs="Arial"/>
            <w:color w:val="212121"/>
          </w:rPr>
          <w:delText>-</w:delText>
        </w:r>
      </w:del>
      <w:ins w:id="249" w:author="Shirley Li" w:date="2018-11-12T20:48:00Z">
        <w:r>
          <w:rPr>
            <w:rFonts w:ascii="Arial" w:hAnsi="Arial" w:cs="Arial"/>
            <w:color w:val="212121"/>
          </w:rPr>
          <w:t>–</w:t>
        </w:r>
      </w:ins>
      <w:r w:rsidR="001758D5">
        <w:rPr>
          <w:rFonts w:ascii="Arial" w:hAnsi="Arial" w:cs="Arial"/>
          <w:color w:val="212121"/>
        </w:rPr>
        <w:t xml:space="preserve"> </w:t>
      </w:r>
      <w:ins w:id="250" w:author="Shirley Li" w:date="2018-11-12T20:48:00Z">
        <w:r>
          <w:rPr>
            <w:rFonts w:ascii="Arial" w:hAnsi="Arial" w:cs="Arial" w:hint="eastAsia"/>
            <w:color w:val="212121"/>
          </w:rPr>
          <w:t>也就是一串</w:t>
        </w:r>
      </w:ins>
      <w:r w:rsidR="001758D5">
        <w:rPr>
          <w:rFonts w:ascii="Arial" w:hAnsi="Arial" w:cs="Arial"/>
          <w:color w:val="212121"/>
        </w:rPr>
        <w:t>整数数组</w:t>
      </w:r>
      <w:r w:rsidR="001758D5">
        <w:rPr>
          <w:rFonts w:ascii="Arial" w:hAnsi="Arial" w:cs="Arial"/>
          <w:color w:val="212121"/>
        </w:rPr>
        <w:t xml:space="preserve"> - </w:t>
      </w:r>
      <w:r w:rsidR="001758D5">
        <w:rPr>
          <w:rFonts w:ascii="Arial" w:hAnsi="Arial" w:cs="Arial"/>
          <w:color w:val="212121"/>
        </w:rPr>
        <w:t>必须在输入神经网络之前转换为张量。这种转换可以通过以下两种方式完成：</w:t>
      </w:r>
    </w:p>
    <w:p w:rsidR="001758D5" w:rsidRDefault="001758D5" w:rsidP="006F7728">
      <w:pPr>
        <w:pStyle w:val="a3"/>
        <w:numPr>
          <w:ilvl w:val="0"/>
          <w:numId w:val="6"/>
        </w:numPr>
        <w:spacing w:before="0" w:beforeAutospacing="0" w:after="0" w:afterAutospacing="0"/>
        <w:ind w:left="0"/>
        <w:rPr>
          <w:rFonts w:ascii="Arial" w:hAnsi="Arial" w:cs="Arial"/>
          <w:color w:val="212121"/>
        </w:rPr>
      </w:pPr>
      <w:del w:id="251" w:author="Shirley Li" w:date="2018-11-12T20:50:00Z">
        <w:r w:rsidDel="0023245C">
          <w:rPr>
            <w:rFonts w:ascii="Arial" w:hAnsi="Arial" w:cs="Arial" w:hint="eastAsia"/>
            <w:color w:val="212121"/>
          </w:rPr>
          <w:delText>对数组进行单热编码</w:delText>
        </w:r>
      </w:del>
      <w:ins w:id="252" w:author="Shirley Li" w:date="2018-11-12T20:50:00Z">
        <w:r w:rsidR="0023245C">
          <w:rPr>
            <w:rFonts w:ascii="Arial" w:hAnsi="Arial" w:cs="Arial" w:hint="eastAsia"/>
            <w:color w:val="212121"/>
          </w:rPr>
          <w:t>使用</w:t>
        </w:r>
        <w:proofErr w:type="gramStart"/>
        <w:r w:rsidR="0023245C">
          <w:rPr>
            <w:rFonts w:ascii="Arial" w:hAnsi="Arial" w:cs="Arial" w:hint="eastAsia"/>
            <w:color w:val="212121"/>
          </w:rPr>
          <w:t>独热码</w:t>
        </w:r>
      </w:ins>
      <w:proofErr w:type="gramEnd"/>
      <w:del w:id="253" w:author="Shirley Li" w:date="2018-11-12T20:50:00Z">
        <w:r w:rsidDel="0023245C">
          <w:rPr>
            <w:rFonts w:ascii="Arial" w:hAnsi="Arial" w:cs="Arial"/>
            <w:color w:val="212121"/>
          </w:rPr>
          <w:delText>，将</w:delText>
        </w:r>
      </w:del>
      <w:ins w:id="254" w:author="Shirley Li" w:date="2018-11-12T20:50:00Z">
        <w:r w:rsidR="0023245C">
          <w:rPr>
            <w:rFonts w:ascii="Arial" w:hAnsi="Arial" w:cs="Arial" w:hint="eastAsia"/>
            <w:color w:val="212121"/>
          </w:rPr>
          <w:t>使</w:t>
        </w:r>
        <w:r w:rsidR="00D90B30">
          <w:rPr>
            <w:rFonts w:ascii="Arial" w:hAnsi="Arial" w:cs="Arial" w:hint="eastAsia"/>
            <w:color w:val="212121"/>
          </w:rPr>
          <w:t>数组</w:t>
        </w:r>
      </w:ins>
      <w:r>
        <w:rPr>
          <w:rFonts w:ascii="Arial" w:hAnsi="Arial" w:cs="Arial"/>
          <w:color w:val="212121"/>
        </w:rPr>
        <w:t>其转换为</w:t>
      </w:r>
      <w:ins w:id="255" w:author="Shirley Li" w:date="2018-11-12T20:51:00Z">
        <w:r w:rsidR="00D90B30">
          <w:rPr>
            <w:rFonts w:ascii="Arial" w:hAnsi="Arial" w:cs="Arial" w:hint="eastAsia"/>
            <w:color w:val="212121"/>
          </w:rPr>
          <w:t>全是</w:t>
        </w:r>
      </w:ins>
      <w:r>
        <w:rPr>
          <w:rFonts w:ascii="Arial" w:hAnsi="Arial" w:cs="Arial"/>
          <w:color w:val="212121"/>
        </w:rPr>
        <w:t>0</w:t>
      </w:r>
      <w:ins w:id="256" w:author="Shirley Li" w:date="2018-11-12T20:51:00Z">
        <w:r w:rsidR="00D90B30">
          <w:rPr>
            <w:rFonts w:ascii="Arial" w:hAnsi="Arial" w:cs="Arial" w:hint="eastAsia"/>
            <w:color w:val="212121"/>
          </w:rPr>
          <w:t>或</w:t>
        </w:r>
      </w:ins>
      <w:del w:id="257" w:author="Shirley Li" w:date="2018-11-12T20:51:00Z">
        <w:r w:rsidDel="00D90B30">
          <w:rPr>
            <w:rFonts w:ascii="Arial" w:hAnsi="Arial" w:cs="Arial"/>
            <w:color w:val="212121"/>
          </w:rPr>
          <w:delText>和</w:delText>
        </w:r>
      </w:del>
      <w:r>
        <w:rPr>
          <w:rFonts w:ascii="Arial" w:hAnsi="Arial" w:cs="Arial"/>
          <w:color w:val="212121"/>
        </w:rPr>
        <w:t>1</w:t>
      </w:r>
      <w:r>
        <w:rPr>
          <w:rFonts w:ascii="Arial" w:hAnsi="Arial" w:cs="Arial"/>
          <w:color w:val="212121"/>
        </w:rPr>
        <w:t>的向量。例如，序列</w:t>
      </w:r>
      <w:r>
        <w:rPr>
          <w:rFonts w:ascii="Arial" w:hAnsi="Arial" w:cs="Arial"/>
          <w:color w:val="212121"/>
        </w:rPr>
        <w:t>[3,5]</w:t>
      </w:r>
      <w:r>
        <w:rPr>
          <w:rFonts w:ascii="Arial" w:hAnsi="Arial" w:cs="Arial"/>
          <w:color w:val="212121"/>
        </w:rPr>
        <w:t>将成为</w:t>
      </w:r>
      <w:r>
        <w:rPr>
          <w:rFonts w:ascii="Arial" w:hAnsi="Arial" w:cs="Arial"/>
          <w:color w:val="212121"/>
        </w:rPr>
        <w:t>10,000</w:t>
      </w:r>
      <w:r>
        <w:rPr>
          <w:rFonts w:ascii="Arial" w:hAnsi="Arial" w:cs="Arial"/>
          <w:color w:val="212121"/>
        </w:rPr>
        <w:t>维向量，除了索引</w:t>
      </w:r>
      <w:r>
        <w:rPr>
          <w:rFonts w:ascii="Arial" w:hAnsi="Arial" w:cs="Arial"/>
          <w:color w:val="212121"/>
        </w:rPr>
        <w:t>3</w:t>
      </w:r>
      <w:r>
        <w:rPr>
          <w:rFonts w:ascii="Arial" w:hAnsi="Arial" w:cs="Arial"/>
          <w:color w:val="212121"/>
        </w:rPr>
        <w:t>和</w:t>
      </w:r>
      <w:r>
        <w:rPr>
          <w:rFonts w:ascii="Arial" w:hAnsi="Arial" w:cs="Arial"/>
          <w:color w:val="212121"/>
        </w:rPr>
        <w:t>5</w:t>
      </w:r>
      <w:r>
        <w:rPr>
          <w:rFonts w:ascii="Arial" w:hAnsi="Arial" w:cs="Arial"/>
          <w:color w:val="212121"/>
        </w:rPr>
        <w:t>（它们是</w:t>
      </w:r>
      <w:r>
        <w:rPr>
          <w:rFonts w:ascii="Arial" w:hAnsi="Arial" w:cs="Arial"/>
          <w:color w:val="212121"/>
        </w:rPr>
        <w:t>1</w:t>
      </w:r>
      <w:r>
        <w:rPr>
          <w:rFonts w:ascii="Arial" w:hAnsi="Arial" w:cs="Arial"/>
          <w:color w:val="212121"/>
        </w:rPr>
        <w:t>）之外全部为零。然后，将其作为我们网络中的第一层</w:t>
      </w:r>
      <w:r>
        <w:rPr>
          <w:rFonts w:ascii="Arial" w:hAnsi="Arial" w:cs="Arial"/>
          <w:color w:val="212121"/>
        </w:rPr>
        <w:t xml:space="preserve"> - </w:t>
      </w:r>
      <w:r>
        <w:rPr>
          <w:rFonts w:ascii="Arial" w:hAnsi="Arial" w:cs="Arial"/>
          <w:color w:val="212121"/>
        </w:rPr>
        <w:t>一个可以处理浮点</w:t>
      </w:r>
      <w:del w:id="258" w:author="Shirley Li" w:date="2018-11-12T20:55:00Z">
        <w:r w:rsidDel="003E2FB0">
          <w:rPr>
            <w:rFonts w:ascii="Arial" w:hAnsi="Arial" w:cs="Arial"/>
            <w:color w:val="212121"/>
          </w:rPr>
          <w:delText>矢量</w:delText>
        </w:r>
      </w:del>
      <w:r>
        <w:rPr>
          <w:rFonts w:ascii="Arial" w:hAnsi="Arial" w:cs="Arial"/>
          <w:color w:val="212121"/>
        </w:rPr>
        <w:t>数据</w:t>
      </w:r>
      <w:ins w:id="259" w:author="Shirley Li" w:date="2018-11-12T20:55:00Z">
        <w:r w:rsidR="003E2FB0">
          <w:rPr>
            <w:rFonts w:ascii="Arial" w:hAnsi="Arial" w:cs="Arial" w:hint="eastAsia"/>
            <w:color w:val="212121"/>
          </w:rPr>
          <w:t>向量</w:t>
        </w:r>
      </w:ins>
      <w:r>
        <w:rPr>
          <w:rFonts w:ascii="Arial" w:hAnsi="Arial" w:cs="Arial"/>
          <w:color w:val="212121"/>
        </w:rPr>
        <w:t>的</w:t>
      </w:r>
      <w:del w:id="260" w:author="Shirley Li" w:date="2018-11-12T20:55:00Z">
        <w:r w:rsidDel="003E2FB0">
          <w:rPr>
            <w:rFonts w:ascii="Arial" w:hAnsi="Arial" w:cs="Arial" w:hint="eastAsia"/>
            <w:color w:val="212121"/>
          </w:rPr>
          <w:delText>Dense</w:delText>
        </w:r>
      </w:del>
      <w:ins w:id="261" w:author="Shirley Li" w:date="2018-11-12T20:55:00Z">
        <w:r w:rsidR="003E2FB0">
          <w:rPr>
            <w:rFonts w:ascii="Arial" w:hAnsi="Arial" w:cs="Arial" w:hint="eastAsia"/>
            <w:color w:val="212121"/>
          </w:rPr>
          <w:t>全连接</w:t>
        </w:r>
      </w:ins>
      <w:r>
        <w:rPr>
          <w:rFonts w:ascii="Arial" w:hAnsi="Arial" w:cs="Arial"/>
          <w:color w:val="212121"/>
        </w:rPr>
        <w:t>层。然而，这种方法</w:t>
      </w:r>
      <w:ins w:id="262" w:author="Shirley Li" w:date="2018-11-12T20:56:00Z">
        <w:r w:rsidR="00AC6D1F">
          <w:rPr>
            <w:rFonts w:ascii="Arial" w:hAnsi="Arial" w:cs="Arial" w:hint="eastAsia"/>
            <w:color w:val="212121"/>
          </w:rPr>
          <w:t>十分占用内存</w:t>
        </w:r>
      </w:ins>
      <w:del w:id="263" w:author="Shirley Li" w:date="2018-11-12T20:56:00Z">
        <w:r w:rsidDel="00AC6D1F">
          <w:rPr>
            <w:rFonts w:ascii="Arial" w:hAnsi="Arial" w:cs="Arial"/>
            <w:color w:val="212121"/>
          </w:rPr>
          <w:delText>是</w:delText>
        </w:r>
        <w:r w:rsidDel="00AC6D1F">
          <w:rPr>
            <w:rFonts w:ascii="Arial" w:hAnsi="Arial" w:cs="Arial" w:hint="eastAsia"/>
            <w:color w:val="212121"/>
          </w:rPr>
          <w:delText>存储器密集型</w:delText>
        </w:r>
        <w:r w:rsidDel="00AC6D1F">
          <w:rPr>
            <w:rFonts w:ascii="Arial" w:hAnsi="Arial" w:cs="Arial"/>
            <w:color w:val="212121"/>
          </w:rPr>
          <w:delText>的</w:delText>
        </w:r>
      </w:del>
      <w:r>
        <w:rPr>
          <w:rFonts w:ascii="Arial" w:hAnsi="Arial" w:cs="Arial"/>
          <w:color w:val="212121"/>
        </w:rPr>
        <w:t>，需要</w:t>
      </w:r>
      <w:r>
        <w:rPr>
          <w:rStyle w:val="HTML"/>
          <w:rFonts w:ascii="Courier New" w:hAnsi="Courier New" w:cs="Courier New"/>
          <w:color w:val="37474F"/>
          <w:sz w:val="22"/>
          <w:szCs w:val="22"/>
          <w:shd w:val="clear" w:color="auto" w:fill="F7F7F7"/>
        </w:rPr>
        <w:t>num_words * num_reviews</w:t>
      </w:r>
      <w:r>
        <w:rPr>
          <w:rFonts w:ascii="Arial" w:hAnsi="Arial" w:cs="Arial"/>
          <w:color w:val="212121"/>
        </w:rPr>
        <w:t>大小矩阵。</w:t>
      </w:r>
    </w:p>
    <w:p w:rsidR="001758D5" w:rsidRDefault="00A26EE2" w:rsidP="006F7728">
      <w:pPr>
        <w:pStyle w:val="a3"/>
        <w:numPr>
          <w:ilvl w:val="0"/>
          <w:numId w:val="6"/>
        </w:numPr>
        <w:spacing w:before="0" w:beforeAutospacing="0" w:after="0" w:afterAutospacing="0"/>
        <w:ind w:left="0"/>
        <w:rPr>
          <w:rFonts w:ascii="Arial" w:hAnsi="Arial" w:cs="Arial"/>
          <w:color w:val="212121"/>
        </w:rPr>
      </w:pPr>
      <w:ins w:id="264" w:author="Shirley Li" w:date="2018-11-12T20:56:00Z">
        <w:r>
          <w:rPr>
            <w:rFonts w:ascii="Arial" w:hAnsi="Arial" w:cs="Arial" w:hint="eastAsia"/>
            <w:color w:val="212121"/>
          </w:rPr>
          <w:t>另外一种方法是</w:t>
        </w:r>
      </w:ins>
      <w:del w:id="265" w:author="Shirley Li" w:date="2018-11-12T20:56:00Z">
        <w:r w:rsidR="001758D5" w:rsidDel="00A26EE2">
          <w:rPr>
            <w:rFonts w:ascii="Arial" w:hAnsi="Arial" w:cs="Arial"/>
            <w:color w:val="212121"/>
          </w:rPr>
          <w:delText>或者，</w:delText>
        </w:r>
        <w:r w:rsidR="001758D5" w:rsidDel="003A2FEB">
          <w:rPr>
            <w:rFonts w:ascii="Arial" w:hAnsi="Arial" w:cs="Arial"/>
            <w:color w:val="212121"/>
          </w:rPr>
          <w:delText>我们可以</w:delText>
        </w:r>
      </w:del>
      <w:r w:rsidR="001758D5">
        <w:rPr>
          <w:rFonts w:ascii="Arial" w:hAnsi="Arial" w:cs="Arial"/>
          <w:color w:val="212121"/>
        </w:rPr>
        <w:t>填充数组，使它们都具有相同的长度，然后创建一个</w:t>
      </w:r>
      <w:del w:id="266" w:author="Shirley Li" w:date="2018-11-12T20:57:00Z">
        <w:r w:rsidR="001758D5" w:rsidDel="00EB00F4">
          <w:rPr>
            <w:rFonts w:ascii="Arial" w:hAnsi="Arial" w:cs="Arial"/>
            <w:color w:val="212121"/>
          </w:rPr>
          <w:delText>整数张量的</w:delText>
        </w:r>
        <w:r w:rsidR="001758D5" w:rsidDel="00EB00F4">
          <w:rPr>
            <w:rFonts w:ascii="Arial" w:hAnsi="Arial" w:cs="Arial" w:hint="eastAsia"/>
            <w:color w:val="212121"/>
          </w:rPr>
          <w:delText>形状</w:delText>
        </w:r>
      </w:del>
      <w:ins w:id="267" w:author="Shirley Li" w:date="2018-11-12T20:57:00Z">
        <w:r w:rsidR="00EB00F4">
          <w:rPr>
            <w:rFonts w:ascii="Arial" w:hAnsi="Arial" w:cs="Arial" w:hint="eastAsia"/>
            <w:color w:val="212121"/>
          </w:rPr>
          <w:t>大小为</w:t>
        </w:r>
      </w:ins>
      <w:r w:rsidR="001758D5">
        <w:rPr>
          <w:rStyle w:val="HTML"/>
          <w:rFonts w:ascii="Courier New" w:hAnsi="Courier New" w:cs="Courier New"/>
          <w:color w:val="37474F"/>
          <w:sz w:val="22"/>
          <w:szCs w:val="22"/>
          <w:shd w:val="clear" w:color="auto" w:fill="F7F7F7"/>
        </w:rPr>
        <w:t>max_length * num_reviews</w:t>
      </w:r>
      <w:ins w:id="268" w:author="Shirley Li" w:date="2018-11-12T20:57:00Z">
        <w:r w:rsidR="00EB00F4" w:rsidRPr="00EB00F4">
          <w:rPr>
            <w:rFonts w:ascii="Arial" w:hAnsi="Arial" w:cs="Arial" w:hint="eastAsia"/>
            <w:color w:val="212121"/>
            <w:rPrChange w:id="269" w:author="Shirley Li" w:date="2018-11-12T20:57:00Z">
              <w:rPr>
                <w:rStyle w:val="HTML"/>
                <w:rFonts w:ascii="Courier New" w:hAnsi="Courier New" w:cs="Courier New" w:hint="eastAsia"/>
                <w:color w:val="37474F"/>
                <w:sz w:val="22"/>
                <w:szCs w:val="22"/>
                <w:shd w:val="clear" w:color="auto" w:fill="F7F7F7"/>
              </w:rPr>
            </w:rPrChange>
          </w:rPr>
          <w:t>的</w:t>
        </w:r>
        <w:r w:rsidR="00EB00F4">
          <w:rPr>
            <w:rFonts w:ascii="Arial" w:hAnsi="Arial" w:cs="Arial"/>
            <w:color w:val="212121"/>
          </w:rPr>
          <w:t>整数张量</w:t>
        </w:r>
      </w:ins>
      <w:r w:rsidR="001758D5">
        <w:rPr>
          <w:rFonts w:ascii="Arial" w:hAnsi="Arial" w:cs="Arial"/>
          <w:color w:val="212121"/>
        </w:rPr>
        <w:t>。我们可以使用能够处理这种</w:t>
      </w:r>
      <w:del w:id="270" w:author="Shirley Li" w:date="2018-11-12T20:59:00Z">
        <w:r w:rsidR="001758D5" w:rsidDel="001304B7">
          <w:rPr>
            <w:rFonts w:ascii="Arial" w:hAnsi="Arial" w:cs="Arial" w:hint="eastAsia"/>
            <w:color w:val="212121"/>
          </w:rPr>
          <w:delText>形状的嵌入层</w:delText>
        </w:r>
      </w:del>
      <w:ins w:id="271" w:author="Shirley Li" w:date="2018-11-12T20:59:00Z">
        <w:r w:rsidR="001304B7">
          <w:rPr>
            <w:rFonts w:ascii="Arial" w:hAnsi="Arial" w:cs="Arial" w:hint="eastAsia"/>
            <w:color w:val="212121"/>
          </w:rPr>
          <w:t>形状的张量的嵌入层</w:t>
        </w:r>
      </w:ins>
      <w:r w:rsidR="001758D5">
        <w:rPr>
          <w:rFonts w:ascii="Arial" w:hAnsi="Arial" w:cs="Arial"/>
          <w:color w:val="212121"/>
        </w:rPr>
        <w:t>作为我们网络中的第一层。</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在本教程中，我们将使用第二种方法。</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由于电影评论的长度必须相同，我们将使用</w:t>
      </w:r>
      <w:hyperlink r:id="rId31" w:history="1">
        <w:r>
          <w:rPr>
            <w:rStyle w:val="a5"/>
            <w:rFonts w:ascii="Arial" w:hAnsi="Arial" w:cs="Arial"/>
            <w:color w:val="039BE5"/>
          </w:rPr>
          <w:t>pad_sequences</w:t>
        </w:r>
      </w:hyperlink>
      <w:r>
        <w:rPr>
          <w:rFonts w:ascii="Arial" w:hAnsi="Arial" w:cs="Arial"/>
          <w:color w:val="212121"/>
        </w:rPr>
        <w:t>函数来标准化长度：</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preprocessing</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pad_sequences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"&lt;PAD&gt;"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padding</w:t>
      </w:r>
      <w:r>
        <w:rPr>
          <w:rStyle w:val="pun"/>
          <w:rFonts w:ascii="Courier New" w:hAnsi="Courier New" w:cs="Courier New"/>
          <w:color w:val="37474F"/>
          <w:sz w:val="21"/>
          <w:szCs w:val="21"/>
        </w:rPr>
        <w:t>=</w:t>
      </w:r>
      <w:r>
        <w:rPr>
          <w:rStyle w:val="str"/>
          <w:rFonts w:ascii="Courier New" w:hAnsi="Courier New" w:cs="Courier New"/>
          <w:color w:val="0D904F"/>
          <w:sz w:val="21"/>
          <w:szCs w:val="21"/>
        </w:rPr>
        <w:t>'post'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maxlen</w:t>
      </w:r>
      <w:r>
        <w:rPr>
          <w:rStyle w:val="pun"/>
          <w:rFonts w:ascii="Courier New" w:hAnsi="Courier New" w:cs="Courier New"/>
          <w:color w:val="37474F"/>
          <w:sz w:val="21"/>
          <w:szCs w:val="21"/>
        </w:rPr>
        <w:t>=</w:t>
      </w:r>
      <w:r>
        <w:rPr>
          <w:rStyle w:val="lit"/>
          <w:rFonts w:ascii="Courier New" w:hAnsi="Courier New" w:cs="Courier New"/>
          <w:color w:val="C53929"/>
          <w:sz w:val="21"/>
          <w:szCs w:val="21"/>
        </w:rPr>
        <w:t>256</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test_data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preprocessing</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pad_sequences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word_index</w:t>
      </w:r>
      <w:r>
        <w:rPr>
          <w:rStyle w:val="pun"/>
          <w:rFonts w:ascii="Courier New" w:hAnsi="Courier New" w:cs="Courier New"/>
          <w:color w:val="37474F"/>
          <w:sz w:val="21"/>
          <w:szCs w:val="21"/>
        </w:rPr>
        <w:t>[</w:t>
      </w:r>
      <w:r>
        <w:rPr>
          <w:rStyle w:val="str"/>
          <w:rFonts w:ascii="Courier New" w:hAnsi="Courier New" w:cs="Courier New"/>
          <w:color w:val="0D904F"/>
          <w:sz w:val="21"/>
          <w:szCs w:val="21"/>
        </w:rPr>
        <w:t>"&lt;PAD&gt;"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padding</w:t>
      </w:r>
      <w:r>
        <w:rPr>
          <w:rStyle w:val="pun"/>
          <w:rFonts w:ascii="Courier New" w:hAnsi="Courier New" w:cs="Courier New"/>
          <w:color w:val="37474F"/>
          <w:sz w:val="21"/>
          <w:szCs w:val="21"/>
        </w:rPr>
        <w:t>=</w:t>
      </w:r>
      <w:r>
        <w:rPr>
          <w:rStyle w:val="str"/>
          <w:rFonts w:ascii="Courier New" w:hAnsi="Courier New" w:cs="Courier New"/>
          <w:color w:val="0D904F"/>
          <w:sz w:val="21"/>
          <w:szCs w:val="21"/>
        </w:rPr>
        <w:t>'post'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maxlen</w:t>
      </w:r>
      <w:r>
        <w:rPr>
          <w:rStyle w:val="pun"/>
          <w:rFonts w:ascii="Courier New" w:hAnsi="Courier New" w:cs="Courier New"/>
          <w:color w:val="37474F"/>
          <w:sz w:val="21"/>
          <w:szCs w:val="21"/>
        </w:rPr>
        <w:t>=</w:t>
      </w:r>
      <w:r>
        <w:rPr>
          <w:rStyle w:val="lit"/>
          <w:rFonts w:ascii="Courier New" w:hAnsi="Courier New" w:cs="Courier New"/>
          <w:color w:val="C53929"/>
          <w:sz w:val="21"/>
          <w:szCs w:val="21"/>
        </w:rPr>
        <w:t>256</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我们现在看一下示例的长度：</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w:t>
      </w:r>
      <w:proofErr w:type="gramStart"/>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256,256</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并</w:t>
      </w:r>
      <w:ins w:id="272" w:author="Shirley Li" w:date="2018-11-12T21:00:00Z">
        <w:r w:rsidR="004C7A6E">
          <w:rPr>
            <w:rFonts w:ascii="Arial" w:hAnsi="Arial" w:cs="Arial" w:hint="eastAsia"/>
            <w:color w:val="212121"/>
          </w:rPr>
          <w:t>审查</w:t>
        </w:r>
      </w:ins>
      <w:del w:id="273" w:author="Shirley Li" w:date="2018-11-12T21:00:00Z">
        <w:r w:rsidDel="004C7A6E">
          <w:rPr>
            <w:rFonts w:ascii="Arial" w:hAnsi="Arial" w:cs="Arial"/>
            <w:color w:val="212121"/>
          </w:rPr>
          <w:delText>检查（现在填充）</w:delText>
        </w:r>
        <w:r w:rsidDel="004C7A6E">
          <w:rPr>
            <w:rFonts w:ascii="Arial" w:hAnsi="Arial" w:cs="Arial" w:hint="eastAsia"/>
            <w:color w:val="212121"/>
          </w:rPr>
          <w:delText>第一次审查</w:delText>
        </w:r>
      </w:del>
      <w:ins w:id="274" w:author="Shirley Li" w:date="2018-11-12T21:00:00Z">
        <w:r w:rsidR="004C7A6E">
          <w:rPr>
            <w:rFonts w:ascii="Arial" w:hAnsi="Arial" w:cs="Arial" w:hint="eastAsia"/>
            <w:color w:val="212121"/>
          </w:rPr>
          <w:t>第一条评论填充后的</w:t>
        </w:r>
      </w:ins>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w:t>
      </w:r>
      <w:proofErr w:type="gramStart"/>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 14 22 16 43 530 973 1622 1385 65 458 4468 66 3941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4 173 36 256 5 25 100 43 838 112 50 670 2 9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35 480 284 5 150 4 172 112 167 2 336 385 39 4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172 4536 1111 17 546 38 13 447 4 192 50 16 6 147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2025 19 14 22 4 1920 4613 469 4 22 71 87 12 16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43 530 38 76 15 13 1247 4 22 17 515 17 12 16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626 18 2 5 62 386 12 8 316 8 106 5 4 2223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5244 16 480 66 3785 33 4 130 12 16 38 619 5 25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124 51 36 135 48 25 1415 33 6 22 12 215 28 77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52 5 14 407 16 82 2 8 4 107 117 5952 15 256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4 2 7 3766 5 723 36 71 43 530 476 26 400 317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46 7 4 2 1029 13 104 88 4 381 15 297 98 32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2071 56 26 141 6 194 7486 18 4 226 22 21 134 476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26 480 5 144 30 5535 18 51 36 28 224 92 25 104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4 226 65 16 38 1334 88 12 16 283 5 16 4472 113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103 32 15 16 5345 19 178 32 0 0 0 0 0 0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0 0 0 0 0 0 0 0 0 0 0 0 0 0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0 0 0 0 0 0 0 0 0 0 0 0 0 0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 0 0 0]</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建立模型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神经网络是通过堆叠层</w:t>
      </w:r>
      <w:ins w:id="275" w:author="Shirley Li" w:date="2018-11-12T21:00:00Z">
        <w:r w:rsidR="00D76DA0">
          <w:rPr>
            <w:rFonts w:ascii="Arial" w:hAnsi="Arial" w:cs="Arial" w:hint="eastAsia"/>
            <w:color w:val="212121"/>
          </w:rPr>
          <w:t>来</w:t>
        </w:r>
      </w:ins>
      <w:r>
        <w:rPr>
          <w:rFonts w:ascii="Arial" w:hAnsi="Arial" w:cs="Arial"/>
          <w:color w:val="212121"/>
        </w:rPr>
        <w:t>创建的</w:t>
      </w:r>
      <w:r>
        <w:rPr>
          <w:rFonts w:ascii="Arial" w:hAnsi="Arial" w:cs="Arial"/>
          <w:color w:val="212121"/>
        </w:rPr>
        <w:t xml:space="preserve"> - </w:t>
      </w:r>
      <w:r>
        <w:rPr>
          <w:rFonts w:ascii="Arial" w:hAnsi="Arial" w:cs="Arial"/>
          <w:color w:val="212121"/>
        </w:rPr>
        <w:t>这需要两个主要的</w:t>
      </w:r>
      <w:ins w:id="276" w:author="Shirley Li" w:date="2018-11-12T21:00:00Z">
        <w:r w:rsidR="009E7557">
          <w:rPr>
            <w:rFonts w:ascii="Arial" w:hAnsi="Arial" w:cs="Arial" w:hint="eastAsia"/>
            <w:color w:val="212121"/>
          </w:rPr>
          <w:t>结构性</w:t>
        </w:r>
      </w:ins>
      <w:del w:id="277" w:author="Shirley Li" w:date="2018-11-12T21:00:00Z">
        <w:r w:rsidDel="009E7557">
          <w:rPr>
            <w:rFonts w:ascii="Arial" w:hAnsi="Arial" w:cs="Arial"/>
            <w:color w:val="212121"/>
          </w:rPr>
          <w:delText>架构</w:delText>
        </w:r>
      </w:del>
      <w:r>
        <w:rPr>
          <w:rFonts w:ascii="Arial" w:hAnsi="Arial" w:cs="Arial"/>
          <w:color w:val="212121"/>
        </w:rPr>
        <w:t>决策：</w:t>
      </w:r>
    </w:p>
    <w:p w:rsidR="001758D5" w:rsidRDefault="001758D5" w:rsidP="006F7728">
      <w:pPr>
        <w:widowControl/>
        <w:numPr>
          <w:ilvl w:val="0"/>
          <w:numId w:val="7"/>
        </w:numPr>
        <w:spacing w:before="120" w:after="120"/>
        <w:ind w:left="0"/>
        <w:jc w:val="left"/>
        <w:rPr>
          <w:rFonts w:ascii="Arial" w:hAnsi="Arial" w:cs="Arial"/>
          <w:color w:val="212121"/>
        </w:rPr>
      </w:pPr>
      <w:r>
        <w:rPr>
          <w:rFonts w:ascii="Arial" w:hAnsi="Arial" w:cs="Arial"/>
          <w:color w:val="212121"/>
        </w:rPr>
        <w:t>模型中要使用多少层？</w:t>
      </w:r>
    </w:p>
    <w:p w:rsidR="001758D5" w:rsidRDefault="001758D5" w:rsidP="006F7728">
      <w:pPr>
        <w:widowControl/>
        <w:numPr>
          <w:ilvl w:val="0"/>
          <w:numId w:val="7"/>
        </w:numPr>
        <w:spacing w:before="120" w:after="120"/>
        <w:ind w:left="0"/>
        <w:jc w:val="left"/>
        <w:rPr>
          <w:rFonts w:ascii="Arial" w:hAnsi="Arial" w:cs="Arial"/>
          <w:color w:val="212121"/>
        </w:rPr>
      </w:pPr>
      <w:r>
        <w:rPr>
          <w:rFonts w:ascii="Arial" w:hAnsi="Arial" w:cs="Arial"/>
          <w:color w:val="212121"/>
        </w:rPr>
        <w:t>每层使用多少</w:t>
      </w:r>
      <w:r>
        <w:rPr>
          <w:rStyle w:val="a4"/>
          <w:rFonts w:ascii="Arial" w:hAnsi="Arial" w:cs="Arial"/>
          <w:color w:val="212121"/>
        </w:rPr>
        <w:t>隐藏单位</w:t>
      </w:r>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在此示例中，输入数据由单词</w:t>
      </w:r>
      <w:del w:id="278" w:author="Shirley Li" w:date="2018-11-12T21:02:00Z">
        <w:r w:rsidDel="005D46C8">
          <w:rPr>
            <w:rFonts w:ascii="Arial" w:hAnsi="Arial" w:cs="Arial" w:hint="eastAsia"/>
            <w:color w:val="212121"/>
          </w:rPr>
          <w:delText>索引</w:delText>
        </w:r>
      </w:del>
      <w:ins w:id="279" w:author="Shirley Li" w:date="2018-11-12T21:02:00Z">
        <w:r w:rsidR="005D46C8">
          <w:rPr>
            <w:rFonts w:ascii="Arial" w:hAnsi="Arial" w:cs="Arial" w:hint="eastAsia"/>
            <w:color w:val="212121"/>
          </w:rPr>
          <w:t>向量</w:t>
        </w:r>
      </w:ins>
      <w:r>
        <w:rPr>
          <w:rFonts w:ascii="Arial" w:hAnsi="Arial" w:cs="Arial"/>
          <w:color w:val="212121"/>
        </w:rPr>
        <w:t>数组组成</w:t>
      </w:r>
      <w:ins w:id="280" w:author="Shirley Li" w:date="2018-11-12T21:02:00Z">
        <w:r w:rsidR="00950F8E">
          <w:rPr>
            <w:rFonts w:ascii="Arial" w:hAnsi="Arial" w:cs="Arial" w:hint="eastAsia"/>
            <w:color w:val="212121"/>
          </w:rPr>
          <w:t>，</w:t>
        </w:r>
      </w:ins>
      <w:del w:id="281" w:author="Shirley Li" w:date="2018-11-12T21:02:00Z">
        <w:r w:rsidDel="00950F8E">
          <w:rPr>
            <w:rFonts w:ascii="Arial" w:hAnsi="Arial" w:cs="Arial"/>
            <w:color w:val="212121"/>
          </w:rPr>
          <w:delText>。</w:delText>
        </w:r>
      </w:del>
      <w:r>
        <w:rPr>
          <w:rFonts w:ascii="Arial" w:hAnsi="Arial" w:cs="Arial"/>
          <w:color w:val="212121"/>
        </w:rPr>
        <w:t>要预测的标签是</w:t>
      </w:r>
      <w:r>
        <w:rPr>
          <w:rFonts w:ascii="Arial" w:hAnsi="Arial" w:cs="Arial"/>
          <w:color w:val="212121"/>
        </w:rPr>
        <w:t>0</w:t>
      </w:r>
      <w:r>
        <w:rPr>
          <w:rFonts w:ascii="Arial" w:hAnsi="Arial" w:cs="Arial"/>
          <w:color w:val="212121"/>
        </w:rPr>
        <w:t>或</w:t>
      </w:r>
      <w:r>
        <w:rPr>
          <w:rFonts w:ascii="Arial" w:hAnsi="Arial" w:cs="Arial"/>
          <w:color w:val="212121"/>
        </w:rPr>
        <w:t>1</w:t>
      </w:r>
      <w:ins w:id="282" w:author="Shirley Li" w:date="2018-11-12T21:02:00Z">
        <w:r w:rsidR="00950F8E">
          <w:rPr>
            <w:rFonts w:ascii="Arial" w:hAnsi="Arial" w:cs="Arial" w:hint="eastAsia"/>
            <w:color w:val="212121"/>
          </w:rPr>
          <w:t>。</w:t>
        </w:r>
      </w:ins>
      <w:del w:id="283" w:author="Shirley Li" w:date="2018-11-12T21:02:00Z">
        <w:r w:rsidDel="00950F8E">
          <w:rPr>
            <w:rFonts w:ascii="Arial" w:hAnsi="Arial" w:cs="Arial"/>
            <w:color w:val="212121"/>
          </w:rPr>
          <w:delText>.</w:delText>
        </w:r>
      </w:del>
      <w:r>
        <w:rPr>
          <w:rFonts w:ascii="Arial" w:hAnsi="Arial" w:cs="Arial"/>
          <w:color w:val="212121"/>
        </w:rPr>
        <w:t>让我们为这个问题建立一个模型：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lastRenderedPageBreak/>
        <w:t># input shape is the vocabulary count used for the movie reviews (10,000 words)</w:t>
      </w:r>
      <w:r>
        <w:rPr>
          <w:rFonts w:ascii="Courier New" w:hAnsi="Courier New" w:cs="Courier New"/>
          <w:color w:val="37474F"/>
          <w:sz w:val="21"/>
          <w:szCs w:val="21"/>
        </w:rPr>
        <w:br/>
      </w:r>
      <w:r>
        <w:rPr>
          <w:rStyle w:val="pln"/>
          <w:rFonts w:ascii="Courier New" w:hAnsi="Courier New" w:cs="Courier New"/>
          <w:color w:val="37474F"/>
          <w:sz w:val="21"/>
          <w:szCs w:val="21"/>
        </w:rPr>
        <w:t xml:space="preserve">vocab_size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10000</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Embedding</w:t>
      </w:r>
      <w:r>
        <w:rPr>
          <w:rStyle w:val="pun"/>
          <w:rFonts w:ascii="Courier New" w:hAnsi="Courier New" w:cs="Courier New"/>
          <w:color w:val="37474F"/>
          <w:sz w:val="21"/>
          <w:szCs w:val="21"/>
        </w:rPr>
        <w:t>(</w:t>
      </w:r>
      <w:r>
        <w:rPr>
          <w:rStyle w:val="pln"/>
          <w:rFonts w:ascii="Courier New" w:hAnsi="Courier New" w:cs="Courier New"/>
          <w:color w:val="37474F"/>
          <w:sz w:val="21"/>
          <w:szCs w:val="21"/>
        </w:rPr>
        <w:t>vocab_size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GlobalAveragePooling1D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嵌入（嵌入）（无，无，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160000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global_average_pooling1d</w:t>
      </w:r>
      <w:r>
        <w:rPr>
          <w:rFonts w:ascii="Courier New" w:hAnsi="Courier New" w:cs="Courier New"/>
          <w:color w:val="37474F"/>
          <w:sz w:val="21"/>
          <w:szCs w:val="21"/>
        </w:rPr>
        <w:t>（</w:t>
      </w:r>
      <w:r>
        <w:rPr>
          <w:rFonts w:ascii="Courier New" w:hAnsi="Courier New" w:cs="Courier New"/>
          <w:color w:val="37474F"/>
          <w:sz w:val="21"/>
          <w:szCs w:val="21"/>
        </w:rPr>
        <w:t>G1</w:t>
      </w:r>
      <w:r>
        <w:rPr>
          <w:rFonts w:ascii="Courier New" w:hAnsi="Courier New" w:cs="Courier New"/>
          <w:color w:val="37474F"/>
          <w:sz w:val="21"/>
          <w:szCs w:val="21"/>
        </w:rPr>
        <w:t>（无，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密集（密集）（无，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272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17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160,289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160,289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这些</w:t>
      </w:r>
      <w:proofErr w:type="gramStart"/>
      <w:r>
        <w:rPr>
          <w:rFonts w:ascii="Arial" w:hAnsi="Arial" w:cs="Arial"/>
          <w:color w:val="212121"/>
        </w:rPr>
        <w:t>图层按</w:t>
      </w:r>
      <w:proofErr w:type="gramEnd"/>
      <w:r>
        <w:rPr>
          <w:rFonts w:ascii="Arial" w:hAnsi="Arial" w:cs="Arial"/>
          <w:color w:val="212121"/>
        </w:rPr>
        <w:t>顺序堆叠以构建分类器：</w:t>
      </w:r>
    </w:p>
    <w:p w:rsidR="001758D5" w:rsidRDefault="001758D5" w:rsidP="006F7728">
      <w:pPr>
        <w:widowControl/>
        <w:numPr>
          <w:ilvl w:val="0"/>
          <w:numId w:val="8"/>
        </w:numPr>
        <w:spacing w:before="120" w:after="120"/>
        <w:ind w:left="0"/>
        <w:jc w:val="left"/>
        <w:rPr>
          <w:rFonts w:ascii="Arial" w:hAnsi="Arial" w:cs="Arial"/>
          <w:color w:val="212121"/>
        </w:rPr>
      </w:pPr>
      <w:r>
        <w:rPr>
          <w:rFonts w:ascii="Arial" w:hAnsi="Arial" w:cs="Arial"/>
          <w:color w:val="212121"/>
        </w:rPr>
        <w:lastRenderedPageBreak/>
        <w:t>第一层是</w:t>
      </w:r>
      <w:r>
        <w:rPr>
          <w:rStyle w:val="HTML"/>
          <w:rFonts w:ascii="Courier New" w:hAnsi="Courier New" w:cs="Courier New"/>
          <w:color w:val="37474F"/>
          <w:sz w:val="22"/>
          <w:szCs w:val="22"/>
          <w:shd w:val="clear" w:color="auto" w:fill="F7F7F7"/>
        </w:rPr>
        <w:t>Embedding</w:t>
      </w:r>
      <w:r>
        <w:rPr>
          <w:rFonts w:ascii="Arial" w:hAnsi="Arial" w:cs="Arial"/>
          <w:color w:val="212121"/>
        </w:rPr>
        <w:t>一层。该层采用整数编码的词汇表，并</w:t>
      </w:r>
      <w:del w:id="284" w:author="Shirley Li" w:date="2018-11-12T21:06:00Z">
        <w:r w:rsidDel="005245F2">
          <w:rPr>
            <w:rFonts w:ascii="Arial" w:hAnsi="Arial" w:cs="Arial" w:hint="eastAsia"/>
            <w:color w:val="212121"/>
          </w:rPr>
          <w:delText>查找每个词索引的嵌入向量</w:delText>
        </w:r>
      </w:del>
      <w:ins w:id="285" w:author="Shirley Li" w:date="2018-11-12T21:06:00Z">
        <w:r w:rsidR="005245F2">
          <w:rPr>
            <w:rFonts w:ascii="Arial" w:hAnsi="Arial" w:cs="Arial" w:hint="eastAsia"/>
            <w:color w:val="212121"/>
          </w:rPr>
          <w:t>为每个单词索引查找嵌入向量</w:t>
        </w:r>
      </w:ins>
      <w:r>
        <w:rPr>
          <w:rFonts w:ascii="Arial" w:hAnsi="Arial" w:cs="Arial"/>
          <w:color w:val="212121"/>
        </w:rPr>
        <w:t>。这些向量</w:t>
      </w:r>
      <w:del w:id="286" w:author="Shirley Li" w:date="2018-11-12T21:07:00Z">
        <w:r w:rsidDel="00A5205E">
          <w:rPr>
            <w:rFonts w:ascii="Arial" w:hAnsi="Arial" w:cs="Arial" w:hint="eastAsia"/>
            <w:color w:val="212121"/>
          </w:rPr>
          <w:delText>是作为模型训练学习的</w:delText>
        </w:r>
      </w:del>
      <w:ins w:id="287" w:author="Shirley Li" w:date="2018-11-12T21:07:00Z">
        <w:r w:rsidR="00A5205E">
          <w:rPr>
            <w:rFonts w:ascii="Arial" w:hAnsi="Arial" w:cs="Arial" w:hint="eastAsia"/>
            <w:color w:val="212121"/>
          </w:rPr>
          <w:t>在训练模型的过程中不断</w:t>
        </w:r>
        <w:r w:rsidR="00A820BC">
          <w:rPr>
            <w:rFonts w:ascii="Arial" w:hAnsi="Arial" w:cs="Arial" w:hint="eastAsia"/>
            <w:color w:val="212121"/>
          </w:rPr>
          <w:t>调整</w:t>
        </w:r>
      </w:ins>
      <w:r>
        <w:rPr>
          <w:rFonts w:ascii="Arial" w:hAnsi="Arial" w:cs="Arial"/>
          <w:color w:val="212121"/>
        </w:rPr>
        <w:t>。向量为输出数组添加</w:t>
      </w:r>
      <w:ins w:id="288" w:author="Shirley Li" w:date="2018-11-12T21:07:00Z">
        <w:r w:rsidR="00A72133">
          <w:rPr>
            <w:rFonts w:ascii="Arial" w:hAnsi="Arial" w:cs="Arial" w:hint="eastAsia"/>
            <w:color w:val="212121"/>
          </w:rPr>
          <w:t>一个</w:t>
        </w:r>
      </w:ins>
      <w:r>
        <w:rPr>
          <w:rFonts w:ascii="Arial" w:hAnsi="Arial" w:cs="Arial"/>
          <w:color w:val="212121"/>
        </w:rPr>
        <w:t>维度</w:t>
      </w:r>
      <w:ins w:id="289" w:author="Shirley Li" w:date="2018-11-12T21:07:00Z">
        <w:r w:rsidR="00016AD2">
          <w:rPr>
            <w:rFonts w:ascii="Arial" w:hAnsi="Arial" w:cs="Arial" w:hint="eastAsia"/>
            <w:color w:val="212121"/>
          </w:rPr>
          <w:t>，</w:t>
        </w:r>
      </w:ins>
      <w:del w:id="290" w:author="Shirley Li" w:date="2018-11-12T21:07:00Z">
        <w:r w:rsidDel="00016AD2">
          <w:rPr>
            <w:rFonts w:ascii="Arial" w:hAnsi="Arial" w:cs="Arial" w:hint="eastAsia"/>
            <w:color w:val="212121"/>
          </w:rPr>
          <w:delText>。</w:delText>
        </w:r>
        <w:r w:rsidR="00016AD2" w:rsidDel="00016AD2">
          <w:rPr>
            <w:rFonts w:ascii="Arial" w:hAnsi="Arial" w:cs="Arial" w:hint="eastAsia"/>
            <w:color w:val="212121"/>
          </w:rPr>
          <w:delText>得到的尺寸</w:delText>
        </w:r>
      </w:del>
      <w:ins w:id="291" w:author="Shirley Li" w:date="2018-11-12T21:07:00Z">
        <w:r w:rsidR="00016AD2">
          <w:rPr>
            <w:rFonts w:ascii="Arial" w:hAnsi="Arial" w:cs="Arial" w:hint="eastAsia"/>
            <w:color w:val="212121"/>
          </w:rPr>
          <w:t>最后得到的结果</w:t>
        </w:r>
      </w:ins>
      <w:r>
        <w:rPr>
          <w:rFonts w:ascii="Arial" w:hAnsi="Arial" w:cs="Arial"/>
          <w:color w:val="212121"/>
        </w:rPr>
        <w:t>是：</w:t>
      </w:r>
      <w:r>
        <w:rPr>
          <w:rStyle w:val="HTML"/>
          <w:rFonts w:ascii="Courier New" w:hAnsi="Courier New" w:cs="Courier New"/>
          <w:color w:val="37474F"/>
          <w:sz w:val="22"/>
          <w:szCs w:val="22"/>
          <w:shd w:val="clear" w:color="auto" w:fill="F7F7F7"/>
        </w:rPr>
        <w:t>(batch, sequence, embedding)</w:t>
      </w:r>
      <w:r>
        <w:rPr>
          <w:rFonts w:ascii="Arial" w:hAnsi="Arial" w:cs="Arial"/>
          <w:color w:val="212121"/>
        </w:rPr>
        <w:t>。</w:t>
      </w:r>
    </w:p>
    <w:p w:rsidR="001758D5" w:rsidRDefault="001758D5" w:rsidP="006F7728">
      <w:pPr>
        <w:widowControl/>
        <w:numPr>
          <w:ilvl w:val="0"/>
          <w:numId w:val="8"/>
        </w:numPr>
        <w:spacing w:before="120" w:after="120"/>
        <w:ind w:left="0"/>
        <w:jc w:val="left"/>
        <w:rPr>
          <w:rFonts w:ascii="Arial" w:hAnsi="Arial" w:cs="Arial"/>
          <w:color w:val="212121"/>
        </w:rPr>
      </w:pPr>
      <w:r>
        <w:rPr>
          <w:rFonts w:ascii="Arial" w:hAnsi="Arial" w:cs="Arial"/>
          <w:color w:val="212121"/>
        </w:rPr>
        <w:t>接下来，</w:t>
      </w:r>
      <w:r>
        <w:rPr>
          <w:rStyle w:val="HTML"/>
          <w:rFonts w:ascii="Courier New" w:hAnsi="Courier New" w:cs="Courier New"/>
          <w:color w:val="37474F"/>
          <w:sz w:val="22"/>
          <w:szCs w:val="22"/>
          <w:shd w:val="clear" w:color="auto" w:fill="F7F7F7"/>
        </w:rPr>
        <w:t>GlobalAveragePooling1D</w:t>
      </w:r>
      <w:r>
        <w:rPr>
          <w:rFonts w:ascii="Arial" w:hAnsi="Arial" w:cs="Arial"/>
          <w:color w:val="212121"/>
        </w:rPr>
        <w:t>通过对序列维</w:t>
      </w:r>
      <w:proofErr w:type="gramStart"/>
      <w:r>
        <w:rPr>
          <w:rFonts w:ascii="Arial" w:hAnsi="Arial" w:cs="Arial"/>
          <w:color w:val="212121"/>
        </w:rPr>
        <w:t>度求平均</w:t>
      </w:r>
      <w:proofErr w:type="gramEnd"/>
      <w:del w:id="292" w:author="Shirley Li" w:date="2018-11-12T21:08:00Z">
        <w:r w:rsidDel="003A21E7">
          <w:rPr>
            <w:rFonts w:ascii="Arial" w:hAnsi="Arial" w:cs="Arial" w:hint="eastAsia"/>
            <w:color w:val="212121"/>
          </w:rPr>
          <w:delText>，</w:delText>
        </w:r>
      </w:del>
      <w:ins w:id="293" w:author="Shirley Li" w:date="2018-11-12T21:08:00Z">
        <w:r w:rsidR="003A21E7">
          <w:rPr>
            <w:rFonts w:ascii="Arial" w:hAnsi="Arial" w:cs="Arial" w:hint="eastAsia"/>
            <w:color w:val="212121"/>
          </w:rPr>
          <w:t>来</w:t>
        </w:r>
      </w:ins>
      <w:del w:id="294" w:author="Shirley Li" w:date="2018-11-12T21:08:00Z">
        <w:r w:rsidDel="003A21E7">
          <w:rPr>
            <w:rFonts w:ascii="Arial" w:hAnsi="Arial" w:cs="Arial"/>
            <w:color w:val="212121"/>
          </w:rPr>
          <w:delText>层</w:delText>
        </w:r>
      </w:del>
      <w:r>
        <w:rPr>
          <w:rFonts w:ascii="Arial" w:hAnsi="Arial" w:cs="Arial"/>
          <w:color w:val="212121"/>
        </w:rPr>
        <w:t>为每个示例返回固定长度的输出向量。这</w:t>
      </w:r>
      <w:del w:id="295" w:author="Shirley Li" w:date="2018-11-12T21:09:00Z">
        <w:r w:rsidDel="00F87F8C">
          <w:rPr>
            <w:rFonts w:ascii="Arial" w:hAnsi="Arial" w:cs="Arial" w:hint="eastAsia"/>
            <w:color w:val="212121"/>
          </w:rPr>
          <w:delText>允许</w:delText>
        </w:r>
      </w:del>
      <w:ins w:id="296" w:author="Shirley Li" w:date="2018-11-12T21:09:00Z">
        <w:r w:rsidR="00F87F8C">
          <w:rPr>
            <w:rFonts w:ascii="Arial" w:hAnsi="Arial" w:cs="Arial" w:hint="eastAsia"/>
            <w:color w:val="212121"/>
          </w:rPr>
          <w:t>使得</w:t>
        </w:r>
      </w:ins>
      <w:r>
        <w:rPr>
          <w:rFonts w:ascii="Arial" w:hAnsi="Arial" w:cs="Arial"/>
          <w:color w:val="212121"/>
        </w:rPr>
        <w:t>模型以</w:t>
      </w:r>
      <w:del w:id="297" w:author="Shirley Li" w:date="2018-11-12T21:09:00Z">
        <w:r w:rsidDel="00F87F8C">
          <w:rPr>
            <w:rFonts w:ascii="Arial" w:hAnsi="Arial" w:cs="Arial"/>
            <w:color w:val="212121"/>
          </w:rPr>
          <w:delText>尽可能</w:delText>
        </w:r>
      </w:del>
      <w:r>
        <w:rPr>
          <w:rFonts w:ascii="Arial" w:hAnsi="Arial" w:cs="Arial"/>
          <w:color w:val="212121"/>
        </w:rPr>
        <w:t>最简单的方式处理可变长度的输入。</w:t>
      </w:r>
    </w:p>
    <w:p w:rsidR="001758D5" w:rsidRDefault="001758D5" w:rsidP="006F7728">
      <w:pPr>
        <w:widowControl/>
        <w:numPr>
          <w:ilvl w:val="0"/>
          <w:numId w:val="8"/>
        </w:numPr>
        <w:spacing w:before="120" w:after="120"/>
        <w:ind w:left="0"/>
        <w:jc w:val="left"/>
        <w:rPr>
          <w:rFonts w:ascii="Arial" w:hAnsi="Arial" w:cs="Arial"/>
          <w:color w:val="212121"/>
        </w:rPr>
      </w:pPr>
      <w:r>
        <w:rPr>
          <w:rFonts w:ascii="Arial" w:hAnsi="Arial" w:cs="Arial"/>
          <w:color w:val="212121"/>
        </w:rPr>
        <w:t>这个固定长度的输出</w:t>
      </w:r>
      <w:del w:id="298" w:author="Shirley Li" w:date="2018-11-12T21:09:00Z">
        <w:r w:rsidDel="00120591">
          <w:rPr>
            <w:rFonts w:ascii="Arial" w:hAnsi="Arial" w:cs="Arial" w:hint="eastAsia"/>
            <w:color w:val="212121"/>
          </w:rPr>
          <w:delText>矢量</w:delText>
        </w:r>
      </w:del>
      <w:ins w:id="299" w:author="Shirley Li" w:date="2018-11-12T21:09:00Z">
        <w:r w:rsidR="00120591">
          <w:rPr>
            <w:rFonts w:ascii="Arial" w:hAnsi="Arial" w:cs="Arial" w:hint="eastAsia"/>
            <w:color w:val="212121"/>
          </w:rPr>
          <w:t>向量</w:t>
        </w:r>
      </w:ins>
      <w:r>
        <w:rPr>
          <w:rFonts w:ascii="Arial" w:hAnsi="Arial" w:cs="Arial"/>
          <w:color w:val="212121"/>
        </w:rPr>
        <w:t>通过一个</w:t>
      </w:r>
      <w:del w:id="300" w:author="Shirley Li" w:date="2018-11-12T21:09:00Z">
        <w:r w:rsidDel="00120591">
          <w:rPr>
            <w:rStyle w:val="HTML"/>
            <w:rFonts w:ascii="Courier New" w:hAnsi="Courier New" w:cs="Courier New"/>
            <w:color w:val="37474F"/>
            <w:sz w:val="22"/>
            <w:szCs w:val="22"/>
            <w:shd w:val="clear" w:color="auto" w:fill="F7F7F7"/>
          </w:rPr>
          <w:delText>Dense</w:delText>
        </w:r>
      </w:del>
      <w:r>
        <w:rPr>
          <w:rFonts w:ascii="Arial" w:hAnsi="Arial" w:cs="Arial"/>
          <w:color w:val="212121"/>
        </w:rPr>
        <w:t>带有</w:t>
      </w:r>
      <w:r>
        <w:rPr>
          <w:rFonts w:ascii="Arial" w:hAnsi="Arial" w:cs="Arial"/>
          <w:color w:val="212121"/>
        </w:rPr>
        <w:t>16</w:t>
      </w:r>
      <w:r>
        <w:rPr>
          <w:rFonts w:ascii="Arial" w:hAnsi="Arial" w:cs="Arial"/>
          <w:color w:val="212121"/>
        </w:rPr>
        <w:t>个隐藏单元的完全连接</w:t>
      </w:r>
      <w:del w:id="301" w:author="Shirley Li" w:date="2018-11-12T21:10:00Z">
        <w:r w:rsidDel="00120591">
          <w:rPr>
            <w:rFonts w:ascii="Arial" w:hAnsi="Arial" w:cs="Arial"/>
            <w:color w:val="212121"/>
          </w:rPr>
          <w:delText>（）</w:delText>
        </w:r>
      </w:del>
      <w:r>
        <w:rPr>
          <w:rFonts w:ascii="Arial" w:hAnsi="Arial" w:cs="Arial"/>
          <w:color w:val="212121"/>
        </w:rPr>
        <w:t>层</w:t>
      </w:r>
      <w:ins w:id="302" w:author="Shirley Li" w:date="2018-11-12T21:10:00Z">
        <w:r w:rsidR="0010221D">
          <w:rPr>
            <w:rFonts w:ascii="Arial" w:hAnsi="Arial" w:cs="Arial" w:hint="eastAsia"/>
            <w:color w:val="212121"/>
          </w:rPr>
          <w:t>进行</w:t>
        </w:r>
      </w:ins>
      <w:r>
        <w:rPr>
          <w:rFonts w:ascii="Arial" w:hAnsi="Arial" w:cs="Arial"/>
          <w:color w:val="212121"/>
        </w:rPr>
        <w:t>传输。</w:t>
      </w:r>
    </w:p>
    <w:p w:rsidR="001758D5" w:rsidRDefault="001758D5" w:rsidP="006F7728">
      <w:pPr>
        <w:widowControl/>
        <w:numPr>
          <w:ilvl w:val="0"/>
          <w:numId w:val="8"/>
        </w:numPr>
        <w:spacing w:before="120" w:after="120"/>
        <w:ind w:left="0"/>
        <w:jc w:val="left"/>
        <w:rPr>
          <w:rFonts w:ascii="Arial" w:hAnsi="Arial" w:cs="Arial"/>
          <w:color w:val="212121"/>
        </w:rPr>
      </w:pPr>
      <w:r>
        <w:rPr>
          <w:rFonts w:ascii="Arial" w:hAnsi="Arial" w:cs="Arial"/>
          <w:color w:val="212121"/>
        </w:rPr>
        <w:t>最后一层与单个输出节点密集连接。使用</w:t>
      </w:r>
      <w:r>
        <w:rPr>
          <w:rStyle w:val="HTML"/>
          <w:rFonts w:ascii="Courier New" w:hAnsi="Courier New" w:cs="Courier New"/>
          <w:color w:val="37474F"/>
          <w:sz w:val="22"/>
          <w:szCs w:val="22"/>
          <w:shd w:val="clear" w:color="auto" w:fill="F7F7F7"/>
        </w:rPr>
        <w:t>sigmoid</w:t>
      </w:r>
      <w:r>
        <w:rPr>
          <w:rFonts w:ascii="Arial" w:hAnsi="Arial" w:cs="Arial"/>
          <w:color w:val="212121"/>
        </w:rPr>
        <w:t>激活函数，</w:t>
      </w:r>
      <w:del w:id="303" w:author="Shirley Li" w:date="2018-11-12T21:11:00Z">
        <w:r w:rsidDel="00287159">
          <w:rPr>
            <w:rFonts w:ascii="Arial" w:hAnsi="Arial" w:cs="Arial" w:hint="eastAsia"/>
            <w:color w:val="212121"/>
          </w:rPr>
          <w:delText>此值</w:delText>
        </w:r>
      </w:del>
      <w:ins w:id="304" w:author="Shirley Li" w:date="2018-11-12T21:11:00Z">
        <w:r w:rsidR="00287159">
          <w:rPr>
            <w:rFonts w:ascii="Arial" w:hAnsi="Arial" w:cs="Arial" w:hint="eastAsia"/>
            <w:color w:val="212121"/>
          </w:rPr>
          <w:t>这个浮点数</w:t>
        </w:r>
      </w:ins>
      <w:del w:id="305" w:author="Shirley Li" w:date="2018-11-12T21:11:00Z">
        <w:r w:rsidDel="00287159">
          <w:rPr>
            <w:rFonts w:ascii="Arial" w:hAnsi="Arial" w:cs="Arial"/>
            <w:color w:val="212121"/>
          </w:rPr>
          <w:delText>是</w:delText>
        </w:r>
      </w:del>
      <w:r>
        <w:rPr>
          <w:rFonts w:ascii="Arial" w:hAnsi="Arial" w:cs="Arial"/>
          <w:color w:val="212121"/>
        </w:rPr>
        <w:t>介于</w:t>
      </w:r>
      <w:r>
        <w:rPr>
          <w:rFonts w:ascii="Arial" w:hAnsi="Arial" w:cs="Arial"/>
          <w:color w:val="212121"/>
        </w:rPr>
        <w:t>0</w:t>
      </w:r>
      <w:r>
        <w:rPr>
          <w:rFonts w:ascii="Arial" w:hAnsi="Arial" w:cs="Arial"/>
          <w:color w:val="212121"/>
        </w:rPr>
        <w:t>和</w:t>
      </w:r>
      <w:r>
        <w:rPr>
          <w:rFonts w:ascii="Arial" w:hAnsi="Arial" w:cs="Arial"/>
          <w:color w:val="212121"/>
        </w:rPr>
        <w:t>1</w:t>
      </w:r>
      <w:r>
        <w:rPr>
          <w:rFonts w:ascii="Arial" w:hAnsi="Arial" w:cs="Arial"/>
          <w:color w:val="212121"/>
        </w:rPr>
        <w:t>之间</w:t>
      </w:r>
      <w:del w:id="306" w:author="Shirley Li" w:date="2018-11-12T21:11:00Z">
        <w:r w:rsidDel="00287159">
          <w:rPr>
            <w:rFonts w:ascii="Arial" w:hAnsi="Arial" w:cs="Arial"/>
            <w:color w:val="212121"/>
          </w:rPr>
          <w:delText>的浮点数</w:delText>
        </w:r>
      </w:del>
      <w:r>
        <w:rPr>
          <w:rFonts w:ascii="Arial" w:hAnsi="Arial" w:cs="Arial"/>
          <w:color w:val="212121"/>
        </w:rPr>
        <w:t>，表示概率或置信度。</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隐藏</w:t>
      </w:r>
      <w:del w:id="307" w:author="Shirley Li" w:date="2018-11-12T21:04:00Z">
        <w:r w:rsidDel="00E11DAE">
          <w:rPr>
            <w:rFonts w:ascii="Arial" w:hAnsi="Arial" w:cs="Arial" w:hint="eastAsia"/>
            <w:b w:val="0"/>
            <w:bCs w:val="0"/>
            <w:color w:val="212121"/>
            <w:sz w:val="30"/>
            <w:szCs w:val="30"/>
          </w:rPr>
          <w:delText>的</w:delText>
        </w:r>
      </w:del>
      <w:del w:id="308" w:author="Shirley Li" w:date="2018-11-15T07:32:00Z">
        <w:r w:rsidR="008E6D2D" w:rsidDel="008E6D2D">
          <w:rPr>
            <w:rFonts w:ascii="Arial" w:hAnsi="Arial" w:cs="Arial" w:hint="eastAsia"/>
            <w:b w:val="0"/>
            <w:bCs w:val="0"/>
            <w:color w:val="212121"/>
            <w:sz w:val="30"/>
            <w:szCs w:val="30"/>
          </w:rPr>
          <w:delText>单位</w:delText>
        </w:r>
      </w:del>
      <w:ins w:id="309" w:author="Shirley Li" w:date="2018-11-15T07:33:00Z">
        <w:r w:rsidR="00CA75AC">
          <w:rPr>
            <w:rFonts w:ascii="Arial" w:hAnsi="Arial" w:cs="Arial" w:hint="eastAsia"/>
            <w:b w:val="0"/>
            <w:bCs w:val="0"/>
            <w:color w:val="212121"/>
            <w:sz w:val="30"/>
            <w:szCs w:val="30"/>
          </w:rPr>
          <w:t>单元</w:t>
        </w:r>
      </w:ins>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上述模型在输入和输出之间有两个中间或</w:t>
      </w:r>
      <w:r>
        <w:rPr>
          <w:rFonts w:ascii="Arial" w:hAnsi="Arial" w:cs="Arial"/>
          <w:color w:val="212121"/>
        </w:rPr>
        <w:t>“</w:t>
      </w:r>
      <w:r>
        <w:rPr>
          <w:rFonts w:ascii="Arial" w:hAnsi="Arial" w:cs="Arial"/>
          <w:color w:val="212121"/>
        </w:rPr>
        <w:t>隐藏</w:t>
      </w:r>
      <w:r>
        <w:rPr>
          <w:rFonts w:ascii="Arial" w:hAnsi="Arial" w:cs="Arial"/>
          <w:color w:val="212121"/>
        </w:rPr>
        <w:t>”</w:t>
      </w:r>
      <w:r>
        <w:rPr>
          <w:rFonts w:ascii="Arial" w:hAnsi="Arial" w:cs="Arial"/>
          <w:color w:val="212121"/>
        </w:rPr>
        <w:t>层。输出的数量（单位，节点或神经元）</w:t>
      </w:r>
      <w:ins w:id="310" w:author="Shirley Li" w:date="2018-11-15T07:35:00Z">
        <w:r w:rsidR="0028797F">
          <w:rPr>
            <w:rFonts w:ascii="Arial" w:hAnsi="Arial" w:cs="Arial" w:hint="eastAsia"/>
            <w:color w:val="212121"/>
          </w:rPr>
          <w:t>是每一层</w:t>
        </w:r>
      </w:ins>
      <w:ins w:id="311" w:author="Shirley Li" w:date="2018-11-15T07:37:00Z">
        <w:r w:rsidR="008A3ED4">
          <w:rPr>
            <w:rFonts w:ascii="Arial" w:hAnsi="Arial" w:cs="Arial" w:hint="eastAsia"/>
            <w:color w:val="212121"/>
          </w:rPr>
          <w:t>特征</w:t>
        </w:r>
      </w:ins>
      <w:ins w:id="312" w:author="Shirley Li" w:date="2018-11-15T07:35:00Z">
        <w:r w:rsidR="0028797F">
          <w:rPr>
            <w:rFonts w:ascii="Arial" w:hAnsi="Arial" w:cs="Arial" w:hint="eastAsia"/>
            <w:color w:val="212121"/>
          </w:rPr>
          <w:t>空间的</w:t>
        </w:r>
      </w:ins>
      <w:del w:id="313" w:author="Shirley Li" w:date="2018-11-15T07:35:00Z">
        <w:r w:rsidDel="0028797F">
          <w:rPr>
            <w:rFonts w:ascii="Arial" w:hAnsi="Arial" w:cs="Arial"/>
            <w:color w:val="212121"/>
          </w:rPr>
          <w:delText>是图层的表示空间的</w:delText>
        </w:r>
      </w:del>
      <w:r>
        <w:rPr>
          <w:rFonts w:ascii="Arial" w:hAnsi="Arial" w:cs="Arial"/>
          <w:color w:val="212121"/>
        </w:rPr>
        <w:t>维度。换句话说，</w:t>
      </w:r>
      <w:del w:id="314" w:author="Shirley Li" w:date="2018-11-15T07:36:00Z">
        <w:r w:rsidDel="0028797F">
          <w:rPr>
            <w:rFonts w:ascii="Arial" w:hAnsi="Arial" w:cs="Arial" w:hint="eastAsia"/>
            <w:color w:val="212121"/>
          </w:rPr>
          <w:delText>在学习内部表示时允许网络的自由度。</w:delText>
        </w:r>
      </w:del>
      <w:ins w:id="315" w:author="Shirley Li" w:date="2018-11-15T07:36:00Z">
        <w:r w:rsidR="0028797F">
          <w:rPr>
            <w:rFonts w:ascii="Arial" w:hAnsi="Arial" w:cs="Arial" w:hint="eastAsia"/>
            <w:color w:val="212121"/>
          </w:rPr>
          <w:t>在学习内部</w:t>
        </w:r>
      </w:ins>
      <w:ins w:id="316" w:author="Shirley Li" w:date="2018-11-15T07:37:00Z">
        <w:r w:rsidR="008A3ED4">
          <w:rPr>
            <w:rFonts w:ascii="Arial" w:hAnsi="Arial" w:cs="Arial" w:hint="eastAsia"/>
            <w:color w:val="212121"/>
          </w:rPr>
          <w:t>特征</w:t>
        </w:r>
      </w:ins>
      <w:ins w:id="317" w:author="Shirley Li" w:date="2018-11-15T07:36:00Z">
        <w:r w:rsidR="0028797F">
          <w:rPr>
            <w:rFonts w:ascii="Arial" w:hAnsi="Arial" w:cs="Arial" w:hint="eastAsia"/>
            <w:color w:val="212121"/>
          </w:rPr>
          <w:t>的时候神经网络具有一定程度的自由度。</w:t>
        </w:r>
      </w:ins>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如果模型具有更多隐藏单元（更高维度的</w:t>
      </w:r>
      <w:ins w:id="318" w:author="Shirley Li" w:date="2018-11-15T07:37:00Z">
        <w:r w:rsidR="008A3ED4">
          <w:rPr>
            <w:rFonts w:ascii="Arial" w:hAnsi="Arial" w:cs="Arial" w:hint="eastAsia"/>
            <w:color w:val="212121"/>
          </w:rPr>
          <w:t>特征</w:t>
        </w:r>
      </w:ins>
      <w:del w:id="319" w:author="Shirley Li" w:date="2018-11-15T07:37:00Z">
        <w:r w:rsidDel="008A3ED4">
          <w:rPr>
            <w:rFonts w:ascii="Arial" w:hAnsi="Arial" w:cs="Arial"/>
            <w:color w:val="212121"/>
          </w:rPr>
          <w:delText>表示</w:delText>
        </w:r>
      </w:del>
      <w:r>
        <w:rPr>
          <w:rFonts w:ascii="Arial" w:hAnsi="Arial" w:cs="Arial"/>
          <w:color w:val="212121"/>
        </w:rPr>
        <w:t>空间）</w:t>
      </w:r>
      <w:del w:id="320" w:author="Shirley Li" w:date="2018-11-15T07:37:00Z">
        <w:r w:rsidDel="007A738D">
          <w:rPr>
            <w:rFonts w:ascii="Arial" w:hAnsi="Arial" w:cs="Arial" w:hint="eastAsia"/>
            <w:color w:val="212121"/>
          </w:rPr>
          <w:delText>和</w:delText>
        </w:r>
        <w:r w:rsidDel="007A738D">
          <w:rPr>
            <w:rFonts w:ascii="Arial" w:hAnsi="Arial" w:cs="Arial" w:hint="eastAsia"/>
            <w:color w:val="212121"/>
          </w:rPr>
          <w:delText>/</w:delText>
        </w:r>
        <w:r w:rsidDel="007A738D">
          <w:rPr>
            <w:rFonts w:ascii="Arial" w:hAnsi="Arial" w:cs="Arial" w:hint="eastAsia"/>
            <w:color w:val="212121"/>
          </w:rPr>
          <w:delText>或</w:delText>
        </w:r>
      </w:del>
      <w:ins w:id="321" w:author="Shirley Li" w:date="2018-11-15T07:37:00Z">
        <w:r w:rsidR="007A738D">
          <w:rPr>
            <w:rFonts w:ascii="Arial" w:hAnsi="Arial" w:cs="Arial" w:hint="eastAsia"/>
            <w:color w:val="212121"/>
          </w:rPr>
          <w:t>或者</w:t>
        </w:r>
      </w:ins>
      <w:r>
        <w:rPr>
          <w:rFonts w:ascii="Arial" w:hAnsi="Arial" w:cs="Arial"/>
          <w:color w:val="212121"/>
        </w:rPr>
        <w:t>更多层，则</w:t>
      </w:r>
      <w:ins w:id="322" w:author="Shirley Li" w:date="2018-11-15T07:39:00Z">
        <w:r w:rsidR="00B768A7">
          <w:rPr>
            <w:rFonts w:ascii="Arial" w:hAnsi="Arial" w:cs="Arial" w:hint="eastAsia"/>
            <w:color w:val="212121"/>
          </w:rPr>
          <w:t>神经</w:t>
        </w:r>
      </w:ins>
      <w:r>
        <w:rPr>
          <w:rFonts w:ascii="Arial" w:hAnsi="Arial" w:cs="Arial"/>
          <w:color w:val="212121"/>
        </w:rPr>
        <w:t>网络可以学习更复杂的</w:t>
      </w:r>
      <w:del w:id="323" w:author="Shirley Li" w:date="2018-11-15T07:37:00Z">
        <w:r w:rsidDel="007C775F">
          <w:rPr>
            <w:rFonts w:ascii="Arial" w:hAnsi="Arial" w:cs="Arial" w:hint="eastAsia"/>
            <w:color w:val="212121"/>
          </w:rPr>
          <w:delText>表示</w:delText>
        </w:r>
      </w:del>
      <w:ins w:id="324" w:author="Shirley Li" w:date="2018-11-15T07:37:00Z">
        <w:r w:rsidR="007C775F">
          <w:rPr>
            <w:rFonts w:ascii="Arial" w:hAnsi="Arial" w:cs="Arial" w:hint="eastAsia"/>
            <w:color w:val="212121"/>
          </w:rPr>
          <w:t>特征</w:t>
        </w:r>
      </w:ins>
      <w:r>
        <w:rPr>
          <w:rFonts w:ascii="Arial" w:hAnsi="Arial" w:cs="Arial"/>
          <w:color w:val="212121"/>
        </w:rPr>
        <w:t>。但是，它使</w:t>
      </w:r>
      <w:ins w:id="325" w:author="Shirley Li" w:date="2018-11-15T07:38:00Z">
        <w:r w:rsidR="007C775F">
          <w:rPr>
            <w:rFonts w:ascii="Arial" w:hAnsi="Arial" w:cs="Arial" w:hint="eastAsia"/>
            <w:color w:val="212121"/>
          </w:rPr>
          <w:t>神经</w:t>
        </w:r>
      </w:ins>
      <w:r>
        <w:rPr>
          <w:rFonts w:ascii="Arial" w:hAnsi="Arial" w:cs="Arial"/>
          <w:color w:val="212121"/>
        </w:rPr>
        <w:t>网络的计算成本更高，并且可能导致</w:t>
      </w:r>
      <w:ins w:id="326" w:author="Shirley Li" w:date="2018-11-15T07:39:00Z">
        <w:r w:rsidR="00C670B1">
          <w:rPr>
            <w:rFonts w:ascii="Arial" w:hAnsi="Arial" w:cs="Arial" w:hint="eastAsia"/>
            <w:color w:val="212121"/>
          </w:rPr>
          <w:t>得到的</w:t>
        </w:r>
      </w:ins>
      <w:ins w:id="327" w:author="Shirley Li" w:date="2018-11-15T07:38:00Z">
        <w:r w:rsidR="007C775F">
          <w:rPr>
            <w:rFonts w:ascii="Arial" w:hAnsi="Arial" w:cs="Arial" w:hint="eastAsia"/>
            <w:color w:val="212121"/>
          </w:rPr>
          <w:t>模型</w:t>
        </w:r>
      </w:ins>
      <w:ins w:id="328" w:author="Shirley Li" w:date="2018-11-15T07:39:00Z">
        <w:r w:rsidR="00C670B1">
          <w:rPr>
            <w:rFonts w:ascii="Arial" w:hAnsi="Arial" w:cs="Arial" w:hint="eastAsia"/>
            <w:color w:val="212121"/>
          </w:rPr>
          <w:t>并非我们所想</w:t>
        </w:r>
      </w:ins>
      <w:del w:id="329" w:author="Shirley Li" w:date="2018-11-15T07:38:00Z">
        <w:r w:rsidDel="007C775F">
          <w:rPr>
            <w:rFonts w:ascii="Arial" w:hAnsi="Arial" w:cs="Arial" w:hint="eastAsia"/>
            <w:color w:val="212121"/>
          </w:rPr>
          <w:delText>学习不需要的模式</w:delText>
        </w:r>
      </w:del>
      <w:del w:id="330" w:author="Shirley Li" w:date="2018-11-15T07:39:00Z">
        <w:r w:rsidDel="00C670B1">
          <w:rPr>
            <w:rFonts w:ascii="Arial" w:hAnsi="Arial" w:cs="Arial"/>
            <w:color w:val="212121"/>
          </w:rPr>
          <w:delText xml:space="preserve"> </w:delText>
        </w:r>
      </w:del>
      <w:r>
        <w:rPr>
          <w:rFonts w:ascii="Arial" w:hAnsi="Arial" w:cs="Arial"/>
          <w:color w:val="212121"/>
        </w:rPr>
        <w:t>-</w:t>
      </w:r>
      <w:del w:id="331" w:author="Shirley Li" w:date="2018-11-15T07:38:00Z">
        <w:r w:rsidDel="004B6A12">
          <w:rPr>
            <w:rFonts w:ascii="Arial" w:hAnsi="Arial" w:cs="Arial" w:hint="eastAsia"/>
            <w:color w:val="212121"/>
          </w:rPr>
          <w:delText xml:space="preserve"> </w:delText>
        </w:r>
        <w:r w:rsidDel="004B6A12">
          <w:rPr>
            <w:rFonts w:ascii="Arial" w:hAnsi="Arial" w:cs="Arial" w:hint="eastAsia"/>
            <w:color w:val="212121"/>
          </w:rPr>
          <w:delText>模式，这些模式可以提高训练数据的性能</w:delText>
        </w:r>
      </w:del>
      <w:ins w:id="332" w:author="Shirley Li" w:date="2018-11-15T07:38:00Z">
        <w:r w:rsidR="004B6A12">
          <w:rPr>
            <w:rFonts w:ascii="Arial" w:hAnsi="Arial" w:cs="Arial" w:hint="eastAsia"/>
            <w:color w:val="212121"/>
          </w:rPr>
          <w:t>这个模型对测试集的拟合效果</w:t>
        </w:r>
        <w:r w:rsidR="00D82CCD">
          <w:rPr>
            <w:rFonts w:ascii="Arial" w:hAnsi="Arial" w:cs="Arial" w:hint="eastAsia"/>
            <w:color w:val="212121"/>
          </w:rPr>
          <w:t>不断提高</w:t>
        </w:r>
      </w:ins>
      <w:r>
        <w:rPr>
          <w:rFonts w:ascii="Arial" w:hAnsi="Arial" w:cs="Arial"/>
          <w:color w:val="212121"/>
        </w:rPr>
        <w:t>，但不会提高测试数据的性能。这称为</w:t>
      </w:r>
      <w:r>
        <w:rPr>
          <w:rStyle w:val="a4"/>
          <w:rFonts w:ascii="Arial" w:hAnsi="Arial" w:cs="Arial"/>
          <w:color w:val="212121"/>
        </w:rPr>
        <w:t>过度拟合</w:t>
      </w:r>
      <w:r>
        <w:rPr>
          <w:rFonts w:ascii="Arial" w:hAnsi="Arial" w:cs="Arial"/>
          <w:color w:val="212121"/>
        </w:rPr>
        <w:t>，我们稍后会进行探讨。</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损失函数和优化器</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模型需要一个损失函数和一个用于训练的优化器。由于这是二元分类问题和模型输出概率（具有</w:t>
      </w:r>
      <w:r>
        <w:rPr>
          <w:rFonts w:ascii="Arial" w:hAnsi="Arial" w:cs="Arial"/>
          <w:color w:val="212121"/>
        </w:rPr>
        <w:t>S</w:t>
      </w:r>
      <w:r>
        <w:rPr>
          <w:rFonts w:ascii="Arial" w:hAnsi="Arial" w:cs="Arial"/>
          <w:color w:val="212121"/>
        </w:rPr>
        <w:t>形激活</w:t>
      </w:r>
      <w:ins w:id="333" w:author="Shirley Li" w:date="2018-11-15T07:40:00Z">
        <w:r w:rsidR="002B76F2">
          <w:rPr>
            <w:rFonts w:ascii="Arial" w:hAnsi="Arial" w:cs="Arial" w:hint="eastAsia"/>
            <w:color w:val="212121"/>
          </w:rPr>
          <w:t>函数</w:t>
        </w:r>
      </w:ins>
      <w:r>
        <w:rPr>
          <w:rFonts w:ascii="Arial" w:hAnsi="Arial" w:cs="Arial"/>
          <w:color w:val="212121"/>
        </w:rPr>
        <w:t>的单个单元层），我们将使用</w:t>
      </w:r>
      <w:r>
        <w:rPr>
          <w:rStyle w:val="HTML"/>
          <w:rFonts w:ascii="Courier New" w:hAnsi="Courier New" w:cs="Courier New"/>
          <w:color w:val="37474F"/>
          <w:sz w:val="22"/>
          <w:szCs w:val="22"/>
          <w:shd w:val="clear" w:color="auto" w:fill="F7F7F7"/>
        </w:rPr>
        <w:t>binary_crossentropy</w:t>
      </w:r>
      <w:r>
        <w:rPr>
          <w:rFonts w:ascii="Arial" w:hAnsi="Arial" w:cs="Arial"/>
          <w:color w:val="212121"/>
        </w:rPr>
        <w:t>损失函数。</w:t>
      </w:r>
    </w:p>
    <w:p w:rsidR="001758D5" w:rsidRDefault="001758D5" w:rsidP="001758D5">
      <w:pPr>
        <w:pStyle w:val="a3"/>
        <w:spacing w:before="240" w:beforeAutospacing="0" w:after="240" w:afterAutospacing="0"/>
        <w:rPr>
          <w:rFonts w:ascii="Arial" w:hAnsi="Arial" w:cs="Arial"/>
          <w:color w:val="212121"/>
        </w:rPr>
      </w:pPr>
      <w:del w:id="334" w:author="Shirley Li" w:date="2018-11-15T07:40:00Z">
        <w:r w:rsidDel="00B72627">
          <w:rPr>
            <w:rFonts w:ascii="Arial" w:hAnsi="Arial" w:cs="Arial" w:hint="eastAsia"/>
            <w:color w:val="212121"/>
          </w:rPr>
          <w:delText>这不是损失函数的唯一选择</w:delText>
        </w:r>
      </w:del>
      <w:ins w:id="335" w:author="Shirley Li" w:date="2018-11-15T07:40:00Z">
        <w:r w:rsidR="00B72627">
          <w:rPr>
            <w:rFonts w:ascii="Arial" w:hAnsi="Arial" w:cs="Arial" w:hint="eastAsia"/>
            <w:color w:val="212121"/>
          </w:rPr>
          <w:t>损失函数不止这一种</w:t>
        </w:r>
      </w:ins>
      <w:r>
        <w:rPr>
          <w:rFonts w:ascii="Arial" w:hAnsi="Arial" w:cs="Arial"/>
          <w:color w:val="212121"/>
        </w:rPr>
        <w:t>，例如，您可以选择</w:t>
      </w:r>
      <w:r>
        <w:rPr>
          <w:rStyle w:val="HTML"/>
          <w:rFonts w:ascii="Courier New" w:hAnsi="Courier New" w:cs="Courier New"/>
          <w:color w:val="37474F"/>
          <w:sz w:val="22"/>
          <w:szCs w:val="22"/>
          <w:shd w:val="clear" w:color="auto" w:fill="F7F7F7"/>
        </w:rPr>
        <w:t>mean_squared_error</w:t>
      </w:r>
      <w:ins w:id="336" w:author="Shirley Li" w:date="2018-11-15T07:40:00Z">
        <w:r w:rsidR="001F2B87">
          <w:rPr>
            <w:rStyle w:val="HTML"/>
            <w:rFonts w:ascii="Courier New" w:hAnsi="Courier New" w:cs="Courier New" w:hint="eastAsia"/>
            <w:color w:val="37474F"/>
            <w:sz w:val="22"/>
            <w:szCs w:val="22"/>
            <w:shd w:val="clear" w:color="auto" w:fill="F7F7F7"/>
          </w:rPr>
          <w:t>函数</w:t>
        </w:r>
      </w:ins>
      <w:r>
        <w:rPr>
          <w:rFonts w:ascii="Arial" w:hAnsi="Arial" w:cs="Arial"/>
          <w:color w:val="212121"/>
        </w:rPr>
        <w:t>。但是，通常，</w:t>
      </w:r>
      <w:r>
        <w:rPr>
          <w:rStyle w:val="HTML"/>
          <w:rFonts w:ascii="Courier New" w:hAnsi="Courier New" w:cs="Courier New"/>
          <w:color w:val="37474F"/>
          <w:sz w:val="22"/>
          <w:szCs w:val="22"/>
          <w:shd w:val="clear" w:color="auto" w:fill="F7F7F7"/>
        </w:rPr>
        <w:t>binary_crossentropy</w:t>
      </w:r>
      <w:r>
        <w:rPr>
          <w:rFonts w:ascii="Arial" w:hAnsi="Arial" w:cs="Arial"/>
          <w:color w:val="212121"/>
        </w:rPr>
        <w:t>处理概率更好</w:t>
      </w:r>
      <w:r>
        <w:rPr>
          <w:rFonts w:ascii="Arial" w:hAnsi="Arial" w:cs="Arial"/>
          <w:color w:val="212121"/>
        </w:rPr>
        <w:t xml:space="preserve"> - </w:t>
      </w:r>
      <w:r>
        <w:rPr>
          <w:rFonts w:ascii="Arial" w:hAnsi="Arial" w:cs="Arial"/>
          <w:color w:val="212121"/>
        </w:rPr>
        <w:t>它测量概率分布之间的</w:t>
      </w:r>
      <w:r>
        <w:rPr>
          <w:rFonts w:ascii="Arial" w:hAnsi="Arial" w:cs="Arial"/>
          <w:color w:val="212121"/>
        </w:rPr>
        <w:t>“</w:t>
      </w:r>
      <w:r>
        <w:rPr>
          <w:rFonts w:ascii="Arial" w:hAnsi="Arial" w:cs="Arial"/>
          <w:color w:val="212121"/>
        </w:rPr>
        <w:t>距离</w:t>
      </w:r>
      <w:r>
        <w:rPr>
          <w:rFonts w:ascii="Arial" w:hAnsi="Arial" w:cs="Arial"/>
          <w:color w:val="212121"/>
        </w:rPr>
        <w:t>”</w:t>
      </w:r>
      <w:r>
        <w:rPr>
          <w:rFonts w:ascii="Arial" w:hAnsi="Arial" w:cs="Arial"/>
          <w:color w:val="212121"/>
        </w:rPr>
        <w:t>，或者在我们的情况下，测量</w:t>
      </w:r>
      <w:del w:id="337" w:author="Shirley Li" w:date="2018-11-15T07:41:00Z">
        <w:r w:rsidDel="007E16B6">
          <w:rPr>
            <w:rFonts w:ascii="Arial" w:hAnsi="Arial" w:cs="Arial" w:hint="eastAsia"/>
            <w:color w:val="212121"/>
          </w:rPr>
          <w:delText>地面实况</w:delText>
        </w:r>
      </w:del>
      <w:ins w:id="338" w:author="Shirley Li" w:date="2018-11-15T07:41:00Z">
        <w:r w:rsidR="007E16B6">
          <w:rPr>
            <w:rFonts w:ascii="Arial" w:hAnsi="Arial" w:cs="Arial" w:hint="eastAsia"/>
            <w:color w:val="212121"/>
          </w:rPr>
          <w:t>实际</w:t>
        </w:r>
      </w:ins>
      <w:r>
        <w:rPr>
          <w:rFonts w:ascii="Arial" w:hAnsi="Arial" w:cs="Arial"/>
          <w:color w:val="212121"/>
        </w:rPr>
        <w:t>分布和预测之间的</w:t>
      </w:r>
      <w:r>
        <w:rPr>
          <w:rFonts w:ascii="Arial" w:hAnsi="Arial" w:cs="Arial"/>
          <w:color w:val="212121"/>
        </w:rPr>
        <w:t>“</w:t>
      </w:r>
      <w:r>
        <w:rPr>
          <w:rFonts w:ascii="Arial" w:hAnsi="Arial" w:cs="Arial"/>
          <w:color w:val="212121"/>
        </w:rPr>
        <w:t>距离</w:t>
      </w:r>
      <w:r>
        <w:rPr>
          <w:rFonts w:ascii="Arial" w:hAnsi="Arial" w:cs="Arial"/>
          <w:color w:val="212121"/>
        </w:rPr>
        <w:t>”</w:t>
      </w:r>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del w:id="339" w:author="Shirley Li" w:date="2018-11-15T07:41:00Z">
        <w:r w:rsidDel="00861255">
          <w:rPr>
            <w:rFonts w:ascii="Arial" w:hAnsi="Arial" w:cs="Arial" w:hint="eastAsia"/>
            <w:color w:val="212121"/>
          </w:rPr>
          <w:delText>后来</w:delText>
        </w:r>
      </w:del>
      <w:proofErr w:type="gramStart"/>
      <w:ins w:id="340" w:author="Shirley Li" w:date="2018-11-15T07:41:00Z">
        <w:r w:rsidR="00861255">
          <w:rPr>
            <w:rFonts w:ascii="Arial" w:hAnsi="Arial" w:cs="Arial" w:hint="eastAsia"/>
            <w:color w:val="212121"/>
          </w:rPr>
          <w:t>之后</w:t>
        </w:r>
      </w:ins>
      <w:proofErr w:type="gramEnd"/>
      <w:del w:id="341" w:author="Shirley Li" w:date="2018-11-15T07:41:00Z">
        <w:r w:rsidDel="00861255">
          <w:rPr>
            <w:rFonts w:ascii="Arial" w:hAnsi="Arial" w:cs="Arial"/>
            <w:color w:val="212121"/>
          </w:rPr>
          <w:delText>，</w:delText>
        </w:r>
      </w:del>
      <w:r>
        <w:rPr>
          <w:rFonts w:ascii="Arial" w:hAnsi="Arial" w:cs="Arial"/>
          <w:color w:val="212121"/>
        </w:rPr>
        <w:t>当我们探索回归问题（比如预测房子的价格）时，我们将看到如何使用另一种称为均方误差的损失函数。</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现在，配置模型</w:t>
      </w:r>
      <w:ins w:id="342" w:author="Shirley Li" w:date="2018-11-15T07:42:00Z">
        <w:r w:rsidR="00B4637E">
          <w:rPr>
            <w:rFonts w:ascii="Arial" w:hAnsi="Arial" w:cs="Arial" w:hint="eastAsia"/>
            <w:color w:val="212121"/>
          </w:rPr>
          <w:t>来</w:t>
        </w:r>
      </w:ins>
      <w:del w:id="343" w:author="Shirley Li" w:date="2018-11-15T07:42:00Z">
        <w:r w:rsidDel="00B4637E">
          <w:rPr>
            <w:rFonts w:ascii="Arial" w:hAnsi="Arial" w:cs="Arial"/>
            <w:color w:val="212121"/>
          </w:rPr>
          <w:delText>以</w:delText>
        </w:r>
      </w:del>
      <w:r>
        <w:rPr>
          <w:rFonts w:ascii="Arial" w:hAnsi="Arial" w:cs="Arial"/>
          <w:color w:val="212121"/>
        </w:rPr>
        <w:t>使用优化器和损失函数：</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AdamOptimizer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创建验证集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在训练时，我们想要检查模型在以前没有见过的数据上的准确性。</w:t>
      </w:r>
      <w:del w:id="344" w:author="Shirley Li" w:date="2018-11-15T07:42:00Z">
        <w:r w:rsidDel="00F26EB9">
          <w:rPr>
            <w:rFonts w:ascii="Arial" w:hAnsi="Arial" w:cs="Arial"/>
            <w:color w:val="212121"/>
          </w:rPr>
          <w:delText>通过</w:delText>
        </w:r>
      </w:del>
      <w:r>
        <w:rPr>
          <w:rFonts w:ascii="Arial" w:hAnsi="Arial" w:cs="Arial"/>
          <w:color w:val="212121"/>
        </w:rPr>
        <w:t>从原始训练数据中分离</w:t>
      </w:r>
      <w:r>
        <w:rPr>
          <w:rFonts w:ascii="Arial" w:hAnsi="Arial" w:cs="Arial"/>
          <w:color w:val="212121"/>
        </w:rPr>
        <w:t>10,000</w:t>
      </w:r>
      <w:r>
        <w:rPr>
          <w:rFonts w:ascii="Arial" w:hAnsi="Arial" w:cs="Arial"/>
          <w:color w:val="212121"/>
        </w:rPr>
        <w:t>个示例来创建</w:t>
      </w:r>
      <w:r>
        <w:rPr>
          <w:rStyle w:val="a4"/>
          <w:rFonts w:ascii="Arial" w:hAnsi="Arial" w:cs="Arial"/>
          <w:color w:val="212121"/>
        </w:rPr>
        <w:t>验证集</w:t>
      </w:r>
      <w:r>
        <w:rPr>
          <w:rFonts w:ascii="Arial" w:hAnsi="Arial" w:cs="Arial"/>
          <w:color w:val="212121"/>
        </w:rPr>
        <w:t>。（为什么不</w:t>
      </w:r>
      <w:ins w:id="345" w:author="Shirley Li" w:date="2018-11-15T07:42:00Z">
        <w:r w:rsidR="00F26EB9">
          <w:rPr>
            <w:rFonts w:ascii="Arial" w:hAnsi="Arial" w:cs="Arial" w:hint="eastAsia"/>
            <w:color w:val="212121"/>
          </w:rPr>
          <w:t>直接</w:t>
        </w:r>
      </w:ins>
      <w:del w:id="346" w:author="Shirley Li" w:date="2018-11-15T07:42:00Z">
        <w:r w:rsidDel="00F26EB9">
          <w:rPr>
            <w:rFonts w:ascii="Arial" w:hAnsi="Arial" w:cs="Arial"/>
            <w:color w:val="212121"/>
          </w:rPr>
          <w:delText>立即</w:delText>
        </w:r>
      </w:del>
      <w:r>
        <w:rPr>
          <w:rFonts w:ascii="Arial" w:hAnsi="Arial" w:cs="Arial"/>
          <w:color w:val="212121"/>
        </w:rPr>
        <w:t>使用测试集？我们的目标是</w:t>
      </w:r>
      <w:del w:id="347" w:author="Shirley Li" w:date="2018-11-15T07:43:00Z">
        <w:r w:rsidDel="000C7414">
          <w:rPr>
            <w:rFonts w:ascii="Arial" w:hAnsi="Arial" w:cs="Arial"/>
            <w:color w:val="212121"/>
          </w:rPr>
          <w:delText>仅使用</w:delText>
        </w:r>
      </w:del>
      <w:r>
        <w:rPr>
          <w:rFonts w:ascii="Arial" w:hAnsi="Arial" w:cs="Arial"/>
          <w:color w:val="212121"/>
        </w:rPr>
        <w:t>训练</w:t>
      </w:r>
      <w:del w:id="348" w:author="Shirley Li" w:date="2018-11-15T07:43:00Z">
        <w:r w:rsidDel="00B63A29">
          <w:rPr>
            <w:rFonts w:ascii="Arial" w:hAnsi="Arial" w:cs="Arial"/>
            <w:color w:val="212121"/>
          </w:rPr>
          <w:delText>数据开发</w:delText>
        </w:r>
      </w:del>
      <w:r>
        <w:rPr>
          <w:rFonts w:ascii="Arial" w:hAnsi="Arial" w:cs="Arial"/>
          <w:color w:val="212121"/>
        </w:rPr>
        <w:t>和调整我们的模型，</w:t>
      </w:r>
      <w:del w:id="349" w:author="Shirley Li" w:date="2018-11-15T07:43:00Z">
        <w:r w:rsidDel="00DE582C">
          <w:rPr>
            <w:rFonts w:ascii="Arial" w:hAnsi="Arial" w:cs="Arial"/>
            <w:color w:val="212121"/>
          </w:rPr>
          <w:delText>然后仅使用</w:delText>
        </w:r>
      </w:del>
      <w:r>
        <w:rPr>
          <w:rFonts w:ascii="Arial" w:hAnsi="Arial" w:cs="Arial"/>
          <w:color w:val="212121"/>
        </w:rPr>
        <w:t>测试数据</w:t>
      </w:r>
      <w:ins w:id="350" w:author="Shirley Li" w:date="2018-11-15T07:43:00Z">
        <w:r w:rsidR="00DE582C">
          <w:rPr>
            <w:rFonts w:ascii="Arial" w:hAnsi="Arial" w:cs="Arial" w:hint="eastAsia"/>
            <w:color w:val="212121"/>
          </w:rPr>
          <w:t>只用</w:t>
        </w:r>
      </w:ins>
      <w:r>
        <w:rPr>
          <w:rFonts w:ascii="Arial" w:hAnsi="Arial" w:cs="Arial"/>
          <w:color w:val="212121"/>
        </w:rPr>
        <w:t>来评估我们的准确性）。</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x_val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w:t>
      </w:r>
      <w:proofErr w:type="gramStart"/>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proofErr w:type="gramEnd"/>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partial_x_train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y_val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partial_y_train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训练模型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以</w:t>
      </w:r>
      <w:r>
        <w:rPr>
          <w:rFonts w:ascii="Arial" w:hAnsi="Arial" w:cs="Arial"/>
          <w:color w:val="212121"/>
        </w:rPr>
        <w:t>512</w:t>
      </w:r>
      <w:r>
        <w:rPr>
          <w:rFonts w:ascii="Arial" w:hAnsi="Arial" w:cs="Arial"/>
          <w:color w:val="212121"/>
        </w:rPr>
        <w:t>个样本的小批量训练模型</w:t>
      </w:r>
      <w:r>
        <w:rPr>
          <w:rFonts w:ascii="Arial" w:hAnsi="Arial" w:cs="Arial"/>
          <w:color w:val="212121"/>
        </w:rPr>
        <w:t>40</w:t>
      </w:r>
      <w:r>
        <w:rPr>
          <w:rFonts w:ascii="Arial" w:hAnsi="Arial" w:cs="Arial"/>
          <w:color w:val="212121"/>
        </w:rPr>
        <w:t>个</w:t>
      </w:r>
      <w:ins w:id="351" w:author="Shirley Li" w:date="2018-11-15T07:43:00Z">
        <w:r w:rsidR="007A2494">
          <w:rPr>
            <w:rFonts w:ascii="Arial" w:hAnsi="Arial" w:cs="Arial" w:hint="eastAsia"/>
            <w:color w:val="212121"/>
          </w:rPr>
          <w:t>周期</w:t>
        </w:r>
      </w:ins>
      <w:del w:id="352" w:author="Shirley Li" w:date="2018-11-15T07:43:00Z">
        <w:r w:rsidDel="007A2494">
          <w:rPr>
            <w:rFonts w:ascii="Arial" w:hAnsi="Arial" w:cs="Arial"/>
            <w:color w:val="212121"/>
          </w:rPr>
          <w:delText>时期</w:delText>
        </w:r>
      </w:del>
      <w:r>
        <w:rPr>
          <w:rFonts w:ascii="Arial" w:hAnsi="Arial" w:cs="Arial"/>
          <w:color w:val="212121"/>
        </w:rPr>
        <w:t>。这是对张量</w:t>
      </w:r>
      <w:r>
        <w:rPr>
          <w:rStyle w:val="HTML"/>
          <w:rFonts w:ascii="Courier New" w:hAnsi="Courier New" w:cs="Courier New"/>
          <w:color w:val="37474F"/>
          <w:sz w:val="22"/>
          <w:szCs w:val="22"/>
          <w:shd w:val="clear" w:color="auto" w:fill="F7F7F7"/>
        </w:rPr>
        <w:t>x_train</w:t>
      </w:r>
      <w:r>
        <w:rPr>
          <w:rFonts w:ascii="Arial" w:hAnsi="Arial" w:cs="Arial"/>
          <w:color w:val="212121"/>
        </w:rPr>
        <w:t>和</w:t>
      </w:r>
      <w:ins w:id="353" w:author="Shirley Li" w:date="2018-11-15T07:44:00Z">
        <w:r w:rsidR="007A2494">
          <w:rPr>
            <w:rFonts w:ascii="Arial" w:hAnsi="Arial" w:cs="Arial"/>
            <w:color w:val="212121"/>
          </w:rPr>
          <w:t>张量</w:t>
        </w:r>
      </w:ins>
      <w:r>
        <w:rPr>
          <w:rStyle w:val="HTML"/>
          <w:rFonts w:ascii="Courier New" w:hAnsi="Courier New" w:cs="Courier New"/>
          <w:color w:val="37474F"/>
          <w:sz w:val="22"/>
          <w:szCs w:val="22"/>
          <w:shd w:val="clear" w:color="auto" w:fill="F7F7F7"/>
        </w:rPr>
        <w:t>y_train</w:t>
      </w:r>
      <w:del w:id="354" w:author="Shirley Li" w:date="2018-11-15T07:44:00Z">
        <w:r w:rsidDel="007A2494">
          <w:rPr>
            <w:rFonts w:ascii="Arial" w:hAnsi="Arial" w:cs="Arial"/>
            <w:color w:val="212121"/>
          </w:rPr>
          <w:delText>张量</w:delText>
        </w:r>
      </w:del>
      <w:r>
        <w:rPr>
          <w:rFonts w:ascii="Arial" w:hAnsi="Arial" w:cs="Arial"/>
          <w:color w:val="212121"/>
        </w:rPr>
        <w:t>中的所有样本的</w:t>
      </w:r>
      <w:r>
        <w:rPr>
          <w:rFonts w:ascii="Arial" w:hAnsi="Arial" w:cs="Arial"/>
          <w:color w:val="212121"/>
        </w:rPr>
        <w:t>40</w:t>
      </w:r>
      <w:r>
        <w:rPr>
          <w:rFonts w:ascii="Arial" w:hAnsi="Arial" w:cs="Arial"/>
          <w:color w:val="212121"/>
        </w:rPr>
        <w:t>次迭代。在</w:t>
      </w:r>
      <w:ins w:id="355" w:author="Shirley Li" w:date="2018-11-15T07:44:00Z">
        <w:r w:rsidR="00FB4783">
          <w:rPr>
            <w:rFonts w:ascii="Arial" w:hAnsi="Arial" w:cs="Arial" w:hint="eastAsia"/>
            <w:color w:val="212121"/>
          </w:rPr>
          <w:t>训练</w:t>
        </w:r>
      </w:ins>
      <w:del w:id="356" w:author="Shirley Li" w:date="2018-11-15T07:44:00Z">
        <w:r w:rsidDel="00FB4783">
          <w:rPr>
            <w:rFonts w:ascii="Arial" w:hAnsi="Arial" w:cs="Arial"/>
            <w:color w:val="212121"/>
          </w:rPr>
          <w:delText>培训</w:delText>
        </w:r>
      </w:del>
      <w:r>
        <w:rPr>
          <w:rFonts w:ascii="Arial" w:hAnsi="Arial" w:cs="Arial"/>
          <w:color w:val="212121"/>
        </w:rPr>
        <w:t>期间，监控模型在验证集中的</w:t>
      </w:r>
      <w:r>
        <w:rPr>
          <w:rFonts w:ascii="Arial" w:hAnsi="Arial" w:cs="Arial"/>
          <w:color w:val="212121"/>
        </w:rPr>
        <w:t>10,000</w:t>
      </w:r>
      <w:r>
        <w:rPr>
          <w:rFonts w:ascii="Arial" w:hAnsi="Arial" w:cs="Arial"/>
          <w:color w:val="212121"/>
        </w:rPr>
        <w:t>个样本的损失</w:t>
      </w:r>
      <w:ins w:id="357" w:author="Shirley Li" w:date="2018-11-15T07:45:00Z">
        <w:r w:rsidR="00EA16BC">
          <w:rPr>
            <w:rFonts w:ascii="Arial" w:hAnsi="Arial" w:cs="Arial" w:hint="eastAsia"/>
            <w:color w:val="212121"/>
          </w:rPr>
          <w:t>函数</w:t>
        </w:r>
      </w:ins>
      <w:r>
        <w:rPr>
          <w:rFonts w:ascii="Arial" w:hAnsi="Arial" w:cs="Arial"/>
          <w:color w:val="212121"/>
        </w:rPr>
        <w:t>和准确性：</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partial_x_train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partial_y_train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40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x_val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y_val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15000</w:t>
      </w:r>
      <w:r>
        <w:rPr>
          <w:rFonts w:ascii="Courier New" w:hAnsi="Courier New" w:cs="Courier New"/>
          <w:color w:val="37474F"/>
          <w:sz w:val="21"/>
          <w:szCs w:val="21"/>
        </w:rPr>
        <w:t>个样本，验证</w:t>
      </w:r>
      <w:r>
        <w:rPr>
          <w:rFonts w:ascii="Courier New" w:hAnsi="Courier New" w:cs="Courier New"/>
          <w:color w:val="37474F"/>
          <w:sz w:val="21"/>
          <w:szCs w:val="21"/>
        </w:rPr>
        <w:t>10000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57us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0.6914  -  acc</w:t>
      </w:r>
      <w:r>
        <w:rPr>
          <w:rFonts w:ascii="Courier New" w:hAnsi="Courier New" w:cs="Courier New"/>
          <w:color w:val="37474F"/>
          <w:sz w:val="21"/>
          <w:szCs w:val="21"/>
        </w:rPr>
        <w:t>：</w:t>
      </w:r>
      <w:r>
        <w:rPr>
          <w:rFonts w:ascii="Courier New" w:hAnsi="Courier New" w:cs="Courier New"/>
          <w:color w:val="37474F"/>
          <w:sz w:val="21"/>
          <w:szCs w:val="21"/>
        </w:rPr>
        <w:t xml:space="preserve">0.5662  -  val_loss </w:t>
      </w:r>
      <w:r>
        <w:rPr>
          <w:rFonts w:ascii="Courier New" w:hAnsi="Courier New" w:cs="Courier New"/>
          <w:color w:val="37474F"/>
          <w:sz w:val="21"/>
          <w:szCs w:val="21"/>
        </w:rPr>
        <w:t>：</w:t>
      </w:r>
      <w:r>
        <w:rPr>
          <w:rFonts w:ascii="Courier New" w:hAnsi="Courier New" w:cs="Courier New"/>
          <w:color w:val="37474F"/>
          <w:sz w:val="21"/>
          <w:szCs w:val="21"/>
        </w:rPr>
        <w:t>0.6886  -  val_acc</w:t>
      </w:r>
      <w:r>
        <w:rPr>
          <w:rFonts w:ascii="Courier New" w:hAnsi="Courier New" w:cs="Courier New"/>
          <w:color w:val="37474F"/>
          <w:sz w:val="21"/>
          <w:szCs w:val="21"/>
        </w:rPr>
        <w:t>：</w:t>
      </w:r>
      <w:r>
        <w:rPr>
          <w:rFonts w:ascii="Courier New" w:hAnsi="Courier New" w:cs="Courier New"/>
          <w:color w:val="37474F"/>
          <w:sz w:val="21"/>
          <w:szCs w:val="21"/>
        </w:rPr>
        <w:t>0.6416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0.6841  -  acc</w:t>
      </w:r>
      <w:r>
        <w:rPr>
          <w:rFonts w:ascii="Courier New" w:hAnsi="Courier New" w:cs="Courier New"/>
          <w:color w:val="37474F"/>
          <w:sz w:val="21"/>
          <w:szCs w:val="21"/>
        </w:rPr>
        <w:t>：</w:t>
      </w:r>
      <w:r>
        <w:rPr>
          <w:rFonts w:ascii="Courier New" w:hAnsi="Courier New" w:cs="Courier New"/>
          <w:color w:val="37474F"/>
          <w:sz w:val="21"/>
          <w:szCs w:val="21"/>
        </w:rPr>
        <w:t xml:space="preserve">0.7016  -  val_loss </w:t>
      </w:r>
      <w:r>
        <w:rPr>
          <w:rFonts w:ascii="Courier New" w:hAnsi="Courier New" w:cs="Courier New"/>
          <w:color w:val="37474F"/>
          <w:sz w:val="21"/>
          <w:szCs w:val="21"/>
        </w:rPr>
        <w:t>：</w:t>
      </w:r>
      <w:r>
        <w:rPr>
          <w:rFonts w:ascii="Courier New" w:hAnsi="Courier New" w:cs="Courier New"/>
          <w:color w:val="37474F"/>
          <w:sz w:val="21"/>
          <w:szCs w:val="21"/>
        </w:rPr>
        <w:t>0.6792  -  val_acc</w:t>
      </w:r>
      <w:r>
        <w:rPr>
          <w:rFonts w:ascii="Courier New" w:hAnsi="Courier New" w:cs="Courier New"/>
          <w:color w:val="37474F"/>
          <w:sz w:val="21"/>
          <w:szCs w:val="21"/>
        </w:rPr>
        <w:t>：</w:t>
      </w:r>
      <w:r>
        <w:rPr>
          <w:rFonts w:ascii="Courier New" w:hAnsi="Courier New" w:cs="Courier New"/>
          <w:color w:val="37474F"/>
          <w:sz w:val="21"/>
          <w:szCs w:val="21"/>
        </w:rPr>
        <w:t>0.6751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0.6706  -  acc</w:t>
      </w:r>
      <w:r>
        <w:rPr>
          <w:rFonts w:ascii="Courier New" w:hAnsi="Courier New" w:cs="Courier New"/>
          <w:color w:val="37474F"/>
          <w:sz w:val="21"/>
          <w:szCs w:val="21"/>
        </w:rPr>
        <w:t>：</w:t>
      </w:r>
      <w:r>
        <w:rPr>
          <w:rFonts w:ascii="Courier New" w:hAnsi="Courier New" w:cs="Courier New"/>
          <w:color w:val="37474F"/>
          <w:sz w:val="21"/>
          <w:szCs w:val="21"/>
        </w:rPr>
        <w:t xml:space="preserve">0.7347  -  val_loss </w:t>
      </w:r>
      <w:r>
        <w:rPr>
          <w:rFonts w:ascii="Courier New" w:hAnsi="Courier New" w:cs="Courier New"/>
          <w:color w:val="37474F"/>
          <w:sz w:val="21"/>
          <w:szCs w:val="21"/>
        </w:rPr>
        <w:t>：</w:t>
      </w:r>
      <w:r>
        <w:rPr>
          <w:rFonts w:ascii="Courier New" w:hAnsi="Courier New" w:cs="Courier New"/>
          <w:color w:val="37474F"/>
          <w:sz w:val="21"/>
          <w:szCs w:val="21"/>
        </w:rPr>
        <w:t>0.6627  -  val_acc</w:t>
      </w:r>
      <w:r>
        <w:rPr>
          <w:rFonts w:ascii="Courier New" w:hAnsi="Courier New" w:cs="Courier New"/>
          <w:color w:val="37474F"/>
          <w:sz w:val="21"/>
          <w:szCs w:val="21"/>
        </w:rPr>
        <w:t>：</w:t>
      </w:r>
      <w:r>
        <w:rPr>
          <w:rFonts w:ascii="Courier New" w:hAnsi="Courier New" w:cs="Courier New"/>
          <w:color w:val="37474F"/>
          <w:sz w:val="21"/>
          <w:szCs w:val="21"/>
        </w:rPr>
        <w:t>0.7228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4/40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0.6481  -  acc</w:t>
      </w:r>
      <w:r>
        <w:rPr>
          <w:rFonts w:ascii="Courier New" w:hAnsi="Courier New" w:cs="Courier New"/>
          <w:color w:val="37474F"/>
          <w:sz w:val="21"/>
          <w:szCs w:val="21"/>
        </w:rPr>
        <w:t>：</w:t>
      </w:r>
      <w:r>
        <w:rPr>
          <w:rFonts w:ascii="Courier New" w:hAnsi="Courier New" w:cs="Courier New"/>
          <w:color w:val="37474F"/>
          <w:sz w:val="21"/>
          <w:szCs w:val="21"/>
        </w:rPr>
        <w:t xml:space="preserve">0.7403  -  val_loss </w:t>
      </w:r>
      <w:r>
        <w:rPr>
          <w:rFonts w:ascii="Courier New" w:hAnsi="Courier New" w:cs="Courier New"/>
          <w:color w:val="37474F"/>
          <w:sz w:val="21"/>
          <w:szCs w:val="21"/>
        </w:rPr>
        <w:t>：</w:t>
      </w:r>
      <w:r>
        <w:rPr>
          <w:rFonts w:ascii="Courier New" w:hAnsi="Courier New" w:cs="Courier New"/>
          <w:color w:val="37474F"/>
          <w:sz w:val="21"/>
          <w:szCs w:val="21"/>
        </w:rPr>
        <w:t>0.6376  -  val_acc</w:t>
      </w:r>
      <w:r>
        <w:rPr>
          <w:rFonts w:ascii="Courier New" w:hAnsi="Courier New" w:cs="Courier New"/>
          <w:color w:val="37474F"/>
          <w:sz w:val="21"/>
          <w:szCs w:val="21"/>
        </w:rPr>
        <w:t>：</w:t>
      </w:r>
      <w:r>
        <w:rPr>
          <w:rFonts w:ascii="Courier New" w:hAnsi="Courier New" w:cs="Courier New"/>
          <w:color w:val="37474F"/>
          <w:sz w:val="21"/>
          <w:szCs w:val="21"/>
        </w:rPr>
        <w:t>0.7774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40us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0.6150  -  acc</w:t>
      </w:r>
      <w:r>
        <w:rPr>
          <w:rFonts w:ascii="Courier New" w:hAnsi="Courier New" w:cs="Courier New"/>
          <w:color w:val="37474F"/>
          <w:sz w:val="21"/>
          <w:szCs w:val="21"/>
        </w:rPr>
        <w:t>：</w:t>
      </w:r>
      <w:r>
        <w:rPr>
          <w:rFonts w:ascii="Courier New" w:hAnsi="Courier New" w:cs="Courier New"/>
          <w:color w:val="37474F"/>
          <w:sz w:val="21"/>
          <w:szCs w:val="21"/>
        </w:rPr>
        <w:t xml:space="preserve">0.7941  -  val_loss </w:t>
      </w:r>
      <w:r>
        <w:rPr>
          <w:rFonts w:ascii="Courier New" w:hAnsi="Courier New" w:cs="Courier New"/>
          <w:color w:val="37474F"/>
          <w:sz w:val="21"/>
          <w:szCs w:val="21"/>
        </w:rPr>
        <w:t>：</w:t>
      </w:r>
      <w:r>
        <w:rPr>
          <w:rFonts w:ascii="Courier New" w:hAnsi="Courier New" w:cs="Courier New"/>
          <w:color w:val="37474F"/>
          <w:sz w:val="21"/>
          <w:szCs w:val="21"/>
        </w:rPr>
        <w:t>0.6017  -  val_acc</w:t>
      </w:r>
      <w:r>
        <w:rPr>
          <w:rFonts w:ascii="Courier New" w:hAnsi="Courier New" w:cs="Courier New"/>
          <w:color w:val="37474F"/>
          <w:sz w:val="21"/>
          <w:szCs w:val="21"/>
        </w:rPr>
        <w:t>：</w:t>
      </w:r>
      <w:r>
        <w:rPr>
          <w:rFonts w:ascii="Courier New" w:hAnsi="Courier New" w:cs="Courier New"/>
          <w:color w:val="37474F"/>
          <w:sz w:val="21"/>
          <w:szCs w:val="21"/>
        </w:rPr>
        <w:t>0.7862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0.5719  -  acc</w:t>
      </w:r>
      <w:r>
        <w:rPr>
          <w:rFonts w:ascii="Courier New" w:hAnsi="Courier New" w:cs="Courier New"/>
          <w:color w:val="37474F"/>
          <w:sz w:val="21"/>
          <w:szCs w:val="21"/>
        </w:rPr>
        <w:t>：</w:t>
      </w:r>
      <w:r>
        <w:rPr>
          <w:rFonts w:ascii="Courier New" w:hAnsi="Courier New" w:cs="Courier New"/>
          <w:color w:val="37474F"/>
          <w:sz w:val="21"/>
          <w:szCs w:val="21"/>
        </w:rPr>
        <w:t xml:space="preserve">0.8171  -  val_loss </w:t>
      </w:r>
      <w:r>
        <w:rPr>
          <w:rFonts w:ascii="Courier New" w:hAnsi="Courier New" w:cs="Courier New"/>
          <w:color w:val="37474F"/>
          <w:sz w:val="21"/>
          <w:szCs w:val="21"/>
        </w:rPr>
        <w:t>：</w:t>
      </w:r>
      <w:r>
        <w:rPr>
          <w:rFonts w:ascii="Courier New" w:hAnsi="Courier New" w:cs="Courier New"/>
          <w:color w:val="37474F"/>
          <w:sz w:val="21"/>
          <w:szCs w:val="21"/>
        </w:rPr>
        <w:t>0.5596  -  val_acc</w:t>
      </w:r>
      <w:r>
        <w:rPr>
          <w:rFonts w:ascii="Courier New" w:hAnsi="Courier New" w:cs="Courier New"/>
          <w:color w:val="37474F"/>
          <w:sz w:val="21"/>
          <w:szCs w:val="21"/>
        </w:rPr>
        <w:t>：</w:t>
      </w:r>
      <w:r>
        <w:rPr>
          <w:rFonts w:ascii="Courier New" w:hAnsi="Courier New" w:cs="Courier New"/>
          <w:color w:val="37474F"/>
          <w:sz w:val="21"/>
          <w:szCs w:val="21"/>
        </w:rPr>
        <w:t>0.7996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0.5230  -  acc</w:t>
      </w:r>
      <w:r>
        <w:rPr>
          <w:rFonts w:ascii="Courier New" w:hAnsi="Courier New" w:cs="Courier New"/>
          <w:color w:val="37474F"/>
          <w:sz w:val="21"/>
          <w:szCs w:val="21"/>
        </w:rPr>
        <w:t>：</w:t>
      </w:r>
      <w:r>
        <w:rPr>
          <w:rFonts w:ascii="Courier New" w:hAnsi="Courier New" w:cs="Courier New"/>
          <w:color w:val="37474F"/>
          <w:sz w:val="21"/>
          <w:szCs w:val="21"/>
        </w:rPr>
        <w:t xml:space="preserve">0.8400  -  val_loss </w:t>
      </w:r>
      <w:r>
        <w:rPr>
          <w:rFonts w:ascii="Courier New" w:hAnsi="Courier New" w:cs="Courier New"/>
          <w:color w:val="37474F"/>
          <w:sz w:val="21"/>
          <w:szCs w:val="21"/>
        </w:rPr>
        <w:t>：</w:t>
      </w:r>
      <w:r>
        <w:rPr>
          <w:rFonts w:ascii="Courier New" w:hAnsi="Courier New" w:cs="Courier New"/>
          <w:color w:val="37474F"/>
          <w:sz w:val="21"/>
          <w:szCs w:val="21"/>
        </w:rPr>
        <w:t>0.5145  -  val_acc</w:t>
      </w:r>
      <w:r>
        <w:rPr>
          <w:rFonts w:ascii="Courier New" w:hAnsi="Courier New" w:cs="Courier New"/>
          <w:color w:val="37474F"/>
          <w:sz w:val="21"/>
          <w:szCs w:val="21"/>
        </w:rPr>
        <w:t>：</w:t>
      </w:r>
      <w:r>
        <w:rPr>
          <w:rFonts w:ascii="Courier New" w:hAnsi="Courier New" w:cs="Courier New"/>
          <w:color w:val="37474F"/>
          <w:sz w:val="21"/>
          <w:szCs w:val="21"/>
        </w:rPr>
        <w:t>0.8266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0.4738  -  acc</w:t>
      </w:r>
      <w:r>
        <w:rPr>
          <w:rFonts w:ascii="Courier New" w:hAnsi="Courier New" w:cs="Courier New"/>
          <w:color w:val="37474F"/>
          <w:sz w:val="21"/>
          <w:szCs w:val="21"/>
        </w:rPr>
        <w:t>：</w:t>
      </w:r>
      <w:r>
        <w:rPr>
          <w:rFonts w:ascii="Courier New" w:hAnsi="Courier New" w:cs="Courier New"/>
          <w:color w:val="37474F"/>
          <w:sz w:val="21"/>
          <w:szCs w:val="21"/>
        </w:rPr>
        <w:t xml:space="preserve">0.8559  -  val_loss </w:t>
      </w:r>
      <w:r>
        <w:rPr>
          <w:rFonts w:ascii="Courier New" w:hAnsi="Courier New" w:cs="Courier New"/>
          <w:color w:val="37474F"/>
          <w:sz w:val="21"/>
          <w:szCs w:val="21"/>
        </w:rPr>
        <w:t>：</w:t>
      </w:r>
      <w:r>
        <w:rPr>
          <w:rFonts w:ascii="Courier New" w:hAnsi="Courier New" w:cs="Courier New"/>
          <w:color w:val="37474F"/>
          <w:sz w:val="21"/>
          <w:szCs w:val="21"/>
        </w:rPr>
        <w:t>0.4717  -  val_acc</w:t>
      </w:r>
      <w:r>
        <w:rPr>
          <w:rFonts w:ascii="Courier New" w:hAnsi="Courier New" w:cs="Courier New"/>
          <w:color w:val="37474F"/>
          <w:sz w:val="21"/>
          <w:szCs w:val="21"/>
        </w:rPr>
        <w:t>：</w:t>
      </w:r>
      <w:r>
        <w:rPr>
          <w:rFonts w:ascii="Courier New" w:hAnsi="Courier New" w:cs="Courier New"/>
          <w:color w:val="37474F"/>
          <w:sz w:val="21"/>
          <w:szCs w:val="21"/>
        </w:rPr>
        <w:t>0.8407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0.4288  -  acc</w:t>
      </w:r>
      <w:r>
        <w:rPr>
          <w:rFonts w:ascii="Courier New" w:hAnsi="Courier New" w:cs="Courier New"/>
          <w:color w:val="37474F"/>
          <w:sz w:val="21"/>
          <w:szCs w:val="21"/>
        </w:rPr>
        <w:t>：</w:t>
      </w:r>
      <w:r>
        <w:rPr>
          <w:rFonts w:ascii="Courier New" w:hAnsi="Courier New" w:cs="Courier New"/>
          <w:color w:val="37474F"/>
          <w:sz w:val="21"/>
          <w:szCs w:val="21"/>
        </w:rPr>
        <w:t xml:space="preserve">0.8671  -  val_loss </w:t>
      </w:r>
      <w:r>
        <w:rPr>
          <w:rFonts w:ascii="Courier New" w:hAnsi="Courier New" w:cs="Courier New"/>
          <w:color w:val="37474F"/>
          <w:sz w:val="21"/>
          <w:szCs w:val="21"/>
        </w:rPr>
        <w:t>：</w:t>
      </w:r>
      <w:r>
        <w:rPr>
          <w:rFonts w:ascii="Courier New" w:hAnsi="Courier New" w:cs="Courier New"/>
          <w:color w:val="37474F"/>
          <w:sz w:val="21"/>
          <w:szCs w:val="21"/>
        </w:rPr>
        <w:t>0.4343  -  val_acc</w:t>
      </w:r>
      <w:r>
        <w:rPr>
          <w:rFonts w:ascii="Courier New" w:hAnsi="Courier New" w:cs="Courier New"/>
          <w:color w:val="37474F"/>
          <w:sz w:val="21"/>
          <w:szCs w:val="21"/>
        </w:rPr>
        <w:t>：</w:t>
      </w:r>
      <w:r>
        <w:rPr>
          <w:rFonts w:ascii="Courier New" w:hAnsi="Courier New" w:cs="Courier New"/>
          <w:color w:val="37474F"/>
          <w:sz w:val="21"/>
          <w:szCs w:val="21"/>
        </w:rPr>
        <w:t>0.8500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0.3889  -  acc</w:t>
      </w:r>
      <w:r>
        <w:rPr>
          <w:rFonts w:ascii="Courier New" w:hAnsi="Courier New" w:cs="Courier New"/>
          <w:color w:val="37474F"/>
          <w:sz w:val="21"/>
          <w:szCs w:val="21"/>
        </w:rPr>
        <w:t>：</w:t>
      </w:r>
      <w:r>
        <w:rPr>
          <w:rFonts w:ascii="Courier New" w:hAnsi="Courier New" w:cs="Courier New"/>
          <w:color w:val="37474F"/>
          <w:sz w:val="21"/>
          <w:szCs w:val="21"/>
        </w:rPr>
        <w:t xml:space="preserve">0.8794  -  val_loss </w:t>
      </w:r>
      <w:r>
        <w:rPr>
          <w:rFonts w:ascii="Courier New" w:hAnsi="Courier New" w:cs="Courier New"/>
          <w:color w:val="37474F"/>
          <w:sz w:val="21"/>
          <w:szCs w:val="21"/>
        </w:rPr>
        <w:t>：</w:t>
      </w:r>
      <w:r>
        <w:rPr>
          <w:rFonts w:ascii="Courier New" w:hAnsi="Courier New" w:cs="Courier New"/>
          <w:color w:val="37474F"/>
          <w:sz w:val="21"/>
          <w:szCs w:val="21"/>
        </w:rPr>
        <w:t>0.4034  -  val_acc</w:t>
      </w:r>
      <w:r>
        <w:rPr>
          <w:rFonts w:ascii="Courier New" w:hAnsi="Courier New" w:cs="Courier New"/>
          <w:color w:val="37474F"/>
          <w:sz w:val="21"/>
          <w:szCs w:val="21"/>
        </w:rPr>
        <w:t>：</w:t>
      </w:r>
      <w:r>
        <w:rPr>
          <w:rFonts w:ascii="Courier New" w:hAnsi="Courier New" w:cs="Courier New"/>
          <w:color w:val="37474F"/>
          <w:sz w:val="21"/>
          <w:szCs w:val="21"/>
        </w:rPr>
        <w:t>0.8558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0.3558  -  acc</w:t>
      </w:r>
      <w:r>
        <w:rPr>
          <w:rFonts w:ascii="Courier New" w:hAnsi="Courier New" w:cs="Courier New"/>
          <w:color w:val="37474F"/>
          <w:sz w:val="21"/>
          <w:szCs w:val="21"/>
        </w:rPr>
        <w:t>：</w:t>
      </w:r>
      <w:r>
        <w:rPr>
          <w:rFonts w:ascii="Courier New" w:hAnsi="Courier New" w:cs="Courier New"/>
          <w:color w:val="37474F"/>
          <w:sz w:val="21"/>
          <w:szCs w:val="21"/>
        </w:rPr>
        <w:t xml:space="preserve">0.8875  -  val_loss </w:t>
      </w:r>
      <w:r>
        <w:rPr>
          <w:rFonts w:ascii="Courier New" w:hAnsi="Courier New" w:cs="Courier New"/>
          <w:color w:val="37474F"/>
          <w:sz w:val="21"/>
          <w:szCs w:val="21"/>
        </w:rPr>
        <w:t>：</w:t>
      </w:r>
      <w:r>
        <w:rPr>
          <w:rFonts w:ascii="Courier New" w:hAnsi="Courier New" w:cs="Courier New"/>
          <w:color w:val="37474F"/>
          <w:sz w:val="21"/>
          <w:szCs w:val="21"/>
        </w:rPr>
        <w:t>0.3805  -  val_acc</w:t>
      </w:r>
      <w:r>
        <w:rPr>
          <w:rFonts w:ascii="Courier New" w:hAnsi="Courier New" w:cs="Courier New"/>
          <w:color w:val="37474F"/>
          <w:sz w:val="21"/>
          <w:szCs w:val="21"/>
        </w:rPr>
        <w:t>：</w:t>
      </w:r>
      <w:r>
        <w:rPr>
          <w:rFonts w:ascii="Courier New" w:hAnsi="Courier New" w:cs="Courier New"/>
          <w:color w:val="37474F"/>
          <w:sz w:val="21"/>
          <w:szCs w:val="21"/>
        </w:rPr>
        <w:t>0.8607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0.3285  -  acc</w:t>
      </w:r>
      <w:r>
        <w:rPr>
          <w:rFonts w:ascii="Courier New" w:hAnsi="Courier New" w:cs="Courier New"/>
          <w:color w:val="37474F"/>
          <w:sz w:val="21"/>
          <w:szCs w:val="21"/>
        </w:rPr>
        <w:t>：</w:t>
      </w:r>
      <w:r>
        <w:rPr>
          <w:rFonts w:ascii="Courier New" w:hAnsi="Courier New" w:cs="Courier New"/>
          <w:color w:val="37474F"/>
          <w:sz w:val="21"/>
          <w:szCs w:val="21"/>
        </w:rPr>
        <w:t xml:space="preserve">0.8942  -  val_loss </w:t>
      </w:r>
      <w:r>
        <w:rPr>
          <w:rFonts w:ascii="Courier New" w:hAnsi="Courier New" w:cs="Courier New"/>
          <w:color w:val="37474F"/>
          <w:sz w:val="21"/>
          <w:szCs w:val="21"/>
        </w:rPr>
        <w:t>：</w:t>
      </w:r>
      <w:r>
        <w:rPr>
          <w:rFonts w:ascii="Courier New" w:hAnsi="Courier New" w:cs="Courier New"/>
          <w:color w:val="37474F"/>
          <w:sz w:val="21"/>
          <w:szCs w:val="21"/>
        </w:rPr>
        <w:t>0.3585  -  val_acc</w:t>
      </w:r>
      <w:r>
        <w:rPr>
          <w:rFonts w:ascii="Courier New" w:hAnsi="Courier New" w:cs="Courier New"/>
          <w:color w:val="37474F"/>
          <w:sz w:val="21"/>
          <w:szCs w:val="21"/>
        </w:rPr>
        <w:t>：</w:t>
      </w:r>
      <w:r>
        <w:rPr>
          <w:rFonts w:ascii="Courier New" w:hAnsi="Courier New" w:cs="Courier New"/>
          <w:color w:val="37474F"/>
          <w:sz w:val="21"/>
          <w:szCs w:val="21"/>
        </w:rPr>
        <w:t>0.8675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0.3039  -  acc</w:t>
      </w:r>
      <w:r>
        <w:rPr>
          <w:rFonts w:ascii="Courier New" w:hAnsi="Courier New" w:cs="Courier New"/>
          <w:color w:val="37474F"/>
          <w:sz w:val="21"/>
          <w:szCs w:val="21"/>
        </w:rPr>
        <w:t>：</w:t>
      </w:r>
      <w:r>
        <w:rPr>
          <w:rFonts w:ascii="Courier New" w:hAnsi="Courier New" w:cs="Courier New"/>
          <w:color w:val="37474F"/>
          <w:sz w:val="21"/>
          <w:szCs w:val="21"/>
        </w:rPr>
        <w:t xml:space="preserve">0.9001  -  val_loss </w:t>
      </w:r>
      <w:r>
        <w:rPr>
          <w:rFonts w:ascii="Courier New" w:hAnsi="Courier New" w:cs="Courier New"/>
          <w:color w:val="37474F"/>
          <w:sz w:val="21"/>
          <w:szCs w:val="21"/>
        </w:rPr>
        <w:t>：</w:t>
      </w:r>
      <w:r>
        <w:rPr>
          <w:rFonts w:ascii="Courier New" w:hAnsi="Courier New" w:cs="Courier New"/>
          <w:color w:val="37474F"/>
          <w:sz w:val="21"/>
          <w:szCs w:val="21"/>
        </w:rPr>
        <w:t>0.3432  -  val_acc</w:t>
      </w:r>
      <w:r>
        <w:rPr>
          <w:rFonts w:ascii="Courier New" w:hAnsi="Courier New" w:cs="Courier New"/>
          <w:color w:val="37474F"/>
          <w:sz w:val="21"/>
          <w:szCs w:val="21"/>
        </w:rPr>
        <w:t>：</w:t>
      </w:r>
      <w:r>
        <w:rPr>
          <w:rFonts w:ascii="Courier New" w:hAnsi="Courier New" w:cs="Courier New"/>
          <w:color w:val="37474F"/>
          <w:sz w:val="21"/>
          <w:szCs w:val="21"/>
        </w:rPr>
        <w:t>0.8707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14/40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0.2836  -  acc</w:t>
      </w:r>
      <w:r>
        <w:rPr>
          <w:rFonts w:ascii="Courier New" w:hAnsi="Courier New" w:cs="Courier New"/>
          <w:color w:val="37474F"/>
          <w:sz w:val="21"/>
          <w:szCs w:val="21"/>
        </w:rPr>
        <w:t>：</w:t>
      </w:r>
      <w:r>
        <w:rPr>
          <w:rFonts w:ascii="Courier New" w:hAnsi="Courier New" w:cs="Courier New"/>
          <w:color w:val="37474F"/>
          <w:sz w:val="21"/>
          <w:szCs w:val="21"/>
        </w:rPr>
        <w:t xml:space="preserve">0.9056  -  val_loss </w:t>
      </w:r>
      <w:r>
        <w:rPr>
          <w:rFonts w:ascii="Courier New" w:hAnsi="Courier New" w:cs="Courier New"/>
          <w:color w:val="37474F"/>
          <w:sz w:val="21"/>
          <w:szCs w:val="21"/>
        </w:rPr>
        <w:t>：</w:t>
      </w:r>
      <w:r>
        <w:rPr>
          <w:rFonts w:ascii="Courier New" w:hAnsi="Courier New" w:cs="Courier New"/>
          <w:color w:val="37474F"/>
          <w:sz w:val="21"/>
          <w:szCs w:val="21"/>
        </w:rPr>
        <w:t>0.3299  -  val_acc</w:t>
      </w:r>
      <w:r>
        <w:rPr>
          <w:rFonts w:ascii="Courier New" w:hAnsi="Courier New" w:cs="Courier New"/>
          <w:color w:val="37474F"/>
          <w:sz w:val="21"/>
          <w:szCs w:val="21"/>
        </w:rPr>
        <w:t>：</w:t>
      </w:r>
      <w:r>
        <w:rPr>
          <w:rFonts w:ascii="Courier New" w:hAnsi="Courier New" w:cs="Courier New"/>
          <w:color w:val="37474F"/>
          <w:sz w:val="21"/>
          <w:szCs w:val="21"/>
        </w:rPr>
        <w:t>0.8739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0.2661  -  acc</w:t>
      </w:r>
      <w:r>
        <w:rPr>
          <w:rFonts w:ascii="Courier New" w:hAnsi="Courier New" w:cs="Courier New"/>
          <w:color w:val="37474F"/>
          <w:sz w:val="21"/>
          <w:szCs w:val="21"/>
        </w:rPr>
        <w:t>：</w:t>
      </w:r>
      <w:r>
        <w:rPr>
          <w:rFonts w:ascii="Courier New" w:hAnsi="Courier New" w:cs="Courier New"/>
          <w:color w:val="37474F"/>
          <w:sz w:val="21"/>
          <w:szCs w:val="21"/>
        </w:rPr>
        <w:t xml:space="preserve">0.9102  -  val_loss </w:t>
      </w:r>
      <w:r>
        <w:rPr>
          <w:rFonts w:ascii="Courier New" w:hAnsi="Courier New" w:cs="Courier New"/>
          <w:color w:val="37474F"/>
          <w:sz w:val="21"/>
          <w:szCs w:val="21"/>
        </w:rPr>
        <w:t>：</w:t>
      </w:r>
      <w:r>
        <w:rPr>
          <w:rFonts w:ascii="Courier New" w:hAnsi="Courier New" w:cs="Courier New"/>
          <w:color w:val="37474F"/>
          <w:sz w:val="21"/>
          <w:szCs w:val="21"/>
        </w:rPr>
        <w:t>0.3197  -  val_acc</w:t>
      </w:r>
      <w:r>
        <w:rPr>
          <w:rFonts w:ascii="Courier New" w:hAnsi="Courier New" w:cs="Courier New"/>
          <w:color w:val="37474F"/>
          <w:sz w:val="21"/>
          <w:szCs w:val="21"/>
        </w:rPr>
        <w:t>：</w:t>
      </w:r>
      <w:r>
        <w:rPr>
          <w:rFonts w:ascii="Courier New" w:hAnsi="Courier New" w:cs="Courier New"/>
          <w:color w:val="37474F"/>
          <w:sz w:val="21"/>
          <w:szCs w:val="21"/>
        </w:rPr>
        <w:t>0.8766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0.2512  -  acc</w:t>
      </w:r>
      <w:r>
        <w:rPr>
          <w:rFonts w:ascii="Courier New" w:hAnsi="Courier New" w:cs="Courier New"/>
          <w:color w:val="37474F"/>
          <w:sz w:val="21"/>
          <w:szCs w:val="21"/>
        </w:rPr>
        <w:t>：</w:t>
      </w:r>
      <w:r>
        <w:rPr>
          <w:rFonts w:ascii="Courier New" w:hAnsi="Courier New" w:cs="Courier New"/>
          <w:color w:val="37474F"/>
          <w:sz w:val="21"/>
          <w:szCs w:val="21"/>
        </w:rPr>
        <w:t xml:space="preserve">0.9145  -  val_loss </w:t>
      </w:r>
      <w:r>
        <w:rPr>
          <w:rFonts w:ascii="Courier New" w:hAnsi="Courier New" w:cs="Courier New"/>
          <w:color w:val="37474F"/>
          <w:sz w:val="21"/>
          <w:szCs w:val="21"/>
        </w:rPr>
        <w:t>：</w:t>
      </w:r>
      <w:r>
        <w:rPr>
          <w:rFonts w:ascii="Courier New" w:hAnsi="Courier New" w:cs="Courier New"/>
          <w:color w:val="37474F"/>
          <w:sz w:val="21"/>
          <w:szCs w:val="21"/>
        </w:rPr>
        <w:t>0.3114  -  val_acc</w:t>
      </w:r>
      <w:r>
        <w:rPr>
          <w:rFonts w:ascii="Courier New" w:hAnsi="Courier New" w:cs="Courier New"/>
          <w:color w:val="37474F"/>
          <w:sz w:val="21"/>
          <w:szCs w:val="21"/>
        </w:rPr>
        <w:t>：</w:t>
      </w:r>
      <w:r>
        <w:rPr>
          <w:rFonts w:ascii="Courier New" w:hAnsi="Courier New" w:cs="Courier New"/>
          <w:color w:val="37474F"/>
          <w:sz w:val="21"/>
          <w:szCs w:val="21"/>
        </w:rPr>
        <w:t>0.8780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39us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0.2368  -  acc</w:t>
      </w:r>
      <w:r>
        <w:rPr>
          <w:rFonts w:ascii="Courier New" w:hAnsi="Courier New" w:cs="Courier New"/>
          <w:color w:val="37474F"/>
          <w:sz w:val="21"/>
          <w:szCs w:val="21"/>
        </w:rPr>
        <w:t>：</w:t>
      </w:r>
      <w:r>
        <w:rPr>
          <w:rFonts w:ascii="Courier New" w:hAnsi="Courier New" w:cs="Courier New"/>
          <w:color w:val="37474F"/>
          <w:sz w:val="21"/>
          <w:szCs w:val="21"/>
        </w:rPr>
        <w:t xml:space="preserve">0.9196  -  val_loss </w:t>
      </w:r>
      <w:r>
        <w:rPr>
          <w:rFonts w:ascii="Courier New" w:hAnsi="Courier New" w:cs="Courier New"/>
          <w:color w:val="37474F"/>
          <w:sz w:val="21"/>
          <w:szCs w:val="21"/>
        </w:rPr>
        <w:t>：</w:t>
      </w:r>
      <w:r>
        <w:rPr>
          <w:rFonts w:ascii="Courier New" w:hAnsi="Courier New" w:cs="Courier New"/>
          <w:color w:val="37474F"/>
          <w:sz w:val="21"/>
          <w:szCs w:val="21"/>
        </w:rPr>
        <w:t>0.3046  -  val_acc</w:t>
      </w:r>
      <w:r>
        <w:rPr>
          <w:rFonts w:ascii="Courier New" w:hAnsi="Courier New" w:cs="Courier New"/>
          <w:color w:val="37474F"/>
          <w:sz w:val="21"/>
          <w:szCs w:val="21"/>
        </w:rPr>
        <w:t>：</w:t>
      </w:r>
      <w:r>
        <w:rPr>
          <w:rFonts w:ascii="Courier New" w:hAnsi="Courier New" w:cs="Courier New"/>
          <w:color w:val="37474F"/>
          <w:sz w:val="21"/>
          <w:szCs w:val="21"/>
        </w:rPr>
        <w:t>0.8800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0.2244  -  acc</w:t>
      </w:r>
      <w:r>
        <w:rPr>
          <w:rFonts w:ascii="Courier New" w:hAnsi="Courier New" w:cs="Courier New"/>
          <w:color w:val="37474F"/>
          <w:sz w:val="21"/>
          <w:szCs w:val="21"/>
        </w:rPr>
        <w:t>：</w:t>
      </w:r>
      <w:r>
        <w:rPr>
          <w:rFonts w:ascii="Courier New" w:hAnsi="Courier New" w:cs="Courier New"/>
          <w:color w:val="37474F"/>
          <w:sz w:val="21"/>
          <w:szCs w:val="21"/>
        </w:rPr>
        <w:t xml:space="preserve">0.9235  -  val_loss </w:t>
      </w:r>
      <w:r>
        <w:rPr>
          <w:rFonts w:ascii="Courier New" w:hAnsi="Courier New" w:cs="Courier New"/>
          <w:color w:val="37474F"/>
          <w:sz w:val="21"/>
          <w:szCs w:val="21"/>
        </w:rPr>
        <w:t>：</w:t>
      </w:r>
      <w:r>
        <w:rPr>
          <w:rFonts w:ascii="Courier New" w:hAnsi="Courier New" w:cs="Courier New"/>
          <w:color w:val="37474F"/>
          <w:sz w:val="21"/>
          <w:szCs w:val="21"/>
        </w:rPr>
        <w:t>0.2991  -  val_acc</w:t>
      </w:r>
      <w:r>
        <w:rPr>
          <w:rFonts w:ascii="Courier New" w:hAnsi="Courier New" w:cs="Courier New"/>
          <w:color w:val="37474F"/>
          <w:sz w:val="21"/>
          <w:szCs w:val="21"/>
        </w:rPr>
        <w:t>：</w:t>
      </w:r>
      <w:r>
        <w:rPr>
          <w:rFonts w:ascii="Courier New" w:hAnsi="Courier New" w:cs="Courier New"/>
          <w:color w:val="37474F"/>
          <w:sz w:val="21"/>
          <w:szCs w:val="21"/>
        </w:rPr>
        <w:t>0.8820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44us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0.2129  -  acc</w:t>
      </w:r>
      <w:r>
        <w:rPr>
          <w:rFonts w:ascii="Courier New" w:hAnsi="Courier New" w:cs="Courier New"/>
          <w:color w:val="37474F"/>
          <w:sz w:val="21"/>
          <w:szCs w:val="21"/>
        </w:rPr>
        <w:t>：</w:t>
      </w:r>
      <w:r>
        <w:rPr>
          <w:rFonts w:ascii="Courier New" w:hAnsi="Courier New" w:cs="Courier New"/>
          <w:color w:val="37474F"/>
          <w:sz w:val="21"/>
          <w:szCs w:val="21"/>
        </w:rPr>
        <w:t xml:space="preserve">0.9279  -  val_loss </w:t>
      </w:r>
      <w:r>
        <w:rPr>
          <w:rFonts w:ascii="Courier New" w:hAnsi="Courier New" w:cs="Courier New"/>
          <w:color w:val="37474F"/>
          <w:sz w:val="21"/>
          <w:szCs w:val="21"/>
        </w:rPr>
        <w:t>：</w:t>
      </w:r>
      <w:r>
        <w:rPr>
          <w:rFonts w:ascii="Courier New" w:hAnsi="Courier New" w:cs="Courier New"/>
          <w:color w:val="37474F"/>
          <w:sz w:val="21"/>
          <w:szCs w:val="21"/>
        </w:rPr>
        <w:t>0.2950  -  val_acc</w:t>
      </w:r>
      <w:r>
        <w:rPr>
          <w:rFonts w:ascii="Courier New" w:hAnsi="Courier New" w:cs="Courier New"/>
          <w:color w:val="37474F"/>
          <w:sz w:val="21"/>
          <w:szCs w:val="21"/>
        </w:rPr>
        <w:t>：</w:t>
      </w:r>
      <w:r>
        <w:rPr>
          <w:rFonts w:ascii="Courier New" w:hAnsi="Courier New" w:cs="Courier New"/>
          <w:color w:val="37474F"/>
          <w:sz w:val="21"/>
          <w:szCs w:val="21"/>
        </w:rPr>
        <w:t>0.8825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0.2027  -  acc</w:t>
      </w:r>
      <w:r>
        <w:rPr>
          <w:rFonts w:ascii="Courier New" w:hAnsi="Courier New" w:cs="Courier New"/>
          <w:color w:val="37474F"/>
          <w:sz w:val="21"/>
          <w:szCs w:val="21"/>
        </w:rPr>
        <w:t>：</w:t>
      </w:r>
      <w:r>
        <w:rPr>
          <w:rFonts w:ascii="Courier New" w:hAnsi="Courier New" w:cs="Courier New"/>
          <w:color w:val="37474F"/>
          <w:sz w:val="21"/>
          <w:szCs w:val="21"/>
        </w:rPr>
        <w:t xml:space="preserve">0.9313  -  val_loss </w:t>
      </w:r>
      <w:r>
        <w:rPr>
          <w:rFonts w:ascii="Courier New" w:hAnsi="Courier New" w:cs="Courier New"/>
          <w:color w:val="37474F"/>
          <w:sz w:val="21"/>
          <w:szCs w:val="21"/>
        </w:rPr>
        <w:t>：</w:t>
      </w:r>
      <w:r>
        <w:rPr>
          <w:rFonts w:ascii="Courier New" w:hAnsi="Courier New" w:cs="Courier New"/>
          <w:color w:val="37474F"/>
          <w:sz w:val="21"/>
          <w:szCs w:val="21"/>
        </w:rPr>
        <w:t>0.2912  -  val_acc</w:t>
      </w:r>
      <w:r>
        <w:rPr>
          <w:rFonts w:ascii="Courier New" w:hAnsi="Courier New" w:cs="Courier New"/>
          <w:color w:val="37474F"/>
          <w:sz w:val="21"/>
          <w:szCs w:val="21"/>
        </w:rPr>
        <w:t>：</w:t>
      </w:r>
      <w:r>
        <w:rPr>
          <w:rFonts w:ascii="Courier New" w:hAnsi="Courier New" w:cs="Courier New"/>
          <w:color w:val="37474F"/>
          <w:sz w:val="21"/>
          <w:szCs w:val="21"/>
        </w:rPr>
        <w:t>0.8826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21/40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0.1929  -  acc</w:t>
      </w:r>
      <w:r>
        <w:rPr>
          <w:rFonts w:ascii="Courier New" w:hAnsi="Courier New" w:cs="Courier New"/>
          <w:color w:val="37474F"/>
          <w:sz w:val="21"/>
          <w:szCs w:val="21"/>
        </w:rPr>
        <w:t>：</w:t>
      </w:r>
      <w:r>
        <w:rPr>
          <w:rFonts w:ascii="Courier New" w:hAnsi="Courier New" w:cs="Courier New"/>
          <w:color w:val="37474F"/>
          <w:sz w:val="21"/>
          <w:szCs w:val="21"/>
        </w:rPr>
        <w:t xml:space="preserve">0.9357  -  val_loss </w:t>
      </w:r>
      <w:r>
        <w:rPr>
          <w:rFonts w:ascii="Courier New" w:hAnsi="Courier New" w:cs="Courier New"/>
          <w:color w:val="37474F"/>
          <w:sz w:val="21"/>
          <w:szCs w:val="21"/>
        </w:rPr>
        <w:t>：</w:t>
      </w:r>
      <w:r>
        <w:rPr>
          <w:rFonts w:ascii="Courier New" w:hAnsi="Courier New" w:cs="Courier New"/>
          <w:color w:val="37474F"/>
          <w:sz w:val="21"/>
          <w:szCs w:val="21"/>
        </w:rPr>
        <w:t>0.2884  -  val_acc</w:t>
      </w:r>
      <w:r>
        <w:rPr>
          <w:rFonts w:ascii="Courier New" w:hAnsi="Courier New" w:cs="Courier New"/>
          <w:color w:val="37474F"/>
          <w:sz w:val="21"/>
          <w:szCs w:val="21"/>
        </w:rPr>
        <w:t>：</w:t>
      </w:r>
      <w:r>
        <w:rPr>
          <w:rFonts w:ascii="Courier New" w:hAnsi="Courier New" w:cs="Courier New"/>
          <w:color w:val="37474F"/>
          <w:sz w:val="21"/>
          <w:szCs w:val="21"/>
        </w:rPr>
        <w:t>0.8836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0.1840  -  acc</w:t>
      </w:r>
      <w:r>
        <w:rPr>
          <w:rFonts w:ascii="Courier New" w:hAnsi="Courier New" w:cs="Courier New"/>
          <w:color w:val="37474F"/>
          <w:sz w:val="21"/>
          <w:szCs w:val="21"/>
        </w:rPr>
        <w:t>：</w:t>
      </w:r>
      <w:r>
        <w:rPr>
          <w:rFonts w:ascii="Courier New" w:hAnsi="Courier New" w:cs="Courier New"/>
          <w:color w:val="37474F"/>
          <w:sz w:val="21"/>
          <w:szCs w:val="21"/>
        </w:rPr>
        <w:t xml:space="preserve">0.9394  -  val_loss </w:t>
      </w:r>
      <w:r>
        <w:rPr>
          <w:rFonts w:ascii="Courier New" w:hAnsi="Courier New" w:cs="Courier New"/>
          <w:color w:val="37474F"/>
          <w:sz w:val="21"/>
          <w:szCs w:val="21"/>
        </w:rPr>
        <w:t>：</w:t>
      </w:r>
      <w:r>
        <w:rPr>
          <w:rFonts w:ascii="Courier New" w:hAnsi="Courier New" w:cs="Courier New"/>
          <w:color w:val="37474F"/>
          <w:sz w:val="21"/>
          <w:szCs w:val="21"/>
        </w:rPr>
        <w:t>0.2868  -  val_acc</w:t>
      </w:r>
      <w:r>
        <w:rPr>
          <w:rFonts w:ascii="Courier New" w:hAnsi="Courier New" w:cs="Courier New"/>
          <w:color w:val="37474F"/>
          <w:sz w:val="21"/>
          <w:szCs w:val="21"/>
        </w:rPr>
        <w:t>：</w:t>
      </w:r>
      <w:r>
        <w:rPr>
          <w:rFonts w:ascii="Courier New" w:hAnsi="Courier New" w:cs="Courier New"/>
          <w:color w:val="37474F"/>
          <w:sz w:val="21"/>
          <w:szCs w:val="21"/>
        </w:rPr>
        <w:t>0.8843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23/40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40us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0.1758  -  acc</w:t>
      </w:r>
      <w:r>
        <w:rPr>
          <w:rFonts w:ascii="Courier New" w:hAnsi="Courier New" w:cs="Courier New"/>
          <w:color w:val="37474F"/>
          <w:sz w:val="21"/>
          <w:szCs w:val="21"/>
        </w:rPr>
        <w:t>：</w:t>
      </w:r>
      <w:r>
        <w:rPr>
          <w:rFonts w:ascii="Courier New" w:hAnsi="Courier New" w:cs="Courier New"/>
          <w:color w:val="37474F"/>
          <w:sz w:val="21"/>
          <w:szCs w:val="21"/>
        </w:rPr>
        <w:t xml:space="preserve">0.9429  -  val_loss </w:t>
      </w:r>
      <w:r>
        <w:rPr>
          <w:rFonts w:ascii="Courier New" w:hAnsi="Courier New" w:cs="Courier New"/>
          <w:color w:val="37474F"/>
          <w:sz w:val="21"/>
          <w:szCs w:val="21"/>
        </w:rPr>
        <w:t>：</w:t>
      </w:r>
      <w:r>
        <w:rPr>
          <w:rFonts w:ascii="Courier New" w:hAnsi="Courier New" w:cs="Courier New"/>
          <w:color w:val="37474F"/>
          <w:sz w:val="21"/>
          <w:szCs w:val="21"/>
        </w:rPr>
        <w:t>0.2856  -  val_acc</w:t>
      </w:r>
      <w:r>
        <w:rPr>
          <w:rFonts w:ascii="Courier New" w:hAnsi="Courier New" w:cs="Courier New"/>
          <w:color w:val="37474F"/>
          <w:sz w:val="21"/>
          <w:szCs w:val="21"/>
        </w:rPr>
        <w:t>：</w:t>
      </w:r>
      <w:r>
        <w:rPr>
          <w:rFonts w:ascii="Courier New" w:hAnsi="Courier New" w:cs="Courier New"/>
          <w:color w:val="37474F"/>
          <w:sz w:val="21"/>
          <w:szCs w:val="21"/>
        </w:rPr>
        <w:t>0.8840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Epoch 24/40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0.1677  -  acc</w:t>
      </w:r>
      <w:r>
        <w:rPr>
          <w:rFonts w:ascii="Courier New" w:hAnsi="Courier New" w:cs="Courier New"/>
          <w:color w:val="37474F"/>
          <w:sz w:val="21"/>
          <w:szCs w:val="21"/>
        </w:rPr>
        <w:t>：</w:t>
      </w:r>
      <w:r>
        <w:rPr>
          <w:rFonts w:ascii="Courier New" w:hAnsi="Courier New" w:cs="Courier New"/>
          <w:color w:val="37474F"/>
          <w:sz w:val="21"/>
          <w:szCs w:val="21"/>
        </w:rPr>
        <w:t xml:space="preserve">0.9475  -  val_loss </w:t>
      </w:r>
      <w:r>
        <w:rPr>
          <w:rFonts w:ascii="Courier New" w:hAnsi="Courier New" w:cs="Courier New"/>
          <w:color w:val="37474F"/>
          <w:sz w:val="21"/>
          <w:szCs w:val="21"/>
        </w:rPr>
        <w:t>：</w:t>
      </w:r>
      <w:r>
        <w:rPr>
          <w:rFonts w:ascii="Courier New" w:hAnsi="Courier New" w:cs="Courier New"/>
          <w:color w:val="37474F"/>
          <w:sz w:val="21"/>
          <w:szCs w:val="21"/>
        </w:rPr>
        <w:t>0.2842  -  val_acc</w:t>
      </w:r>
      <w:r>
        <w:rPr>
          <w:rFonts w:ascii="Courier New" w:hAnsi="Courier New" w:cs="Courier New"/>
          <w:color w:val="37474F"/>
          <w:sz w:val="21"/>
          <w:szCs w:val="21"/>
        </w:rPr>
        <w:t>：</w:t>
      </w:r>
      <w:r>
        <w:rPr>
          <w:rFonts w:ascii="Courier New" w:hAnsi="Courier New" w:cs="Courier New"/>
          <w:color w:val="37474F"/>
          <w:sz w:val="21"/>
          <w:szCs w:val="21"/>
        </w:rPr>
        <w:t>0.8850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25/40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0.1606  -  acc</w:t>
      </w:r>
      <w:r>
        <w:rPr>
          <w:rFonts w:ascii="Courier New" w:hAnsi="Courier New" w:cs="Courier New"/>
          <w:color w:val="37474F"/>
          <w:sz w:val="21"/>
          <w:szCs w:val="21"/>
        </w:rPr>
        <w:t>：</w:t>
      </w:r>
      <w:r>
        <w:rPr>
          <w:rFonts w:ascii="Courier New" w:hAnsi="Courier New" w:cs="Courier New"/>
          <w:color w:val="37474F"/>
          <w:sz w:val="21"/>
          <w:szCs w:val="21"/>
        </w:rPr>
        <w:t xml:space="preserve">0.9503  -  val_loss </w:t>
      </w:r>
      <w:r>
        <w:rPr>
          <w:rFonts w:ascii="Courier New" w:hAnsi="Courier New" w:cs="Courier New"/>
          <w:color w:val="37474F"/>
          <w:sz w:val="21"/>
          <w:szCs w:val="21"/>
        </w:rPr>
        <w:t>：</w:t>
      </w:r>
      <w:r>
        <w:rPr>
          <w:rFonts w:ascii="Courier New" w:hAnsi="Courier New" w:cs="Courier New"/>
          <w:color w:val="37474F"/>
          <w:sz w:val="21"/>
          <w:szCs w:val="21"/>
        </w:rPr>
        <w:t>0.2838  -  val_acc</w:t>
      </w:r>
      <w:r>
        <w:rPr>
          <w:rFonts w:ascii="Courier New" w:hAnsi="Courier New" w:cs="Courier New"/>
          <w:color w:val="37474F"/>
          <w:sz w:val="21"/>
          <w:szCs w:val="21"/>
        </w:rPr>
        <w:t>：</w:t>
      </w:r>
      <w:r>
        <w:rPr>
          <w:rFonts w:ascii="Courier New" w:hAnsi="Courier New" w:cs="Courier New"/>
          <w:color w:val="37474F"/>
          <w:sz w:val="21"/>
          <w:szCs w:val="21"/>
        </w:rPr>
        <w:t>0.8847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26/40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0.1535  -  acc</w:t>
      </w:r>
      <w:r>
        <w:rPr>
          <w:rFonts w:ascii="Courier New" w:hAnsi="Courier New" w:cs="Courier New"/>
          <w:color w:val="37474F"/>
          <w:sz w:val="21"/>
          <w:szCs w:val="21"/>
        </w:rPr>
        <w:t>：</w:t>
      </w:r>
      <w:r>
        <w:rPr>
          <w:rFonts w:ascii="Courier New" w:hAnsi="Courier New" w:cs="Courier New"/>
          <w:color w:val="37474F"/>
          <w:sz w:val="21"/>
          <w:szCs w:val="21"/>
        </w:rPr>
        <w:t xml:space="preserve">0.9526  -  val_loss </w:t>
      </w:r>
      <w:r>
        <w:rPr>
          <w:rFonts w:ascii="Courier New" w:hAnsi="Courier New" w:cs="Courier New"/>
          <w:color w:val="37474F"/>
          <w:sz w:val="21"/>
          <w:szCs w:val="21"/>
        </w:rPr>
        <w:t>：</w:t>
      </w:r>
      <w:r>
        <w:rPr>
          <w:rFonts w:ascii="Courier New" w:hAnsi="Courier New" w:cs="Courier New"/>
          <w:color w:val="37474F"/>
          <w:sz w:val="21"/>
          <w:szCs w:val="21"/>
        </w:rPr>
        <w:t>0.2839  -  val_acc</w:t>
      </w:r>
      <w:r>
        <w:rPr>
          <w:rFonts w:ascii="Courier New" w:hAnsi="Courier New" w:cs="Courier New"/>
          <w:color w:val="37474F"/>
          <w:sz w:val="21"/>
          <w:szCs w:val="21"/>
        </w:rPr>
        <w:t>：</w:t>
      </w:r>
      <w:r>
        <w:rPr>
          <w:rFonts w:ascii="Courier New" w:hAnsi="Courier New" w:cs="Courier New"/>
          <w:color w:val="37474F"/>
          <w:sz w:val="21"/>
          <w:szCs w:val="21"/>
        </w:rPr>
        <w:t>0.8853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0.1475  -  acc</w:t>
      </w:r>
      <w:r>
        <w:rPr>
          <w:rFonts w:ascii="Courier New" w:hAnsi="Courier New" w:cs="Courier New"/>
          <w:color w:val="37474F"/>
          <w:sz w:val="21"/>
          <w:szCs w:val="21"/>
        </w:rPr>
        <w:t>：</w:t>
      </w:r>
      <w:r>
        <w:rPr>
          <w:rFonts w:ascii="Courier New" w:hAnsi="Courier New" w:cs="Courier New"/>
          <w:color w:val="37474F"/>
          <w:sz w:val="21"/>
          <w:szCs w:val="21"/>
        </w:rPr>
        <w:t xml:space="preserve">0.9547  -  val_loss </w:t>
      </w:r>
      <w:r>
        <w:rPr>
          <w:rFonts w:ascii="Courier New" w:hAnsi="Courier New" w:cs="Courier New"/>
          <w:color w:val="37474F"/>
          <w:sz w:val="21"/>
          <w:szCs w:val="21"/>
        </w:rPr>
        <w:t>：</w:t>
      </w:r>
      <w:r>
        <w:rPr>
          <w:rFonts w:ascii="Courier New" w:hAnsi="Courier New" w:cs="Courier New"/>
          <w:color w:val="37474F"/>
          <w:sz w:val="21"/>
          <w:szCs w:val="21"/>
        </w:rPr>
        <w:t>0.2851  -  val_acc</w:t>
      </w:r>
      <w:r>
        <w:rPr>
          <w:rFonts w:ascii="Courier New" w:hAnsi="Courier New" w:cs="Courier New"/>
          <w:color w:val="37474F"/>
          <w:sz w:val="21"/>
          <w:szCs w:val="21"/>
        </w:rPr>
        <w:t>：</w:t>
      </w:r>
      <w:r>
        <w:rPr>
          <w:rFonts w:ascii="Courier New" w:hAnsi="Courier New" w:cs="Courier New"/>
          <w:color w:val="37474F"/>
          <w:sz w:val="21"/>
          <w:szCs w:val="21"/>
        </w:rPr>
        <w:t>0.8841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0.1414  -  acc</w:t>
      </w:r>
      <w:r>
        <w:rPr>
          <w:rFonts w:ascii="Courier New" w:hAnsi="Courier New" w:cs="Courier New"/>
          <w:color w:val="37474F"/>
          <w:sz w:val="21"/>
          <w:szCs w:val="21"/>
        </w:rPr>
        <w:t>：</w:t>
      </w:r>
      <w:r>
        <w:rPr>
          <w:rFonts w:ascii="Courier New" w:hAnsi="Courier New" w:cs="Courier New"/>
          <w:color w:val="37474F"/>
          <w:sz w:val="21"/>
          <w:szCs w:val="21"/>
        </w:rPr>
        <w:t xml:space="preserve">0.9571  -  val_loss </w:t>
      </w:r>
      <w:r>
        <w:rPr>
          <w:rFonts w:ascii="Courier New" w:hAnsi="Courier New" w:cs="Courier New"/>
          <w:color w:val="37474F"/>
          <w:sz w:val="21"/>
          <w:szCs w:val="21"/>
        </w:rPr>
        <w:t>：</w:t>
      </w:r>
      <w:r>
        <w:rPr>
          <w:rFonts w:ascii="Courier New" w:hAnsi="Courier New" w:cs="Courier New"/>
          <w:color w:val="37474F"/>
          <w:sz w:val="21"/>
          <w:szCs w:val="21"/>
        </w:rPr>
        <w:t>0.2848  -  val_acc</w:t>
      </w:r>
      <w:r>
        <w:rPr>
          <w:rFonts w:ascii="Courier New" w:hAnsi="Courier New" w:cs="Courier New"/>
          <w:color w:val="37474F"/>
          <w:sz w:val="21"/>
          <w:szCs w:val="21"/>
        </w:rPr>
        <w:t>：</w:t>
      </w:r>
      <w:r>
        <w:rPr>
          <w:rFonts w:ascii="Courier New" w:hAnsi="Courier New" w:cs="Courier New"/>
          <w:color w:val="37474F"/>
          <w:sz w:val="21"/>
          <w:szCs w:val="21"/>
        </w:rPr>
        <w:t>0.8862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29/40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39us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0.1356  -  acc</w:t>
      </w:r>
      <w:r>
        <w:rPr>
          <w:rFonts w:ascii="Courier New" w:hAnsi="Courier New" w:cs="Courier New"/>
          <w:color w:val="37474F"/>
          <w:sz w:val="21"/>
          <w:szCs w:val="21"/>
        </w:rPr>
        <w:t>：</w:t>
      </w:r>
      <w:r>
        <w:rPr>
          <w:rFonts w:ascii="Courier New" w:hAnsi="Courier New" w:cs="Courier New"/>
          <w:color w:val="37474F"/>
          <w:sz w:val="21"/>
          <w:szCs w:val="21"/>
        </w:rPr>
        <w:t xml:space="preserve">0.9585  -  val_loss </w:t>
      </w:r>
      <w:r>
        <w:rPr>
          <w:rFonts w:ascii="Courier New" w:hAnsi="Courier New" w:cs="Courier New"/>
          <w:color w:val="37474F"/>
          <w:sz w:val="21"/>
          <w:szCs w:val="21"/>
        </w:rPr>
        <w:t>：</w:t>
      </w:r>
      <w:r>
        <w:rPr>
          <w:rFonts w:ascii="Courier New" w:hAnsi="Courier New" w:cs="Courier New"/>
          <w:color w:val="37474F"/>
          <w:sz w:val="21"/>
          <w:szCs w:val="21"/>
        </w:rPr>
        <w:t>0.2859  -  val_acc</w:t>
      </w:r>
      <w:r>
        <w:rPr>
          <w:rFonts w:ascii="Courier New" w:hAnsi="Courier New" w:cs="Courier New"/>
          <w:color w:val="37474F"/>
          <w:sz w:val="21"/>
          <w:szCs w:val="21"/>
        </w:rPr>
        <w:t>：</w:t>
      </w:r>
      <w:r>
        <w:rPr>
          <w:rFonts w:ascii="Courier New" w:hAnsi="Courier New" w:cs="Courier New"/>
          <w:color w:val="37474F"/>
          <w:sz w:val="21"/>
          <w:szCs w:val="21"/>
        </w:rPr>
        <w:t>0.8860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30/40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0.1307  -  acc</w:t>
      </w:r>
      <w:r>
        <w:rPr>
          <w:rFonts w:ascii="Courier New" w:hAnsi="Courier New" w:cs="Courier New"/>
          <w:color w:val="37474F"/>
          <w:sz w:val="21"/>
          <w:szCs w:val="21"/>
        </w:rPr>
        <w:t>：</w:t>
      </w:r>
      <w:r>
        <w:rPr>
          <w:rFonts w:ascii="Courier New" w:hAnsi="Courier New" w:cs="Courier New"/>
          <w:color w:val="37474F"/>
          <w:sz w:val="21"/>
          <w:szCs w:val="21"/>
        </w:rPr>
        <w:t xml:space="preserve">0.9617  -  val_loss </w:t>
      </w:r>
      <w:r>
        <w:rPr>
          <w:rFonts w:ascii="Courier New" w:hAnsi="Courier New" w:cs="Courier New"/>
          <w:color w:val="37474F"/>
          <w:sz w:val="21"/>
          <w:szCs w:val="21"/>
        </w:rPr>
        <w:t>：</w:t>
      </w:r>
      <w:r>
        <w:rPr>
          <w:rFonts w:ascii="Courier New" w:hAnsi="Courier New" w:cs="Courier New"/>
          <w:color w:val="37474F"/>
          <w:sz w:val="21"/>
          <w:szCs w:val="21"/>
        </w:rPr>
        <w:t>0.2877  -  val_acc</w:t>
      </w:r>
      <w:r>
        <w:rPr>
          <w:rFonts w:ascii="Courier New" w:hAnsi="Courier New" w:cs="Courier New"/>
          <w:color w:val="37474F"/>
          <w:sz w:val="21"/>
          <w:szCs w:val="21"/>
        </w:rPr>
        <w:t>：</w:t>
      </w:r>
      <w:r>
        <w:rPr>
          <w:rFonts w:ascii="Courier New" w:hAnsi="Courier New" w:cs="Courier New"/>
          <w:color w:val="37474F"/>
          <w:sz w:val="21"/>
          <w:szCs w:val="21"/>
        </w:rPr>
        <w:t>0.8864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31/40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0.1248  -  acc</w:t>
      </w:r>
      <w:r>
        <w:rPr>
          <w:rFonts w:ascii="Courier New" w:hAnsi="Courier New" w:cs="Courier New"/>
          <w:color w:val="37474F"/>
          <w:sz w:val="21"/>
          <w:szCs w:val="21"/>
        </w:rPr>
        <w:t>：</w:t>
      </w:r>
      <w:r>
        <w:rPr>
          <w:rFonts w:ascii="Courier New" w:hAnsi="Courier New" w:cs="Courier New"/>
          <w:color w:val="37474F"/>
          <w:sz w:val="21"/>
          <w:szCs w:val="21"/>
        </w:rPr>
        <w:t xml:space="preserve">0.9645  -  val_loss </w:t>
      </w:r>
      <w:r>
        <w:rPr>
          <w:rFonts w:ascii="Courier New" w:hAnsi="Courier New" w:cs="Courier New"/>
          <w:color w:val="37474F"/>
          <w:sz w:val="21"/>
          <w:szCs w:val="21"/>
        </w:rPr>
        <w:t>：</w:t>
      </w:r>
      <w:r>
        <w:rPr>
          <w:rFonts w:ascii="Courier New" w:hAnsi="Courier New" w:cs="Courier New"/>
          <w:color w:val="37474F"/>
          <w:sz w:val="21"/>
          <w:szCs w:val="21"/>
        </w:rPr>
        <w:t>0.2893  -  val_acc</w:t>
      </w:r>
      <w:r>
        <w:rPr>
          <w:rFonts w:ascii="Courier New" w:hAnsi="Courier New" w:cs="Courier New"/>
          <w:color w:val="37474F"/>
          <w:sz w:val="21"/>
          <w:szCs w:val="21"/>
        </w:rPr>
        <w:t>：</w:t>
      </w:r>
      <w:r>
        <w:rPr>
          <w:rFonts w:ascii="Courier New" w:hAnsi="Courier New" w:cs="Courier New"/>
          <w:color w:val="37474F"/>
          <w:sz w:val="21"/>
          <w:szCs w:val="21"/>
        </w:rPr>
        <w:t>0.8856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0.1202  -  acc</w:t>
      </w:r>
      <w:r>
        <w:rPr>
          <w:rFonts w:ascii="Courier New" w:hAnsi="Courier New" w:cs="Courier New"/>
          <w:color w:val="37474F"/>
          <w:sz w:val="21"/>
          <w:szCs w:val="21"/>
        </w:rPr>
        <w:t>：</w:t>
      </w:r>
      <w:r>
        <w:rPr>
          <w:rFonts w:ascii="Courier New" w:hAnsi="Courier New" w:cs="Courier New"/>
          <w:color w:val="37474F"/>
          <w:sz w:val="21"/>
          <w:szCs w:val="21"/>
        </w:rPr>
        <w:t xml:space="preserve">0.9660  -  val_loss </w:t>
      </w:r>
      <w:r>
        <w:rPr>
          <w:rFonts w:ascii="Courier New" w:hAnsi="Courier New" w:cs="Courier New"/>
          <w:color w:val="37474F"/>
          <w:sz w:val="21"/>
          <w:szCs w:val="21"/>
        </w:rPr>
        <w:t>：</w:t>
      </w:r>
      <w:r>
        <w:rPr>
          <w:rFonts w:ascii="Courier New" w:hAnsi="Courier New" w:cs="Courier New"/>
          <w:color w:val="37474F"/>
          <w:sz w:val="21"/>
          <w:szCs w:val="21"/>
        </w:rPr>
        <w:t>0.2916  -  val_acc</w:t>
      </w:r>
      <w:r>
        <w:rPr>
          <w:rFonts w:ascii="Courier New" w:hAnsi="Courier New" w:cs="Courier New"/>
          <w:color w:val="37474F"/>
          <w:sz w:val="21"/>
          <w:szCs w:val="21"/>
        </w:rPr>
        <w:t>：</w:t>
      </w:r>
      <w:r>
        <w:rPr>
          <w:rFonts w:ascii="Courier New" w:hAnsi="Courier New" w:cs="Courier New"/>
          <w:color w:val="37474F"/>
          <w:sz w:val="21"/>
          <w:szCs w:val="21"/>
        </w:rPr>
        <w:t>0.8844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33/40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0.1149  -  acc</w:t>
      </w:r>
      <w:r>
        <w:rPr>
          <w:rFonts w:ascii="Courier New" w:hAnsi="Courier New" w:cs="Courier New"/>
          <w:color w:val="37474F"/>
          <w:sz w:val="21"/>
          <w:szCs w:val="21"/>
        </w:rPr>
        <w:t>：</w:t>
      </w:r>
      <w:r>
        <w:rPr>
          <w:rFonts w:ascii="Courier New" w:hAnsi="Courier New" w:cs="Courier New"/>
          <w:color w:val="37474F"/>
          <w:sz w:val="21"/>
          <w:szCs w:val="21"/>
        </w:rPr>
        <w:t xml:space="preserve">0.9685  -  val_loss </w:t>
      </w:r>
      <w:r>
        <w:rPr>
          <w:rFonts w:ascii="Courier New" w:hAnsi="Courier New" w:cs="Courier New"/>
          <w:color w:val="37474F"/>
          <w:sz w:val="21"/>
          <w:szCs w:val="21"/>
        </w:rPr>
        <w:t>：</w:t>
      </w:r>
      <w:r>
        <w:rPr>
          <w:rFonts w:ascii="Courier New" w:hAnsi="Courier New" w:cs="Courier New"/>
          <w:color w:val="37474F"/>
          <w:sz w:val="21"/>
          <w:szCs w:val="21"/>
        </w:rPr>
        <w:t>0.2936  -  val_acc</w:t>
      </w:r>
      <w:r>
        <w:rPr>
          <w:rFonts w:ascii="Courier New" w:hAnsi="Courier New" w:cs="Courier New"/>
          <w:color w:val="37474F"/>
          <w:sz w:val="21"/>
          <w:szCs w:val="21"/>
        </w:rPr>
        <w:t>：</w:t>
      </w:r>
      <w:r>
        <w:rPr>
          <w:rFonts w:ascii="Courier New" w:hAnsi="Courier New" w:cs="Courier New"/>
          <w:color w:val="37474F"/>
          <w:sz w:val="21"/>
          <w:szCs w:val="21"/>
        </w:rPr>
        <w:t>0.8853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Epoch 34/40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0.1107  -  acc</w:t>
      </w:r>
      <w:r>
        <w:rPr>
          <w:rFonts w:ascii="Courier New" w:hAnsi="Courier New" w:cs="Courier New"/>
          <w:color w:val="37474F"/>
          <w:sz w:val="21"/>
          <w:szCs w:val="21"/>
        </w:rPr>
        <w:t>：</w:t>
      </w:r>
      <w:r>
        <w:rPr>
          <w:rFonts w:ascii="Courier New" w:hAnsi="Courier New" w:cs="Courier New"/>
          <w:color w:val="37474F"/>
          <w:sz w:val="21"/>
          <w:szCs w:val="21"/>
        </w:rPr>
        <w:t xml:space="preserve">0.9695  -  val_loss </w:t>
      </w:r>
      <w:r>
        <w:rPr>
          <w:rFonts w:ascii="Courier New" w:hAnsi="Courier New" w:cs="Courier New"/>
          <w:color w:val="37474F"/>
          <w:sz w:val="21"/>
          <w:szCs w:val="21"/>
        </w:rPr>
        <w:t>：</w:t>
      </w:r>
      <w:r>
        <w:rPr>
          <w:rFonts w:ascii="Courier New" w:hAnsi="Courier New" w:cs="Courier New"/>
          <w:color w:val="37474F"/>
          <w:sz w:val="21"/>
          <w:szCs w:val="21"/>
        </w:rPr>
        <w:t>0.2971  -  val_acc</w:t>
      </w:r>
      <w:r>
        <w:rPr>
          <w:rFonts w:ascii="Courier New" w:hAnsi="Courier New" w:cs="Courier New"/>
          <w:color w:val="37474F"/>
          <w:sz w:val="21"/>
          <w:szCs w:val="21"/>
        </w:rPr>
        <w:t>：</w:t>
      </w:r>
      <w:r>
        <w:rPr>
          <w:rFonts w:ascii="Courier New" w:hAnsi="Courier New" w:cs="Courier New"/>
          <w:color w:val="37474F"/>
          <w:sz w:val="21"/>
          <w:szCs w:val="21"/>
        </w:rPr>
        <w:t>0.8845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35/40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0.1069  -  acc</w:t>
      </w:r>
      <w:r>
        <w:rPr>
          <w:rFonts w:ascii="Courier New" w:hAnsi="Courier New" w:cs="Courier New"/>
          <w:color w:val="37474F"/>
          <w:sz w:val="21"/>
          <w:szCs w:val="21"/>
        </w:rPr>
        <w:t>：</w:t>
      </w:r>
      <w:r>
        <w:rPr>
          <w:rFonts w:ascii="Courier New" w:hAnsi="Courier New" w:cs="Courier New"/>
          <w:color w:val="37474F"/>
          <w:sz w:val="21"/>
          <w:szCs w:val="21"/>
        </w:rPr>
        <w:t xml:space="preserve">0.9707  -  val_loss </w:t>
      </w:r>
      <w:r>
        <w:rPr>
          <w:rFonts w:ascii="Courier New" w:hAnsi="Courier New" w:cs="Courier New"/>
          <w:color w:val="37474F"/>
          <w:sz w:val="21"/>
          <w:szCs w:val="21"/>
        </w:rPr>
        <w:t>：</w:t>
      </w:r>
      <w:r>
        <w:rPr>
          <w:rFonts w:ascii="Courier New" w:hAnsi="Courier New" w:cs="Courier New"/>
          <w:color w:val="37474F"/>
          <w:sz w:val="21"/>
          <w:szCs w:val="21"/>
        </w:rPr>
        <w:t>0.2987  -  val_acc</w:t>
      </w:r>
      <w:r>
        <w:rPr>
          <w:rFonts w:ascii="Courier New" w:hAnsi="Courier New" w:cs="Courier New"/>
          <w:color w:val="37474F"/>
          <w:sz w:val="21"/>
          <w:szCs w:val="21"/>
        </w:rPr>
        <w:t>：</w:t>
      </w:r>
      <w:r>
        <w:rPr>
          <w:rFonts w:ascii="Courier New" w:hAnsi="Courier New" w:cs="Courier New"/>
          <w:color w:val="37474F"/>
          <w:sz w:val="21"/>
          <w:szCs w:val="21"/>
        </w:rPr>
        <w:t>0.8854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36/40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0.1021  -  acc</w:t>
      </w:r>
      <w:r>
        <w:rPr>
          <w:rFonts w:ascii="Courier New" w:hAnsi="Courier New" w:cs="Courier New"/>
          <w:color w:val="37474F"/>
          <w:sz w:val="21"/>
          <w:szCs w:val="21"/>
        </w:rPr>
        <w:t>：</w:t>
      </w:r>
      <w:r>
        <w:rPr>
          <w:rFonts w:ascii="Courier New" w:hAnsi="Courier New" w:cs="Courier New"/>
          <w:color w:val="37474F"/>
          <w:sz w:val="21"/>
          <w:szCs w:val="21"/>
        </w:rPr>
        <w:t xml:space="preserve">0.9731  -  val_loss </w:t>
      </w:r>
      <w:r>
        <w:rPr>
          <w:rFonts w:ascii="Courier New" w:hAnsi="Courier New" w:cs="Courier New"/>
          <w:color w:val="37474F"/>
          <w:sz w:val="21"/>
          <w:szCs w:val="21"/>
        </w:rPr>
        <w:t>：</w:t>
      </w:r>
      <w:r>
        <w:rPr>
          <w:rFonts w:ascii="Courier New" w:hAnsi="Courier New" w:cs="Courier New"/>
          <w:color w:val="37474F"/>
          <w:sz w:val="21"/>
          <w:szCs w:val="21"/>
        </w:rPr>
        <w:t>0.3019  -  val_acc</w:t>
      </w:r>
      <w:r>
        <w:rPr>
          <w:rFonts w:ascii="Courier New" w:hAnsi="Courier New" w:cs="Courier New"/>
          <w:color w:val="37474F"/>
          <w:sz w:val="21"/>
          <w:szCs w:val="21"/>
        </w:rPr>
        <w:t>：</w:t>
      </w:r>
      <w:r>
        <w:rPr>
          <w:rFonts w:ascii="Courier New" w:hAnsi="Courier New" w:cs="Courier New"/>
          <w:color w:val="37474F"/>
          <w:sz w:val="21"/>
          <w:szCs w:val="21"/>
        </w:rPr>
        <w:t>0.8842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0.0984  -  acc</w:t>
      </w:r>
      <w:r>
        <w:rPr>
          <w:rFonts w:ascii="Courier New" w:hAnsi="Courier New" w:cs="Courier New"/>
          <w:color w:val="37474F"/>
          <w:sz w:val="21"/>
          <w:szCs w:val="21"/>
        </w:rPr>
        <w:t>：</w:t>
      </w:r>
      <w:r>
        <w:rPr>
          <w:rFonts w:ascii="Courier New" w:hAnsi="Courier New" w:cs="Courier New"/>
          <w:color w:val="37474F"/>
          <w:sz w:val="21"/>
          <w:szCs w:val="21"/>
        </w:rPr>
        <w:t xml:space="preserve">0.9747  -  val_loss </w:t>
      </w:r>
      <w:r>
        <w:rPr>
          <w:rFonts w:ascii="Courier New" w:hAnsi="Courier New" w:cs="Courier New"/>
          <w:color w:val="37474F"/>
          <w:sz w:val="21"/>
          <w:szCs w:val="21"/>
        </w:rPr>
        <w:t>：</w:t>
      </w:r>
      <w:r>
        <w:rPr>
          <w:rFonts w:ascii="Courier New" w:hAnsi="Courier New" w:cs="Courier New"/>
          <w:color w:val="37474F"/>
          <w:sz w:val="21"/>
          <w:szCs w:val="21"/>
        </w:rPr>
        <w:t>0.3050  -  val_acc</w:t>
      </w:r>
      <w:r>
        <w:rPr>
          <w:rFonts w:ascii="Courier New" w:hAnsi="Courier New" w:cs="Courier New"/>
          <w:color w:val="37474F"/>
          <w:sz w:val="21"/>
          <w:szCs w:val="21"/>
        </w:rPr>
        <w:t>：</w:t>
      </w:r>
      <w:r>
        <w:rPr>
          <w:rFonts w:ascii="Courier New" w:hAnsi="Courier New" w:cs="Courier New"/>
          <w:color w:val="37474F"/>
          <w:sz w:val="21"/>
          <w:szCs w:val="21"/>
        </w:rPr>
        <w:t>0.8833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38/40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0.0951  -  acc</w:t>
      </w:r>
      <w:r>
        <w:rPr>
          <w:rFonts w:ascii="Courier New" w:hAnsi="Courier New" w:cs="Courier New"/>
          <w:color w:val="37474F"/>
          <w:sz w:val="21"/>
          <w:szCs w:val="21"/>
        </w:rPr>
        <w:t>：</w:t>
      </w:r>
      <w:r>
        <w:rPr>
          <w:rFonts w:ascii="Courier New" w:hAnsi="Courier New" w:cs="Courier New"/>
          <w:color w:val="37474F"/>
          <w:sz w:val="21"/>
          <w:szCs w:val="21"/>
        </w:rPr>
        <w:t xml:space="preserve">0.9753  -  val_loss </w:t>
      </w:r>
      <w:r>
        <w:rPr>
          <w:rFonts w:ascii="Courier New" w:hAnsi="Courier New" w:cs="Courier New"/>
          <w:color w:val="37474F"/>
          <w:sz w:val="21"/>
          <w:szCs w:val="21"/>
        </w:rPr>
        <w:t>：</w:t>
      </w:r>
      <w:r>
        <w:rPr>
          <w:rFonts w:ascii="Courier New" w:hAnsi="Courier New" w:cs="Courier New"/>
          <w:color w:val="37474F"/>
          <w:sz w:val="21"/>
          <w:szCs w:val="21"/>
        </w:rPr>
        <w:t>0.3089  -  val_acc</w:t>
      </w:r>
      <w:r>
        <w:rPr>
          <w:rFonts w:ascii="Courier New" w:hAnsi="Courier New" w:cs="Courier New"/>
          <w:color w:val="37474F"/>
          <w:sz w:val="21"/>
          <w:szCs w:val="21"/>
        </w:rPr>
        <w:t>：</w:t>
      </w:r>
      <w:r>
        <w:rPr>
          <w:rFonts w:ascii="Courier New" w:hAnsi="Courier New" w:cs="Courier New"/>
          <w:color w:val="37474F"/>
          <w:sz w:val="21"/>
          <w:szCs w:val="21"/>
        </w:rPr>
        <w:t>0.8826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39/40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0.0911  -  acc</w:t>
      </w:r>
      <w:r>
        <w:rPr>
          <w:rFonts w:ascii="Courier New" w:hAnsi="Courier New" w:cs="Courier New"/>
          <w:color w:val="37474F"/>
          <w:sz w:val="21"/>
          <w:szCs w:val="21"/>
        </w:rPr>
        <w:t>：</w:t>
      </w:r>
      <w:r>
        <w:rPr>
          <w:rFonts w:ascii="Courier New" w:hAnsi="Courier New" w:cs="Courier New"/>
          <w:color w:val="37474F"/>
          <w:sz w:val="21"/>
          <w:szCs w:val="21"/>
        </w:rPr>
        <w:t xml:space="preserve">0.9773  -  val_loss </w:t>
      </w:r>
      <w:r>
        <w:rPr>
          <w:rFonts w:ascii="Courier New" w:hAnsi="Courier New" w:cs="Courier New"/>
          <w:color w:val="37474F"/>
          <w:sz w:val="21"/>
          <w:szCs w:val="21"/>
        </w:rPr>
        <w:t>：</w:t>
      </w:r>
      <w:r>
        <w:rPr>
          <w:rFonts w:ascii="Courier New" w:hAnsi="Courier New" w:cs="Courier New"/>
          <w:color w:val="37474F"/>
          <w:sz w:val="21"/>
          <w:szCs w:val="21"/>
        </w:rPr>
        <w:t>0.3111  -  val_acc</w:t>
      </w:r>
      <w:r>
        <w:rPr>
          <w:rFonts w:ascii="Courier New" w:hAnsi="Courier New" w:cs="Courier New"/>
          <w:color w:val="37474F"/>
          <w:sz w:val="21"/>
          <w:szCs w:val="21"/>
        </w:rPr>
        <w:t>：</w:t>
      </w:r>
      <w:r>
        <w:rPr>
          <w:rFonts w:ascii="Courier New" w:hAnsi="Courier New" w:cs="Courier New"/>
          <w:color w:val="37474F"/>
          <w:sz w:val="21"/>
          <w:szCs w:val="21"/>
        </w:rPr>
        <w:t>0.8829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40/40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15000/15000 [==============================]  -  1s 41us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0.0876  -  acc</w:t>
      </w:r>
      <w:r>
        <w:rPr>
          <w:rFonts w:ascii="Courier New" w:hAnsi="Courier New" w:cs="Courier New"/>
          <w:color w:val="37474F"/>
          <w:sz w:val="21"/>
          <w:szCs w:val="21"/>
        </w:rPr>
        <w:t>：</w:t>
      </w:r>
      <w:r>
        <w:rPr>
          <w:rFonts w:ascii="Courier New" w:hAnsi="Courier New" w:cs="Courier New"/>
          <w:color w:val="37474F"/>
          <w:sz w:val="21"/>
          <w:szCs w:val="21"/>
        </w:rPr>
        <w:t xml:space="preserve">0.9795  -  val_loss </w:t>
      </w:r>
      <w:r>
        <w:rPr>
          <w:rFonts w:ascii="Courier New" w:hAnsi="Courier New" w:cs="Courier New"/>
          <w:color w:val="37474F"/>
          <w:sz w:val="21"/>
          <w:szCs w:val="21"/>
        </w:rPr>
        <w:t>：</w:t>
      </w:r>
      <w:r>
        <w:rPr>
          <w:rFonts w:ascii="Courier New" w:hAnsi="Courier New" w:cs="Courier New"/>
          <w:color w:val="37474F"/>
          <w:sz w:val="21"/>
          <w:szCs w:val="21"/>
        </w:rPr>
        <w:t>0.3149  -  val_acc</w:t>
      </w:r>
      <w:r>
        <w:rPr>
          <w:rFonts w:ascii="Courier New" w:hAnsi="Courier New" w:cs="Courier New"/>
          <w:color w:val="37474F"/>
          <w:sz w:val="21"/>
          <w:szCs w:val="21"/>
        </w:rPr>
        <w:t>：</w:t>
      </w:r>
      <w:r>
        <w:rPr>
          <w:rFonts w:ascii="Courier New" w:hAnsi="Courier New" w:cs="Courier New"/>
          <w:color w:val="37474F"/>
          <w:sz w:val="21"/>
          <w:szCs w:val="21"/>
        </w:rPr>
        <w:t>0.8829</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评估模型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让我们看看模型的表现。</w:t>
      </w:r>
      <w:ins w:id="358" w:author="Shirley Li" w:date="2018-11-15T07:45:00Z">
        <w:r w:rsidR="00776F4E">
          <w:rPr>
            <w:rFonts w:ascii="Arial" w:hAnsi="Arial" w:cs="Arial" w:hint="eastAsia"/>
            <w:color w:val="212121"/>
          </w:rPr>
          <w:t>函数</w:t>
        </w:r>
      </w:ins>
      <w:r>
        <w:rPr>
          <w:rFonts w:ascii="Arial" w:hAnsi="Arial" w:cs="Arial"/>
          <w:color w:val="212121"/>
        </w:rPr>
        <w:t>将返回两个值</w:t>
      </w:r>
      <w:ins w:id="359" w:author="Shirley Li" w:date="2018-11-15T07:45:00Z">
        <w:r w:rsidR="00776F4E">
          <w:rPr>
            <w:rFonts w:ascii="Arial" w:hAnsi="Arial" w:cs="Arial" w:hint="eastAsia"/>
            <w:color w:val="212121"/>
          </w:rPr>
          <w:t>：</w:t>
        </w:r>
      </w:ins>
      <w:del w:id="360" w:author="Shirley Li" w:date="2018-11-15T07:45:00Z">
        <w:r w:rsidDel="00776F4E">
          <w:rPr>
            <w:rFonts w:ascii="Arial" w:hAnsi="Arial" w:cs="Arial"/>
            <w:color w:val="212121"/>
          </w:rPr>
          <w:delText>。</w:delText>
        </w:r>
      </w:del>
      <w:r>
        <w:rPr>
          <w:rFonts w:ascii="Arial" w:hAnsi="Arial" w:cs="Arial"/>
          <w:color w:val="212121"/>
        </w:rPr>
        <w:t>损失（代表</w:t>
      </w:r>
      <w:ins w:id="361" w:author="Shirley Li" w:date="2018-11-15T07:46:00Z">
        <w:r w:rsidR="00776F4E">
          <w:rPr>
            <w:rFonts w:ascii="Arial" w:hAnsi="Arial" w:cs="Arial" w:hint="eastAsia"/>
            <w:color w:val="212121"/>
          </w:rPr>
          <w:t>模型预测</w:t>
        </w:r>
      </w:ins>
      <w:del w:id="362" w:author="Shirley Li" w:date="2018-11-15T07:46:00Z">
        <w:r w:rsidDel="00776F4E">
          <w:rPr>
            <w:rFonts w:ascii="Arial" w:hAnsi="Arial" w:cs="Arial"/>
            <w:color w:val="212121"/>
          </w:rPr>
          <w:delText>我们的</w:delText>
        </w:r>
      </w:del>
      <w:r>
        <w:rPr>
          <w:rFonts w:ascii="Arial" w:hAnsi="Arial" w:cs="Arial"/>
          <w:color w:val="212121"/>
        </w:rPr>
        <w:t>错误的</w:t>
      </w:r>
      <w:ins w:id="363" w:author="Shirley Li" w:date="2018-11-15T07:46:00Z">
        <w:r w:rsidR="00776F4E">
          <w:rPr>
            <w:rFonts w:ascii="Arial" w:hAnsi="Arial" w:cs="Arial" w:hint="eastAsia"/>
            <w:color w:val="212121"/>
          </w:rPr>
          <w:t>数量</w:t>
        </w:r>
      </w:ins>
      <w:del w:id="364" w:author="Shirley Li" w:date="2018-11-15T07:46:00Z">
        <w:r w:rsidDel="00776F4E">
          <w:rPr>
            <w:rFonts w:ascii="Arial" w:hAnsi="Arial" w:cs="Arial"/>
            <w:color w:val="212121"/>
          </w:rPr>
          <w:delText>数字</w:delText>
        </w:r>
      </w:del>
      <w:r>
        <w:rPr>
          <w:rFonts w:ascii="Arial" w:hAnsi="Arial" w:cs="Arial"/>
          <w:color w:val="212121"/>
        </w:rPr>
        <w:t>，</w:t>
      </w:r>
      <w:del w:id="365" w:author="Shirley Li" w:date="2018-11-15T07:46:00Z">
        <w:r w:rsidDel="00776F4E">
          <w:rPr>
            <w:rFonts w:ascii="Arial" w:hAnsi="Arial" w:cs="Arial" w:hint="eastAsia"/>
            <w:color w:val="212121"/>
          </w:rPr>
          <w:delText>更低的值更好</w:delText>
        </w:r>
      </w:del>
      <w:ins w:id="366" w:author="Shirley Li" w:date="2018-11-15T07:46:00Z">
        <w:r w:rsidR="00776F4E">
          <w:rPr>
            <w:rFonts w:ascii="Arial" w:hAnsi="Arial" w:cs="Arial" w:hint="eastAsia"/>
            <w:color w:val="212121"/>
          </w:rPr>
          <w:t>数值越低越好</w:t>
        </w:r>
      </w:ins>
      <w:r>
        <w:rPr>
          <w:rFonts w:ascii="Arial" w:hAnsi="Arial" w:cs="Arial"/>
          <w:color w:val="212121"/>
        </w:rPr>
        <w:t>）和准确性。</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25000/25000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1s 36us / step</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[0.33615295355796815,0.87196]</w:t>
      </w:r>
    </w:p>
    <w:p w:rsidR="001758D5" w:rsidRDefault="004843F2" w:rsidP="001758D5">
      <w:pPr>
        <w:pStyle w:val="a3"/>
        <w:spacing w:before="240" w:beforeAutospacing="0" w:after="240" w:afterAutospacing="0"/>
        <w:rPr>
          <w:rFonts w:ascii="Arial" w:hAnsi="Arial" w:cs="Arial"/>
          <w:color w:val="212121"/>
        </w:rPr>
      </w:pPr>
      <w:ins w:id="367" w:author="Shirley Li" w:date="2018-11-15T07:46:00Z">
        <w:r>
          <w:rPr>
            <w:rFonts w:ascii="Arial" w:hAnsi="Arial" w:cs="Arial" w:hint="eastAsia"/>
            <w:color w:val="212121"/>
          </w:rPr>
          <w:t>使用</w:t>
        </w:r>
      </w:ins>
      <w:r w:rsidR="001758D5">
        <w:rPr>
          <w:rFonts w:ascii="Arial" w:hAnsi="Arial" w:cs="Arial"/>
          <w:color w:val="212121"/>
        </w:rPr>
        <w:t>这种相当</w:t>
      </w:r>
      <w:del w:id="368" w:author="Shirley Li" w:date="2018-11-15T07:46:00Z">
        <w:r w:rsidR="001758D5" w:rsidDel="009759C3">
          <w:rPr>
            <w:rFonts w:ascii="Arial" w:hAnsi="Arial" w:cs="Arial" w:hint="eastAsia"/>
            <w:color w:val="212121"/>
          </w:rPr>
          <w:delText>天真</w:delText>
        </w:r>
      </w:del>
      <w:ins w:id="369" w:author="Shirley Li" w:date="2018-11-15T07:46:00Z">
        <w:r w:rsidR="009759C3">
          <w:rPr>
            <w:rFonts w:ascii="Arial" w:hAnsi="Arial" w:cs="Arial" w:hint="eastAsia"/>
            <w:color w:val="212121"/>
          </w:rPr>
          <w:t>朴素</w:t>
        </w:r>
      </w:ins>
      <w:r w:rsidR="001758D5">
        <w:rPr>
          <w:rFonts w:ascii="Arial" w:hAnsi="Arial" w:cs="Arial"/>
          <w:color w:val="212121"/>
        </w:rPr>
        <w:t>的方法</w:t>
      </w:r>
      <w:ins w:id="370" w:author="Shirley Li" w:date="2018-11-15T07:46:00Z">
        <w:r>
          <w:rPr>
            <w:rFonts w:ascii="Arial" w:hAnsi="Arial" w:cs="Arial" w:hint="eastAsia"/>
            <w:color w:val="212121"/>
          </w:rPr>
          <w:t>的模型准确度</w:t>
        </w:r>
      </w:ins>
      <w:r w:rsidR="001758D5">
        <w:rPr>
          <w:rFonts w:ascii="Arial" w:hAnsi="Arial" w:cs="Arial"/>
          <w:color w:val="212121"/>
        </w:rPr>
        <w:t>可以达到约</w:t>
      </w:r>
      <w:r w:rsidR="001758D5">
        <w:rPr>
          <w:rFonts w:ascii="Arial" w:hAnsi="Arial" w:cs="Arial"/>
          <w:color w:val="212121"/>
        </w:rPr>
        <w:t>87</w:t>
      </w:r>
      <w:r w:rsidR="001758D5">
        <w:rPr>
          <w:rFonts w:ascii="Arial" w:hAnsi="Arial" w:cs="Arial"/>
          <w:color w:val="212121"/>
        </w:rPr>
        <w:t>％</w:t>
      </w:r>
      <w:del w:id="371" w:author="Shirley Li" w:date="2018-11-15T07:46:00Z">
        <w:r w:rsidR="001758D5" w:rsidDel="00822A3C">
          <w:rPr>
            <w:rFonts w:ascii="Arial" w:hAnsi="Arial" w:cs="Arial" w:hint="eastAsia"/>
            <w:color w:val="212121"/>
          </w:rPr>
          <w:delText>的准确度。</w:delText>
        </w:r>
      </w:del>
      <w:ins w:id="372" w:author="Shirley Li" w:date="2018-11-15T07:46:00Z">
        <w:r w:rsidR="00822A3C">
          <w:rPr>
            <w:rFonts w:ascii="Arial" w:hAnsi="Arial" w:cs="Arial" w:hint="eastAsia"/>
            <w:color w:val="212121"/>
          </w:rPr>
          <w:t>，</w:t>
        </w:r>
      </w:ins>
      <w:r w:rsidR="001758D5">
        <w:rPr>
          <w:rFonts w:ascii="Arial" w:hAnsi="Arial" w:cs="Arial"/>
          <w:color w:val="212121"/>
        </w:rPr>
        <w:t>使用更先进的方法</w:t>
      </w:r>
      <w:ins w:id="373" w:author="Shirley Li" w:date="2018-11-15T07:46:00Z">
        <w:r w:rsidR="00822A3C">
          <w:rPr>
            <w:rFonts w:ascii="Arial" w:hAnsi="Arial" w:cs="Arial" w:hint="eastAsia"/>
            <w:color w:val="212121"/>
          </w:rPr>
          <w:t>的话</w:t>
        </w:r>
      </w:ins>
      <w:r w:rsidR="001758D5">
        <w:rPr>
          <w:rFonts w:ascii="Arial" w:hAnsi="Arial" w:cs="Arial"/>
          <w:color w:val="212121"/>
        </w:rPr>
        <w:t>，模型</w:t>
      </w:r>
      <w:ins w:id="374" w:author="Shirley Li" w:date="2018-11-15T07:46:00Z">
        <w:r w:rsidR="009759C3">
          <w:rPr>
            <w:rFonts w:ascii="Arial" w:hAnsi="Arial" w:cs="Arial" w:hint="eastAsia"/>
            <w:color w:val="212121"/>
          </w:rPr>
          <w:t>准确度</w:t>
        </w:r>
      </w:ins>
      <w:r w:rsidR="001758D5">
        <w:rPr>
          <w:rFonts w:ascii="Arial" w:hAnsi="Arial" w:cs="Arial"/>
          <w:color w:val="212121"/>
        </w:rPr>
        <w:t>应该接近</w:t>
      </w:r>
      <w:r w:rsidR="001758D5">
        <w:rPr>
          <w:rFonts w:ascii="Arial" w:hAnsi="Arial" w:cs="Arial"/>
          <w:color w:val="212121"/>
        </w:rPr>
        <w:t>95</w:t>
      </w:r>
      <w:r w:rsidR="001758D5">
        <w:rPr>
          <w:rFonts w:ascii="Arial" w:hAnsi="Arial" w:cs="Arial"/>
          <w:color w:val="2121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创建一段时间内准确性和损失</w:t>
      </w:r>
      <w:ins w:id="375" w:author="Shirley Li" w:date="2018-11-15T07:47:00Z">
        <w:r w:rsidR="00DC7CBC">
          <w:rPr>
            <w:rFonts w:ascii="Arial" w:hAnsi="Arial" w:cs="Arial" w:hint="eastAsia"/>
            <w:b w:val="0"/>
            <w:bCs w:val="0"/>
            <w:color w:val="212121"/>
            <w:spacing w:val="-2"/>
          </w:rPr>
          <w:t>函数</w:t>
        </w:r>
      </w:ins>
      <w:r>
        <w:rPr>
          <w:rFonts w:ascii="Arial" w:hAnsi="Arial" w:cs="Arial"/>
          <w:b w:val="0"/>
          <w:bCs w:val="0"/>
          <w:color w:val="212121"/>
          <w:spacing w:val="-2"/>
        </w:rPr>
        <w:t>的图表</w:t>
      </w:r>
    </w:p>
    <w:p w:rsidR="001758D5" w:rsidRDefault="001758D5" w:rsidP="001758D5">
      <w:pPr>
        <w:pStyle w:val="a3"/>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model.fit()</w:t>
      </w:r>
      <w:r>
        <w:rPr>
          <w:rFonts w:ascii="Arial" w:hAnsi="Arial" w:cs="Arial"/>
          <w:color w:val="212121"/>
        </w:rPr>
        <w:t>返回一个</w:t>
      </w:r>
      <w:r>
        <w:rPr>
          <w:rStyle w:val="HTML"/>
          <w:rFonts w:ascii="Courier New" w:hAnsi="Courier New" w:cs="Courier New"/>
          <w:color w:val="37474F"/>
          <w:sz w:val="22"/>
          <w:szCs w:val="22"/>
          <w:shd w:val="clear" w:color="auto" w:fill="F7F7F7"/>
        </w:rPr>
        <w:t>History</w:t>
      </w:r>
      <w:ins w:id="376" w:author="Shirley Li" w:date="2018-11-15T07:47:00Z">
        <w:r w:rsidR="00DC7CBC">
          <w:rPr>
            <w:rFonts w:ascii="Arial" w:hAnsi="Arial" w:cs="Arial" w:hint="eastAsia"/>
            <w:color w:val="212121"/>
          </w:rPr>
          <w:t>对象</w:t>
        </w:r>
      </w:ins>
      <w:del w:id="377" w:author="Shirley Li" w:date="2018-11-15T07:47:00Z">
        <w:r w:rsidDel="00DC7CBC">
          <w:rPr>
            <w:rFonts w:ascii="Arial" w:hAnsi="Arial" w:cs="Arial"/>
            <w:color w:val="212121"/>
          </w:rPr>
          <w:delText>包含字典的对象</w:delText>
        </w:r>
      </w:del>
      <w:r>
        <w:rPr>
          <w:rFonts w:ascii="Arial" w:hAnsi="Arial" w:cs="Arial"/>
          <w:color w:val="212121"/>
        </w:rPr>
        <w:t>，其中包含</w:t>
      </w:r>
      <w:ins w:id="378" w:author="Shirley Li" w:date="2018-11-15T07:47:00Z">
        <w:r w:rsidR="006F6992">
          <w:rPr>
            <w:rFonts w:ascii="Arial" w:hAnsi="Arial" w:cs="Arial" w:hint="eastAsia"/>
            <w:color w:val="212121"/>
          </w:rPr>
          <w:t>记录了</w:t>
        </w:r>
      </w:ins>
      <w:r>
        <w:rPr>
          <w:rFonts w:ascii="Arial" w:hAnsi="Arial" w:cs="Arial"/>
          <w:color w:val="212121"/>
        </w:rPr>
        <w:t>训练期间发生的所有事情</w:t>
      </w:r>
      <w:ins w:id="379" w:author="Shirley Li" w:date="2018-11-15T07:47:00Z">
        <w:r w:rsidR="0042532C">
          <w:rPr>
            <w:rFonts w:ascii="Arial" w:hAnsi="Arial" w:cs="Arial" w:hint="eastAsia"/>
            <w:color w:val="212121"/>
          </w:rPr>
          <w:t>的字典</w:t>
        </w:r>
      </w:ins>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history_dict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proofErr w:type="gramEnd"/>
      <w:r>
        <w:rPr>
          <w:rFonts w:ascii="Courier New" w:hAnsi="Courier New" w:cs="Courier New"/>
          <w:color w:val="37474F"/>
          <w:sz w:val="21"/>
          <w:szCs w:val="21"/>
        </w:rPr>
        <w:br/>
      </w:r>
      <w:r>
        <w:rPr>
          <w:rStyle w:val="pln"/>
          <w:rFonts w:ascii="Courier New" w:hAnsi="Courier New" w:cs="Courier New"/>
          <w:color w:val="37474F"/>
          <w:sz w:val="21"/>
          <w:szCs w:val="21"/>
        </w:rPr>
        <w:t>history_dict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keys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dict_keys</w:t>
      </w:r>
      <w:r>
        <w:rPr>
          <w:rFonts w:ascii="Courier New" w:hAnsi="Courier New" w:cs="Courier New"/>
          <w:color w:val="37474F"/>
          <w:sz w:val="21"/>
          <w:szCs w:val="21"/>
        </w:rPr>
        <w:t>（</w:t>
      </w:r>
      <w:r>
        <w:rPr>
          <w:rFonts w:ascii="Courier New" w:hAnsi="Courier New" w:cs="Courier New"/>
          <w:color w:val="37474F"/>
          <w:sz w:val="21"/>
          <w:szCs w:val="21"/>
        </w:rPr>
        <w:t>['acc'</w:t>
      </w:r>
      <w:r>
        <w:rPr>
          <w:rFonts w:ascii="Courier New" w:hAnsi="Courier New" w:cs="Courier New"/>
          <w:color w:val="37474F"/>
          <w:sz w:val="21"/>
          <w:szCs w:val="21"/>
        </w:rPr>
        <w:t>，</w:t>
      </w:r>
      <w:r>
        <w:rPr>
          <w:rFonts w:ascii="Courier New" w:hAnsi="Courier New" w:cs="Courier New"/>
          <w:color w:val="37474F"/>
          <w:sz w:val="21"/>
          <w:szCs w:val="21"/>
        </w:rPr>
        <w:t>'val_loss'</w:t>
      </w:r>
      <w:r>
        <w:rPr>
          <w:rFonts w:ascii="Courier New" w:hAnsi="Courier New" w:cs="Courier New"/>
          <w:color w:val="37474F"/>
          <w:sz w:val="21"/>
          <w:szCs w:val="21"/>
        </w:rPr>
        <w:t>，</w:t>
      </w:r>
      <w:r>
        <w:rPr>
          <w:rFonts w:ascii="Courier New" w:hAnsi="Courier New" w:cs="Courier New"/>
          <w:color w:val="37474F"/>
          <w:sz w:val="21"/>
          <w:szCs w:val="21"/>
        </w:rPr>
        <w:t>'loss'</w:t>
      </w:r>
      <w:r>
        <w:rPr>
          <w:rFonts w:ascii="Courier New" w:hAnsi="Courier New" w:cs="Courier New"/>
          <w:color w:val="37474F"/>
          <w:sz w:val="21"/>
          <w:szCs w:val="21"/>
        </w:rPr>
        <w:t>，</w:t>
      </w:r>
      <w:r>
        <w:rPr>
          <w:rFonts w:ascii="Courier New" w:hAnsi="Courier New" w:cs="Courier New"/>
          <w:color w:val="37474F"/>
          <w:sz w:val="21"/>
          <w:szCs w:val="21"/>
        </w:rPr>
        <w:t>'val_acc']</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有四个条目：</w:t>
      </w:r>
      <w:del w:id="380" w:author="Shirley Li" w:date="2018-11-15T07:48:00Z">
        <w:r w:rsidDel="00252214">
          <w:rPr>
            <w:rFonts w:ascii="Arial" w:hAnsi="Arial" w:cs="Arial"/>
            <w:color w:val="212121"/>
          </w:rPr>
          <w:delText>在培训和验证期间，</w:delText>
        </w:r>
      </w:del>
      <w:r>
        <w:rPr>
          <w:rFonts w:ascii="Arial" w:hAnsi="Arial" w:cs="Arial"/>
          <w:color w:val="212121"/>
        </w:rPr>
        <w:t>每个条目对应一个受监控的指标。我们可以使用这些</w:t>
      </w:r>
      <w:ins w:id="381" w:author="Shirley Li" w:date="2018-11-15T07:49:00Z">
        <w:r w:rsidR="00976188">
          <w:rPr>
            <w:rFonts w:ascii="Arial" w:hAnsi="Arial" w:cs="Arial" w:hint="eastAsia"/>
            <w:color w:val="212121"/>
          </w:rPr>
          <w:t>指标</w:t>
        </w:r>
      </w:ins>
      <w:r>
        <w:rPr>
          <w:rFonts w:ascii="Arial" w:hAnsi="Arial" w:cs="Arial"/>
          <w:color w:val="212121"/>
        </w:rPr>
        <w:t>来绘制训练</w:t>
      </w:r>
      <w:ins w:id="382" w:author="Shirley Li" w:date="2018-11-15T07:49:00Z">
        <w:r w:rsidR="00A4252C">
          <w:rPr>
            <w:rFonts w:ascii="Arial" w:hAnsi="Arial" w:cs="Arial" w:hint="eastAsia"/>
            <w:color w:val="212121"/>
          </w:rPr>
          <w:t>集</w:t>
        </w:r>
      </w:ins>
      <w:r>
        <w:rPr>
          <w:rFonts w:ascii="Arial" w:hAnsi="Arial" w:cs="Arial"/>
          <w:color w:val="212121"/>
        </w:rPr>
        <w:t>和验证</w:t>
      </w:r>
      <w:ins w:id="383" w:author="Shirley Li" w:date="2018-11-15T07:49:00Z">
        <w:r w:rsidR="00A4252C">
          <w:rPr>
            <w:rFonts w:ascii="Arial" w:hAnsi="Arial" w:cs="Arial" w:hint="eastAsia"/>
            <w:color w:val="212121"/>
          </w:rPr>
          <w:t>集的</w:t>
        </w:r>
      </w:ins>
      <w:r>
        <w:rPr>
          <w:rFonts w:ascii="Arial" w:hAnsi="Arial" w:cs="Arial"/>
          <w:color w:val="212121"/>
        </w:rPr>
        <w:t>损失</w:t>
      </w:r>
      <w:ins w:id="384" w:author="Shirley Li" w:date="2018-11-15T07:49:00Z">
        <w:r w:rsidR="00A4252C">
          <w:rPr>
            <w:rFonts w:ascii="Arial" w:hAnsi="Arial" w:cs="Arial" w:hint="eastAsia"/>
            <w:color w:val="212121"/>
          </w:rPr>
          <w:t>函数</w:t>
        </w:r>
        <w:r w:rsidR="006D3BED">
          <w:rPr>
            <w:rFonts w:ascii="Arial" w:hAnsi="Arial" w:cs="Arial" w:hint="eastAsia"/>
            <w:color w:val="212121"/>
          </w:rPr>
          <w:t>和准确度</w:t>
        </w:r>
      </w:ins>
      <w:del w:id="385" w:author="Shirley Li" w:date="2018-11-15T07:49:00Z">
        <w:r w:rsidDel="00967FDC">
          <w:rPr>
            <w:rFonts w:ascii="Arial" w:hAnsi="Arial" w:cs="Arial"/>
            <w:color w:val="212121"/>
          </w:rPr>
          <w:delText>以</w:delText>
        </w:r>
      </w:del>
      <w:r>
        <w:rPr>
          <w:rFonts w:ascii="Arial" w:hAnsi="Arial" w:cs="Arial"/>
          <w:color w:val="212121"/>
        </w:rPr>
        <w:t>进行比较</w:t>
      </w:r>
      <w:del w:id="386" w:author="Shirley Li" w:date="2018-11-15T07:49:00Z">
        <w:r w:rsidDel="00967FDC">
          <w:rPr>
            <w:rFonts w:ascii="Arial" w:hAnsi="Arial" w:cs="Arial"/>
            <w:color w:val="212121"/>
          </w:rPr>
          <w:delText>，以及培训和验证准确性</w:delText>
        </w:r>
      </w:del>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val_acc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val_loss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'val_loss'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"bo" is for "blue dot"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'bo'</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b is for "solid blue line"</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val_loss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'Validation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and validation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clf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clear figure</w:t>
      </w:r>
      <w:r>
        <w:rPr>
          <w:rFonts w:ascii="Courier New" w:hAnsi="Courier New" w:cs="Courier New"/>
          <w:color w:val="37474F"/>
          <w:sz w:val="21"/>
          <w:szCs w:val="21"/>
        </w:rPr>
        <w:br/>
      </w:r>
      <w:r>
        <w:rPr>
          <w:rStyle w:val="pln"/>
          <w:rFonts w:ascii="Courier New" w:hAnsi="Courier New" w:cs="Courier New"/>
          <w:color w:val="37474F"/>
          <w:sz w:val="21"/>
          <w:szCs w:val="21"/>
        </w:rPr>
        <w:t xml:space="preserve">acc_values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history_dict</w:t>
      </w:r>
      <w:r>
        <w:rPr>
          <w:rStyle w:val="pun"/>
          <w:rFonts w:ascii="Courier New" w:hAnsi="Courier New" w:cs="Courier New"/>
          <w:color w:val="37474F"/>
          <w:sz w:val="21"/>
          <w:szCs w:val="21"/>
        </w:rPr>
        <w:t>[</w:t>
      </w:r>
      <w:r>
        <w:rPr>
          <w:rStyle w:val="str"/>
          <w:rFonts w:ascii="Courier New" w:hAnsi="Courier New" w:cs="Courier New"/>
          <w:color w:val="0D90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val_acc_values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history_dict</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'val_acc'</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'bo'</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val_acc</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'Validation acc'</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and validation 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12" name="矩形 12"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A36FE" id="矩形 12"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vXxQ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YG718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在该图中，点表示训练</w:t>
      </w:r>
      <w:ins w:id="387" w:author="Shirley Li" w:date="2018-11-15T07:50:00Z">
        <w:r w:rsidR="00217CA8">
          <w:rPr>
            <w:rFonts w:ascii="Arial" w:hAnsi="Arial" w:cs="Arial" w:hint="eastAsia"/>
            <w:color w:val="212121"/>
          </w:rPr>
          <w:t>集上的</w:t>
        </w:r>
      </w:ins>
      <w:r>
        <w:rPr>
          <w:rFonts w:ascii="Arial" w:hAnsi="Arial" w:cs="Arial"/>
          <w:color w:val="212121"/>
        </w:rPr>
        <w:t>损失</w:t>
      </w:r>
      <w:ins w:id="388" w:author="Shirley Li" w:date="2018-11-15T07:50:00Z">
        <w:r w:rsidR="00217CA8">
          <w:rPr>
            <w:rFonts w:ascii="Arial" w:hAnsi="Arial" w:cs="Arial" w:hint="eastAsia"/>
            <w:color w:val="212121"/>
          </w:rPr>
          <w:t>函数</w:t>
        </w:r>
      </w:ins>
      <w:r>
        <w:rPr>
          <w:rFonts w:ascii="Arial" w:hAnsi="Arial" w:cs="Arial"/>
          <w:color w:val="212121"/>
        </w:rPr>
        <w:t>和准确度，实线表示验证</w:t>
      </w:r>
      <w:ins w:id="389" w:author="Shirley Li" w:date="2018-11-15T07:50:00Z">
        <w:r w:rsidR="00217CA8">
          <w:rPr>
            <w:rFonts w:ascii="Arial" w:hAnsi="Arial" w:cs="Arial" w:hint="eastAsia"/>
            <w:color w:val="212121"/>
          </w:rPr>
          <w:t>集上的</w:t>
        </w:r>
      </w:ins>
      <w:r>
        <w:rPr>
          <w:rFonts w:ascii="Arial" w:hAnsi="Arial" w:cs="Arial"/>
          <w:color w:val="212121"/>
        </w:rPr>
        <w:t>损失</w:t>
      </w:r>
      <w:ins w:id="390" w:author="Shirley Li" w:date="2018-11-15T07:50:00Z">
        <w:r w:rsidR="00217CA8">
          <w:rPr>
            <w:rFonts w:ascii="Arial" w:hAnsi="Arial" w:cs="Arial" w:hint="eastAsia"/>
            <w:color w:val="212121"/>
          </w:rPr>
          <w:t>函数</w:t>
        </w:r>
      </w:ins>
      <w:r>
        <w:rPr>
          <w:rFonts w:ascii="Arial" w:hAnsi="Arial" w:cs="Arial"/>
          <w:color w:val="212121"/>
        </w:rPr>
        <w:t>和准确度。</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请注意，训练</w:t>
      </w:r>
      <w:ins w:id="391" w:author="Shirley Li" w:date="2018-11-15T07:50:00Z">
        <w:r w:rsidR="008B68D7">
          <w:rPr>
            <w:rFonts w:ascii="Arial" w:hAnsi="Arial" w:cs="Arial" w:hint="eastAsia"/>
            <w:color w:val="212121"/>
          </w:rPr>
          <w:t>集</w:t>
        </w:r>
      </w:ins>
      <w:r>
        <w:rPr>
          <w:rFonts w:ascii="Arial" w:hAnsi="Arial" w:cs="Arial"/>
          <w:color w:val="212121"/>
        </w:rPr>
        <w:t>损失</w:t>
      </w:r>
      <w:ins w:id="392" w:author="Shirley Li" w:date="2018-11-15T07:50:00Z">
        <w:r w:rsidR="008B68D7">
          <w:rPr>
            <w:rFonts w:ascii="Arial" w:hAnsi="Arial" w:cs="Arial" w:hint="eastAsia"/>
            <w:color w:val="212121"/>
          </w:rPr>
          <w:t>函数</w:t>
        </w:r>
      </w:ins>
      <w:del w:id="393" w:author="Shirley Li" w:date="2018-11-15T07:51:00Z">
        <w:r w:rsidDel="008B68D7">
          <w:rPr>
            <w:rStyle w:val="a4"/>
            <w:rFonts w:ascii="Arial" w:hAnsi="Arial" w:cs="Arial" w:hint="eastAsia"/>
            <w:color w:val="212121"/>
          </w:rPr>
          <w:delText>随着</w:delText>
        </w:r>
        <w:r w:rsidDel="008B68D7">
          <w:rPr>
            <w:rFonts w:ascii="Arial" w:hAnsi="Arial" w:cs="Arial" w:hint="eastAsia"/>
            <w:color w:val="212121"/>
          </w:rPr>
          <w:delText>每个时期</w:delText>
        </w:r>
      </w:del>
      <w:ins w:id="394" w:author="Shirley Li" w:date="2018-11-15T07:51:00Z">
        <w:r w:rsidR="008B68D7">
          <w:rPr>
            <w:rStyle w:val="a4"/>
            <w:rFonts w:ascii="Arial" w:hAnsi="Arial" w:cs="Arial" w:hint="eastAsia"/>
            <w:color w:val="212121"/>
          </w:rPr>
          <w:t>每个周期</w:t>
        </w:r>
        <w:r w:rsidR="008B68D7" w:rsidRPr="008B68D7">
          <w:rPr>
            <w:rFonts w:hint="eastAsia"/>
            <w:rPrChange w:id="395" w:author="Shirley Li" w:date="2018-11-15T07:51:00Z">
              <w:rPr>
                <w:rStyle w:val="a4"/>
                <w:rFonts w:ascii="Arial" w:hAnsi="Arial" w:cs="Arial" w:hint="eastAsia"/>
                <w:color w:val="212121"/>
              </w:rPr>
            </w:rPrChange>
          </w:rPr>
          <w:t>逐渐</w:t>
        </w:r>
      </w:ins>
      <w:del w:id="396" w:author="Shirley Li" w:date="2018-11-15T07:51:00Z">
        <w:r w:rsidDel="00803692">
          <w:rPr>
            <w:rFonts w:ascii="Arial" w:hAnsi="Arial" w:cs="Arial"/>
            <w:color w:val="212121"/>
          </w:rPr>
          <w:delText>而</w:delText>
        </w:r>
      </w:del>
      <w:r>
        <w:rPr>
          <w:rStyle w:val="a4"/>
          <w:rFonts w:ascii="Arial" w:hAnsi="Arial" w:cs="Arial"/>
          <w:color w:val="212121"/>
        </w:rPr>
        <w:t>减少</w:t>
      </w:r>
      <w:r>
        <w:rPr>
          <w:rFonts w:ascii="Arial" w:hAnsi="Arial" w:cs="Arial"/>
          <w:color w:val="212121"/>
        </w:rPr>
        <w:t>，</w:t>
      </w:r>
      <w:ins w:id="397" w:author="Shirley Li" w:date="2018-11-15T07:51:00Z">
        <w:r w:rsidR="00803692">
          <w:rPr>
            <w:rFonts w:ascii="Arial" w:hAnsi="Arial" w:cs="Arial" w:hint="eastAsia"/>
            <w:color w:val="212121"/>
          </w:rPr>
          <w:t>并且</w:t>
        </w:r>
      </w:ins>
      <w:del w:id="398" w:author="Shirley Li" w:date="2018-11-15T07:51:00Z">
        <w:r w:rsidDel="00803692">
          <w:rPr>
            <w:rFonts w:ascii="Arial" w:hAnsi="Arial" w:cs="Arial"/>
            <w:color w:val="212121"/>
          </w:rPr>
          <w:delText>并且训练</w:delText>
        </w:r>
      </w:del>
      <w:r>
        <w:rPr>
          <w:rFonts w:ascii="Arial" w:hAnsi="Arial" w:cs="Arial"/>
          <w:color w:val="212121"/>
        </w:rPr>
        <w:t>准确度</w:t>
      </w:r>
      <w:del w:id="399" w:author="Shirley Li" w:date="2018-11-15T07:51:00Z">
        <w:r w:rsidDel="00803692">
          <w:rPr>
            <w:rFonts w:ascii="Arial" w:hAnsi="Arial" w:cs="Arial"/>
            <w:color w:val="212121"/>
          </w:rPr>
          <w:delText>随着每个时期</w:delText>
        </w:r>
      </w:del>
      <w:ins w:id="400" w:author="Shirley Li" w:date="2018-11-15T07:51:00Z">
        <w:r w:rsidR="00803692">
          <w:rPr>
            <w:rFonts w:ascii="Arial" w:hAnsi="Arial" w:cs="Arial" w:hint="eastAsia"/>
            <w:color w:val="212121"/>
          </w:rPr>
          <w:t>每个周期逐渐</w:t>
        </w:r>
      </w:ins>
      <w:del w:id="401" w:author="Shirley Li" w:date="2018-11-15T07:51:00Z">
        <w:r w:rsidDel="00803692">
          <w:rPr>
            <w:rFonts w:ascii="Arial" w:hAnsi="Arial" w:cs="Arial"/>
            <w:color w:val="212121"/>
          </w:rPr>
          <w:delText>而</w:delText>
        </w:r>
      </w:del>
      <w:r>
        <w:rPr>
          <w:rStyle w:val="a4"/>
          <w:rFonts w:ascii="Arial" w:hAnsi="Arial" w:cs="Arial"/>
          <w:color w:val="212121"/>
        </w:rPr>
        <w:t>增加</w:t>
      </w:r>
      <w:r>
        <w:rPr>
          <w:rFonts w:ascii="Arial" w:hAnsi="Arial" w:cs="Arial"/>
          <w:color w:val="212121"/>
        </w:rPr>
        <w:t>。</w:t>
      </w:r>
      <w:del w:id="402" w:author="Shirley Li" w:date="2018-11-15T07:52:00Z">
        <w:r w:rsidDel="00B15945">
          <w:rPr>
            <w:rFonts w:ascii="Arial" w:hAnsi="Arial" w:cs="Arial" w:hint="eastAsia"/>
            <w:color w:val="212121"/>
          </w:rPr>
          <w:delText>这在</w:delText>
        </w:r>
      </w:del>
      <w:ins w:id="403" w:author="Shirley Li" w:date="2018-11-15T07:52:00Z">
        <w:r w:rsidR="00B15945">
          <w:rPr>
            <w:rFonts w:ascii="Arial" w:hAnsi="Arial" w:cs="Arial" w:hint="eastAsia"/>
            <w:color w:val="212121"/>
          </w:rPr>
          <w:t>这个结果是符合</w:t>
        </w:r>
      </w:ins>
      <w:r>
        <w:rPr>
          <w:rFonts w:ascii="Arial" w:hAnsi="Arial" w:cs="Arial"/>
          <w:color w:val="212121"/>
        </w:rPr>
        <w:t>使用梯度下降优化</w:t>
      </w:r>
      <w:ins w:id="404" w:author="Shirley Li" w:date="2018-11-15T07:52:00Z">
        <w:r w:rsidR="00D53BC5">
          <w:rPr>
            <w:rFonts w:ascii="Arial" w:hAnsi="Arial" w:cs="Arial" w:hint="eastAsia"/>
            <w:color w:val="212121"/>
          </w:rPr>
          <w:t>方式的预期的</w:t>
        </w:r>
      </w:ins>
      <w:del w:id="405" w:author="Shirley Li" w:date="2018-11-15T07:52:00Z">
        <w:r w:rsidDel="00B15945">
          <w:rPr>
            <w:rFonts w:ascii="Arial" w:hAnsi="Arial" w:cs="Arial"/>
            <w:color w:val="212121"/>
          </w:rPr>
          <w:delText>时是预期的</w:delText>
        </w:r>
        <w:r w:rsidDel="00B15945">
          <w:rPr>
            <w:rFonts w:ascii="Arial" w:hAnsi="Arial" w:cs="Arial"/>
            <w:color w:val="212121"/>
          </w:rPr>
          <w:delText xml:space="preserve"> </w:delText>
        </w:r>
      </w:del>
      <w:r>
        <w:rPr>
          <w:rFonts w:ascii="Arial" w:hAnsi="Arial" w:cs="Arial"/>
          <w:color w:val="212121"/>
        </w:rPr>
        <w:t xml:space="preserve">- </w:t>
      </w:r>
      <w:ins w:id="406" w:author="Shirley Li" w:date="2018-11-15T07:53:00Z">
        <w:r w:rsidR="00F773BC">
          <w:rPr>
            <w:rFonts w:ascii="Arial" w:hAnsi="Arial" w:cs="Arial" w:hint="eastAsia"/>
            <w:color w:val="212121"/>
          </w:rPr>
          <w:t>这种方式</w:t>
        </w:r>
      </w:ins>
      <w:del w:id="407" w:author="Shirley Li" w:date="2018-11-15T07:53:00Z">
        <w:r w:rsidDel="00171387">
          <w:rPr>
            <w:rFonts w:ascii="Arial" w:hAnsi="Arial" w:cs="Arial"/>
            <w:color w:val="212121"/>
          </w:rPr>
          <w:delText>它应该</w:delText>
        </w:r>
      </w:del>
      <w:r>
        <w:rPr>
          <w:rFonts w:ascii="Arial" w:hAnsi="Arial" w:cs="Arial"/>
          <w:color w:val="212121"/>
        </w:rPr>
        <w:t>在每次迭代时</w:t>
      </w:r>
      <w:ins w:id="408" w:author="Shirley Li" w:date="2018-11-15T07:53:00Z">
        <w:r w:rsidR="00171387">
          <w:rPr>
            <w:rFonts w:ascii="Arial" w:hAnsi="Arial" w:cs="Arial" w:hint="eastAsia"/>
            <w:color w:val="212121"/>
          </w:rPr>
          <w:t>都会最小化</w:t>
        </w:r>
      </w:ins>
      <w:del w:id="409" w:author="Shirley Li" w:date="2018-11-15T07:53:00Z">
        <w:r w:rsidDel="00171387">
          <w:rPr>
            <w:rFonts w:ascii="Arial" w:hAnsi="Arial" w:cs="Arial"/>
            <w:color w:val="212121"/>
          </w:rPr>
          <w:delText>最小化</w:delText>
        </w:r>
      </w:del>
      <w:r>
        <w:rPr>
          <w:rFonts w:ascii="Arial" w:hAnsi="Arial" w:cs="Arial"/>
          <w:color w:val="212121"/>
        </w:rPr>
        <w:t>期望的</w:t>
      </w:r>
      <w:ins w:id="410" w:author="Shirley Li" w:date="2018-11-15T07:53:00Z">
        <w:r w:rsidR="00494D51">
          <w:rPr>
            <w:rFonts w:ascii="Arial" w:hAnsi="Arial" w:cs="Arial" w:hint="eastAsia"/>
            <w:color w:val="212121"/>
          </w:rPr>
          <w:t>数值</w:t>
        </w:r>
      </w:ins>
      <w:del w:id="411" w:author="Shirley Li" w:date="2018-11-15T07:53:00Z">
        <w:r w:rsidDel="00494D51">
          <w:rPr>
            <w:rFonts w:ascii="Arial" w:hAnsi="Arial" w:cs="Arial"/>
            <w:color w:val="212121"/>
          </w:rPr>
          <w:delText>数量</w:delText>
        </w:r>
      </w:del>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del w:id="412" w:author="Shirley Li" w:date="2018-11-15T07:54:00Z">
        <w:r w:rsidDel="00D412A8">
          <w:rPr>
            <w:rFonts w:ascii="Arial" w:hAnsi="Arial" w:cs="Arial" w:hint="eastAsia"/>
            <w:color w:val="212121"/>
          </w:rPr>
          <w:delText>这不是验证</w:delText>
        </w:r>
      </w:del>
      <w:ins w:id="413" w:author="Shirley Li" w:date="2018-11-15T07:54:00Z">
        <w:r w:rsidR="00D412A8">
          <w:rPr>
            <w:rFonts w:ascii="Arial" w:hAnsi="Arial" w:cs="Arial" w:hint="eastAsia"/>
            <w:color w:val="212121"/>
          </w:rPr>
          <w:t>但是对于验证集的</w:t>
        </w:r>
      </w:ins>
      <w:r>
        <w:rPr>
          <w:rFonts w:ascii="Arial" w:hAnsi="Arial" w:cs="Arial"/>
          <w:color w:val="212121"/>
        </w:rPr>
        <w:t>损失</w:t>
      </w:r>
      <w:ins w:id="414" w:author="Shirley Li" w:date="2018-11-15T07:54:00Z">
        <w:r w:rsidR="00D412A8">
          <w:rPr>
            <w:rFonts w:ascii="Arial" w:hAnsi="Arial" w:cs="Arial" w:hint="eastAsia"/>
            <w:color w:val="212121"/>
          </w:rPr>
          <w:t>函数</w:t>
        </w:r>
      </w:ins>
      <w:r>
        <w:rPr>
          <w:rFonts w:ascii="Arial" w:hAnsi="Arial" w:cs="Arial"/>
          <w:color w:val="212121"/>
        </w:rPr>
        <w:t>和准确性</w:t>
      </w:r>
      <w:ins w:id="415" w:author="Shirley Li" w:date="2018-11-15T07:54:00Z">
        <w:r w:rsidR="00D412A8">
          <w:rPr>
            <w:rFonts w:ascii="Arial" w:hAnsi="Arial" w:cs="Arial" w:hint="eastAsia"/>
            <w:color w:val="212121"/>
          </w:rPr>
          <w:t>来说却不是这种情况</w:t>
        </w:r>
      </w:ins>
      <w:del w:id="416" w:author="Shirley Li" w:date="2018-11-15T07:54:00Z">
        <w:r w:rsidDel="00D412A8">
          <w:rPr>
            <w:rFonts w:ascii="Arial" w:hAnsi="Arial" w:cs="Arial"/>
            <w:color w:val="212121"/>
          </w:rPr>
          <w:delText>的情况</w:delText>
        </w:r>
      </w:del>
      <w:r>
        <w:rPr>
          <w:rFonts w:ascii="Arial" w:hAnsi="Arial" w:cs="Arial"/>
          <w:color w:val="212121"/>
        </w:rPr>
        <w:t xml:space="preserve"> - </w:t>
      </w:r>
      <w:r>
        <w:rPr>
          <w:rFonts w:ascii="Arial" w:hAnsi="Arial" w:cs="Arial"/>
          <w:color w:val="212121"/>
        </w:rPr>
        <w:t>它们</w:t>
      </w:r>
      <w:del w:id="417" w:author="Shirley Li" w:date="2018-11-15T07:57:00Z">
        <w:r w:rsidDel="00D6216E">
          <w:rPr>
            <w:rFonts w:ascii="Arial" w:hAnsi="Arial" w:cs="Arial"/>
            <w:color w:val="212121"/>
          </w:rPr>
          <w:delText>似乎在</w:delText>
        </w:r>
      </w:del>
      <w:r>
        <w:rPr>
          <w:rFonts w:ascii="Arial" w:hAnsi="Arial" w:cs="Arial"/>
          <w:color w:val="212121"/>
        </w:rPr>
        <w:t>大约</w:t>
      </w:r>
      <w:ins w:id="418" w:author="Shirley Li" w:date="2018-11-15T07:57:00Z">
        <w:r w:rsidR="00D6216E">
          <w:rPr>
            <w:rFonts w:ascii="Arial" w:hAnsi="Arial" w:cs="Arial" w:hint="eastAsia"/>
            <w:color w:val="212121"/>
          </w:rPr>
          <w:t>迭代进行</w:t>
        </w:r>
      </w:ins>
      <w:r>
        <w:rPr>
          <w:rFonts w:ascii="Arial" w:hAnsi="Arial" w:cs="Arial"/>
          <w:color w:val="212121"/>
        </w:rPr>
        <w:t>二十个</w:t>
      </w:r>
      <w:del w:id="419" w:author="Shirley Li" w:date="2018-11-15T07:54:00Z">
        <w:r w:rsidDel="00F64A10">
          <w:rPr>
            <w:rFonts w:ascii="Arial" w:hAnsi="Arial" w:cs="Arial" w:hint="eastAsia"/>
            <w:color w:val="212121"/>
          </w:rPr>
          <w:delText>时代</w:delText>
        </w:r>
      </w:del>
      <w:ins w:id="420" w:author="Shirley Li" w:date="2018-11-15T07:54:00Z">
        <w:r w:rsidR="00F64A10">
          <w:rPr>
            <w:rFonts w:ascii="Arial" w:hAnsi="Arial" w:cs="Arial" w:hint="eastAsia"/>
            <w:color w:val="212121"/>
          </w:rPr>
          <w:t>周期</w:t>
        </w:r>
      </w:ins>
      <w:r>
        <w:rPr>
          <w:rFonts w:ascii="Arial" w:hAnsi="Arial" w:cs="Arial"/>
          <w:color w:val="212121"/>
        </w:rPr>
        <w:t>之后达到峰值。这是过度拟合的一个例子：模型在训练数据上的表现比在以前从未见过的数据上表现得更好。</w:t>
      </w:r>
      <w:del w:id="421" w:author="Shirley Li" w:date="2018-11-15T07:55:00Z">
        <w:r w:rsidDel="000B6344">
          <w:rPr>
            <w:rFonts w:ascii="Arial" w:hAnsi="Arial" w:cs="Arial" w:hint="eastAsia"/>
            <w:color w:val="212121"/>
          </w:rPr>
          <w:delText>在此之后</w:delText>
        </w:r>
        <w:r w:rsidDel="000B6344">
          <w:rPr>
            <w:rFonts w:ascii="Arial" w:hAnsi="Arial" w:cs="Arial"/>
            <w:color w:val="212121"/>
          </w:rPr>
          <w:delText>，</w:delText>
        </w:r>
      </w:del>
      <w:ins w:id="422" w:author="Shirley Li" w:date="2018-11-15T07:55:00Z">
        <w:r w:rsidR="000B6344">
          <w:rPr>
            <w:rFonts w:ascii="Arial" w:hAnsi="Arial" w:cs="Arial" w:hint="eastAsia"/>
            <w:color w:val="212121"/>
          </w:rPr>
          <w:t>此时，</w:t>
        </w:r>
      </w:ins>
      <w:r>
        <w:rPr>
          <w:rFonts w:ascii="Arial" w:hAnsi="Arial" w:cs="Arial"/>
          <w:color w:val="212121"/>
        </w:rPr>
        <w:t>模型过度优化</w:t>
      </w:r>
      <w:ins w:id="423" w:author="Shirley Li" w:date="2018-11-15T07:55:00Z">
        <w:r w:rsidR="000B6344">
          <w:rPr>
            <w:rFonts w:ascii="Arial" w:hAnsi="Arial" w:cs="Arial" w:hint="eastAsia"/>
            <w:color w:val="212121"/>
          </w:rPr>
          <w:t>并且只会</w:t>
        </w:r>
      </w:ins>
      <w:del w:id="424" w:author="Shirley Li" w:date="2018-11-15T07:55:00Z">
        <w:r w:rsidDel="000B6344">
          <w:rPr>
            <w:rFonts w:ascii="Arial" w:hAnsi="Arial" w:cs="Arial"/>
            <w:color w:val="212121"/>
          </w:rPr>
          <w:delText>并</w:delText>
        </w:r>
      </w:del>
      <w:r>
        <w:rPr>
          <w:rFonts w:ascii="Arial" w:hAnsi="Arial" w:cs="Arial"/>
          <w:color w:val="212121"/>
        </w:rPr>
        <w:t>学习</w:t>
      </w:r>
      <w:r>
        <w:rPr>
          <w:rStyle w:val="a4"/>
          <w:rFonts w:ascii="Arial" w:hAnsi="Arial" w:cs="Arial"/>
          <w:color w:val="212121"/>
        </w:rPr>
        <w:t>特定</w:t>
      </w:r>
      <w:ins w:id="425" w:author="Shirley Li" w:date="2018-11-15T07:55:00Z">
        <w:r w:rsidR="000B6344">
          <w:rPr>
            <w:rFonts w:ascii="Arial" w:hAnsi="Arial" w:cs="Arial" w:hint="eastAsia"/>
            <w:color w:val="212121"/>
          </w:rPr>
          <w:t>的</w:t>
        </w:r>
      </w:ins>
      <w:del w:id="426" w:author="Shirley Li" w:date="2018-11-15T07:55:00Z">
        <w:r w:rsidDel="000B6344">
          <w:rPr>
            <w:rFonts w:ascii="Arial" w:hAnsi="Arial" w:cs="Arial"/>
            <w:color w:val="212121"/>
          </w:rPr>
          <w:delText>于训练</w:delText>
        </w:r>
      </w:del>
      <w:r>
        <w:rPr>
          <w:rFonts w:ascii="Arial" w:hAnsi="Arial" w:cs="Arial"/>
          <w:color w:val="212121"/>
        </w:rPr>
        <w:t>数据</w:t>
      </w:r>
      <w:del w:id="427" w:author="Shirley Li" w:date="2018-11-15T07:56:00Z">
        <w:r w:rsidDel="000B6344">
          <w:rPr>
            <w:rFonts w:ascii="Arial" w:hAnsi="Arial" w:cs="Arial"/>
            <w:color w:val="212121"/>
          </w:rPr>
          <w:delText>的</w:delText>
        </w:r>
      </w:del>
      <w:ins w:id="428" w:author="Shirley Li" w:date="2018-11-15T07:55:00Z">
        <w:r w:rsidR="000B6344">
          <w:rPr>
            <w:rFonts w:ascii="Arial" w:hAnsi="Arial" w:cs="Arial" w:hint="eastAsia"/>
            <w:color w:val="212121"/>
          </w:rPr>
          <w:t>特征</w:t>
        </w:r>
      </w:ins>
      <w:del w:id="429" w:author="Shirley Li" w:date="2018-11-15T07:55:00Z">
        <w:r w:rsidDel="000B6344">
          <w:rPr>
            <w:rFonts w:ascii="Arial" w:hAnsi="Arial" w:cs="Arial"/>
            <w:color w:val="212121"/>
          </w:rPr>
          <w:delText>表示</w:delText>
        </w:r>
      </w:del>
      <w:r>
        <w:rPr>
          <w:rFonts w:ascii="Arial" w:hAnsi="Arial" w:cs="Arial"/>
          <w:color w:val="212121"/>
        </w:rPr>
        <w:t>，</w:t>
      </w:r>
      <w:del w:id="430" w:author="Shirley Li" w:date="2018-11-15T07:56:00Z">
        <w:r w:rsidDel="000B6344">
          <w:rPr>
            <w:rFonts w:ascii="Arial" w:hAnsi="Arial" w:cs="Arial" w:hint="eastAsia"/>
            <w:color w:val="212121"/>
          </w:rPr>
          <w:delText>这些表示</w:delText>
        </w:r>
      </w:del>
      <w:ins w:id="431" w:author="Shirley Li" w:date="2018-11-15T07:56:00Z">
        <w:r w:rsidR="000B6344">
          <w:rPr>
            <w:rFonts w:ascii="Arial" w:hAnsi="Arial" w:cs="Arial" w:hint="eastAsia"/>
            <w:color w:val="212121"/>
          </w:rPr>
          <w:t>意味着这个模型</w:t>
        </w:r>
      </w:ins>
      <w:del w:id="432" w:author="Shirley Li" w:date="2018-11-15T07:56:00Z">
        <w:r w:rsidDel="000B6344">
          <w:rPr>
            <w:rFonts w:ascii="Arial" w:hAnsi="Arial" w:cs="Arial"/>
            <w:color w:val="212121"/>
          </w:rPr>
          <w:delText>不会</w:delText>
        </w:r>
      </w:del>
      <w:ins w:id="433" w:author="Shirley Li" w:date="2018-11-15T07:56:00Z">
        <w:r w:rsidR="000B6344">
          <w:rPr>
            <w:rFonts w:ascii="Arial" w:hAnsi="Arial" w:cs="Arial" w:hint="eastAsia"/>
            <w:color w:val="212121"/>
          </w:rPr>
          <w:t>无法</w:t>
        </w:r>
      </w:ins>
      <w:r>
        <w:rPr>
          <w:rStyle w:val="a4"/>
          <w:rFonts w:ascii="Arial" w:hAnsi="Arial" w:cs="Arial"/>
          <w:color w:val="212121"/>
        </w:rPr>
        <w:t>推广</w:t>
      </w:r>
      <w:ins w:id="434" w:author="Shirley Li" w:date="2018-11-15T07:56:00Z">
        <w:r w:rsidR="000B6344">
          <w:rPr>
            <w:rStyle w:val="a4"/>
            <w:rFonts w:ascii="Arial" w:hAnsi="Arial" w:cs="Arial" w:hint="eastAsia"/>
            <w:color w:val="212121"/>
          </w:rPr>
          <w:t>应用</w:t>
        </w:r>
      </w:ins>
      <w:r>
        <w:rPr>
          <w:rFonts w:ascii="Arial" w:hAnsi="Arial" w:cs="Arial"/>
          <w:color w:val="212121"/>
        </w:rPr>
        <w:t>到测试数据</w:t>
      </w:r>
      <w:ins w:id="435" w:author="Shirley Li" w:date="2018-11-15T07:56:00Z">
        <w:r w:rsidR="00985035">
          <w:rPr>
            <w:rFonts w:ascii="Arial" w:hAnsi="Arial" w:cs="Arial" w:hint="eastAsia"/>
            <w:color w:val="212121"/>
          </w:rPr>
          <w:t>集上</w:t>
        </w:r>
      </w:ins>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对于这种特殊情况，我们可以通过</w:t>
      </w:r>
      <w:ins w:id="436" w:author="Shirley Li" w:date="2018-11-15T07:58:00Z">
        <w:r w:rsidR="00AA0248">
          <w:rPr>
            <w:rFonts w:ascii="Arial" w:hAnsi="Arial" w:cs="Arial" w:hint="eastAsia"/>
            <w:color w:val="212121"/>
          </w:rPr>
          <w:t>只训练</w:t>
        </w:r>
      </w:ins>
      <w:del w:id="437" w:author="Shirley Li" w:date="2018-11-15T07:58:00Z">
        <w:r w:rsidDel="00AA0248">
          <w:rPr>
            <w:rFonts w:ascii="Arial" w:hAnsi="Arial" w:cs="Arial"/>
            <w:color w:val="212121"/>
          </w:rPr>
          <w:delText>在</w:delText>
        </w:r>
      </w:del>
      <w:r>
        <w:rPr>
          <w:rFonts w:ascii="Arial" w:hAnsi="Arial" w:cs="Arial"/>
          <w:color w:val="212121"/>
        </w:rPr>
        <w:t>二十个左右的</w:t>
      </w:r>
      <w:ins w:id="438" w:author="Shirley Li" w:date="2018-11-15T07:58:00Z">
        <w:r w:rsidR="00AA0248">
          <w:rPr>
            <w:rFonts w:ascii="Arial" w:hAnsi="Arial" w:cs="Arial" w:hint="eastAsia"/>
            <w:color w:val="212121"/>
          </w:rPr>
          <w:t>周期</w:t>
        </w:r>
      </w:ins>
      <w:del w:id="439" w:author="Shirley Li" w:date="2018-11-15T07:58:00Z">
        <w:r w:rsidDel="00AA0248">
          <w:rPr>
            <w:rFonts w:ascii="Arial" w:hAnsi="Arial" w:cs="Arial"/>
            <w:color w:val="212121"/>
          </w:rPr>
          <w:delText>时期</w:delText>
        </w:r>
      </w:del>
      <w:del w:id="440" w:author="Shirley Li" w:date="2018-11-15T07:57:00Z">
        <w:r w:rsidDel="00AA0248">
          <w:rPr>
            <w:rFonts w:ascii="Arial" w:hAnsi="Arial" w:cs="Arial"/>
            <w:color w:val="212121"/>
          </w:rPr>
          <w:delText>之后停止训练</w:delText>
        </w:r>
      </w:del>
      <w:r>
        <w:rPr>
          <w:rFonts w:ascii="Arial" w:hAnsi="Arial" w:cs="Arial"/>
          <w:color w:val="212121"/>
        </w:rPr>
        <w:t>来防止过度拟合。稍后，您将看到如何</w:t>
      </w:r>
      <w:proofErr w:type="gramStart"/>
      <w:r>
        <w:rPr>
          <w:rFonts w:ascii="Arial" w:hAnsi="Arial" w:cs="Arial"/>
          <w:color w:val="212121"/>
        </w:rPr>
        <w:t>使用回调</w:t>
      </w:r>
      <w:ins w:id="441" w:author="Shirley Li" w:date="2018-11-15T07:58:00Z">
        <w:r w:rsidR="00AA0248">
          <w:rPr>
            <w:rFonts w:ascii="Arial" w:hAnsi="Arial" w:cs="Arial" w:hint="eastAsia"/>
            <w:color w:val="212121"/>
          </w:rPr>
          <w:t>函数</w:t>
        </w:r>
      </w:ins>
      <w:proofErr w:type="gramEnd"/>
      <w:r>
        <w:rPr>
          <w:rFonts w:ascii="Arial" w:hAnsi="Arial" w:cs="Arial"/>
          <w:color w:val="212121"/>
        </w:rPr>
        <w:t>自动</w:t>
      </w:r>
      <w:ins w:id="442" w:author="Shirley Li" w:date="2018-11-15T07:58:00Z">
        <w:r w:rsidR="00AA0248">
          <w:rPr>
            <w:rFonts w:ascii="Arial" w:hAnsi="Arial" w:cs="Arial" w:hint="eastAsia"/>
            <w:color w:val="212121"/>
          </w:rPr>
          <w:t>完成这个功能</w:t>
        </w:r>
      </w:ins>
      <w:del w:id="443" w:author="Shirley Li" w:date="2018-11-15T07:58:00Z">
        <w:r w:rsidDel="00AA0248">
          <w:rPr>
            <w:rFonts w:ascii="Arial" w:hAnsi="Arial" w:cs="Arial"/>
            <w:color w:val="212121"/>
          </w:rPr>
          <w:delText>执行此操作</w:delText>
        </w:r>
      </w:del>
      <w:r>
        <w:rPr>
          <w:rFonts w:ascii="Arial" w:hAnsi="Arial" w:cs="Arial"/>
          <w:color w:val="212121"/>
        </w:rPr>
        <w:t>。</w:t>
      </w:r>
    </w:p>
    <w:p w:rsidR="001758D5" w:rsidRDefault="001758D5">
      <w:pPr>
        <w:widowControl/>
        <w:jc w:val="left"/>
      </w:pPr>
      <w:r>
        <w:br w:type="page"/>
      </w:r>
    </w:p>
    <w:p w:rsidR="001758D5" w:rsidRDefault="001758D5" w:rsidP="001758D5">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预测房价：回归</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w:t>
      </w:r>
      <w:r>
        <w:rPr>
          <w:rStyle w:val="a4"/>
          <w:rFonts w:ascii="Arial" w:hAnsi="Arial" w:cs="Arial"/>
          <w:color w:val="212121"/>
        </w:rPr>
        <w:t>回归</w:t>
      </w:r>
      <w:r>
        <w:rPr>
          <w:rFonts w:ascii="Arial" w:hAnsi="Arial" w:cs="Arial"/>
          <w:color w:val="212121"/>
        </w:rPr>
        <w:t>问题中，我们的目标是预测连续值的输出，如价格或概率。将此与</w:t>
      </w:r>
      <w:r>
        <w:rPr>
          <w:rStyle w:val="a4"/>
          <w:rFonts w:ascii="Arial" w:hAnsi="Arial" w:cs="Arial"/>
          <w:color w:val="212121"/>
        </w:rPr>
        <w:t>分类</w:t>
      </w:r>
      <w:r>
        <w:rPr>
          <w:rFonts w:ascii="Arial" w:hAnsi="Arial" w:cs="Arial"/>
          <w:color w:val="212121"/>
        </w:rPr>
        <w:t>问题进行对比，</w:t>
      </w:r>
      <w:ins w:id="444" w:author="Shirley Li" w:date="2018-11-15T07:59:00Z">
        <w:r w:rsidR="0066503D">
          <w:rPr>
            <w:rFonts w:ascii="Arial" w:hAnsi="Arial" w:cs="Arial" w:hint="eastAsia"/>
            <w:color w:val="212121"/>
          </w:rPr>
          <w:t>此时</w:t>
        </w:r>
      </w:ins>
      <w:r>
        <w:rPr>
          <w:rFonts w:ascii="Arial" w:hAnsi="Arial" w:cs="Arial"/>
          <w:color w:val="212121"/>
        </w:rPr>
        <w:t>我们的目标是预测离散标签（例如，</w:t>
      </w:r>
      <w:del w:id="445" w:author="Shirley Li" w:date="2018-11-15T07:59:00Z">
        <w:r w:rsidDel="006570E8">
          <w:rPr>
            <w:rFonts w:ascii="Arial" w:hAnsi="Arial" w:cs="Arial"/>
            <w:color w:val="212121"/>
          </w:rPr>
          <w:delText>图片</w:delText>
        </w:r>
      </w:del>
      <w:r>
        <w:rPr>
          <w:rFonts w:ascii="Arial" w:hAnsi="Arial" w:cs="Arial"/>
          <w:color w:val="212121"/>
        </w:rPr>
        <w:t>包含苹果或</w:t>
      </w:r>
      <w:ins w:id="446" w:author="Shirley Li" w:date="2018-11-15T07:59:00Z">
        <w:r w:rsidR="006570E8">
          <w:rPr>
            <w:rFonts w:ascii="Arial" w:hAnsi="Arial" w:cs="Arial" w:hint="eastAsia"/>
            <w:color w:val="212121"/>
          </w:rPr>
          <w:t>橙子的照片</w:t>
        </w:r>
      </w:ins>
      <w:del w:id="447" w:author="Shirley Li" w:date="2018-11-15T07:59:00Z">
        <w:r w:rsidDel="006570E8">
          <w:rPr>
            <w:rFonts w:ascii="Arial" w:hAnsi="Arial" w:cs="Arial"/>
            <w:color w:val="212121"/>
          </w:rPr>
          <w:delText>橙色</w:delText>
        </w:r>
      </w:del>
      <w:r>
        <w:rPr>
          <w:rFonts w:ascii="Arial" w:hAnsi="Arial" w:cs="Arial"/>
          <w:color w:val="212121"/>
        </w:rPr>
        <w:t>）。</w:t>
      </w:r>
    </w:p>
    <w:p w:rsidR="001758D5" w:rsidRDefault="00C00D18" w:rsidP="001758D5">
      <w:pPr>
        <w:pStyle w:val="a3"/>
        <w:spacing w:before="240" w:beforeAutospacing="0" w:after="240" w:afterAutospacing="0"/>
        <w:rPr>
          <w:rFonts w:ascii="Arial" w:hAnsi="Arial" w:cs="Arial"/>
          <w:color w:val="212121"/>
        </w:rPr>
      </w:pPr>
      <w:ins w:id="448" w:author="Shirley Li" w:date="2018-11-15T07:59:00Z">
        <w:r>
          <w:rPr>
            <w:rFonts w:ascii="Arial" w:hAnsi="Arial" w:cs="Arial" w:hint="eastAsia"/>
            <w:color w:val="212121"/>
          </w:rPr>
          <w:t>本文</w:t>
        </w:r>
      </w:ins>
      <w:del w:id="449" w:author="Shirley Li" w:date="2018-11-15T07:59:00Z">
        <w:r w:rsidR="001758D5" w:rsidDel="00C00D18">
          <w:rPr>
            <w:rFonts w:ascii="Arial" w:hAnsi="Arial" w:cs="Arial"/>
            <w:color w:val="212121"/>
          </w:rPr>
          <w:delText>这款笔记本</w:delText>
        </w:r>
      </w:del>
      <w:r w:rsidR="001758D5">
        <w:rPr>
          <w:rFonts w:ascii="Arial" w:hAnsi="Arial" w:cs="Arial"/>
          <w:color w:val="212121"/>
        </w:rPr>
        <w:t>构建了一个</w:t>
      </w:r>
      <w:del w:id="450" w:author="Shirley Li" w:date="2018-11-15T07:59:00Z">
        <w:r w:rsidR="001758D5" w:rsidDel="00656811">
          <w:rPr>
            <w:rFonts w:ascii="Arial" w:hAnsi="Arial" w:cs="Arial"/>
            <w:color w:val="212121"/>
          </w:rPr>
          <w:delText>模型，</w:delText>
        </w:r>
      </w:del>
      <w:r w:rsidR="001758D5">
        <w:rPr>
          <w:rFonts w:ascii="Arial" w:hAnsi="Arial" w:cs="Arial"/>
          <w:color w:val="212121"/>
        </w:rPr>
        <w:t>用于预测</w:t>
      </w:r>
      <w:r w:rsidR="001758D5">
        <w:rPr>
          <w:rFonts w:ascii="Arial" w:hAnsi="Arial" w:cs="Arial"/>
          <w:color w:val="212121"/>
        </w:rPr>
        <w:t>20</w:t>
      </w:r>
      <w:r w:rsidR="001758D5">
        <w:rPr>
          <w:rFonts w:ascii="Arial" w:hAnsi="Arial" w:cs="Arial"/>
          <w:color w:val="212121"/>
        </w:rPr>
        <w:t>世纪</w:t>
      </w:r>
      <w:r w:rsidR="001758D5">
        <w:rPr>
          <w:rFonts w:ascii="Arial" w:hAnsi="Arial" w:cs="Arial"/>
          <w:color w:val="212121"/>
        </w:rPr>
        <w:t>70</w:t>
      </w:r>
      <w:r w:rsidR="001758D5">
        <w:rPr>
          <w:rFonts w:ascii="Arial" w:hAnsi="Arial" w:cs="Arial"/>
          <w:color w:val="212121"/>
        </w:rPr>
        <w:t>年代中期波士顿郊区房屋的中位数价格</w:t>
      </w:r>
      <w:ins w:id="451" w:author="Shirley Li" w:date="2018-11-15T07:59:00Z">
        <w:r w:rsidR="00656811">
          <w:rPr>
            <w:rFonts w:ascii="Arial" w:hAnsi="Arial" w:cs="Arial" w:hint="eastAsia"/>
            <w:color w:val="212121"/>
          </w:rPr>
          <w:t>的模型</w:t>
        </w:r>
      </w:ins>
      <w:r w:rsidR="001758D5">
        <w:rPr>
          <w:rFonts w:ascii="Arial" w:hAnsi="Arial" w:cs="Arial"/>
          <w:color w:val="212121"/>
        </w:rPr>
        <w:t>。为此，我们将为模型提供有关郊区的一些数据</w:t>
      </w:r>
      <w:ins w:id="452" w:author="Shirley Li" w:date="2018-11-15T08:00:00Z">
        <w:r w:rsidR="007445C4">
          <w:rPr>
            <w:rFonts w:ascii="Arial" w:hAnsi="Arial" w:cs="Arial" w:hint="eastAsia"/>
            <w:color w:val="212121"/>
          </w:rPr>
          <w:t>点</w:t>
        </w:r>
      </w:ins>
      <w:del w:id="453" w:author="Shirley Li" w:date="2018-11-15T07:59:00Z">
        <w:r w:rsidR="001758D5" w:rsidDel="007445C4">
          <w:rPr>
            <w:rFonts w:ascii="Arial" w:hAnsi="Arial" w:cs="Arial"/>
            <w:color w:val="212121"/>
          </w:rPr>
          <w:delText>点</w:delText>
        </w:r>
      </w:del>
      <w:r w:rsidR="001758D5">
        <w:rPr>
          <w:rFonts w:ascii="Arial" w:hAnsi="Arial" w:cs="Arial"/>
          <w:color w:val="212121"/>
        </w:rPr>
        <w:t>，例如犯罪率和当地财产税率。</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此示例使用</w:t>
      </w:r>
      <w:hyperlink r:id="rId32"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API</w:t>
      </w:r>
      <w:r>
        <w:rPr>
          <w:rFonts w:ascii="Arial" w:hAnsi="Arial" w:cs="Arial"/>
          <w:color w:val="212121"/>
        </w:rPr>
        <w:t>，有关详细信息，请参阅</w:t>
      </w:r>
      <w:hyperlink r:id="rId33" w:history="1">
        <w:r>
          <w:rPr>
            <w:rStyle w:val="a5"/>
            <w:rFonts w:ascii="Arial" w:hAnsi="Arial" w:cs="Arial"/>
            <w:color w:val="039BE5"/>
          </w:rPr>
          <w:t>本指南</w:t>
        </w:r>
      </w:hyperlink>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__future__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absolute_import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division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print_function</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w:t>
      </w:r>
      <w:proofErr w:type="gramEnd"/>
      <w:r>
        <w:rPr>
          <w:rStyle w:val="pln"/>
          <w:rFonts w:ascii="Courier New" w:hAnsi="Courier New" w:cs="Courier New"/>
          <w:color w:val="37474F"/>
          <w:sz w:val="21"/>
          <w:szCs w:val="21"/>
        </w:rPr>
        <w:t>_version__</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波士顿住房价格数据集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可以在</w:t>
      </w:r>
      <w:r>
        <w:rPr>
          <w:rFonts w:ascii="Arial" w:hAnsi="Arial" w:cs="Arial"/>
          <w:color w:val="212121"/>
        </w:rPr>
        <w:t>TensorFlow</w:t>
      </w:r>
      <w:r>
        <w:rPr>
          <w:rFonts w:ascii="Arial" w:hAnsi="Arial" w:cs="Arial"/>
          <w:color w:val="212121"/>
        </w:rPr>
        <w:t>中直</w:t>
      </w:r>
      <w:proofErr w:type="gramStart"/>
      <w:r>
        <w:rPr>
          <w:rFonts w:ascii="Arial" w:hAnsi="Arial" w:cs="Arial"/>
          <w:color w:val="212121"/>
        </w:rPr>
        <w:t>接访问此</w:t>
      </w:r>
      <w:proofErr w:type="gramEnd"/>
      <w:r w:rsidR="00930C6F">
        <w:fldChar w:fldCharType="begin"/>
      </w:r>
      <w:r w:rsidR="00930C6F">
        <w:instrText xml:space="preserve"> HYPERLINK "https://www.cs.toronto.edu/~delve/data/boston/bostonDetail.html" </w:instrText>
      </w:r>
      <w:r w:rsidR="00930C6F">
        <w:fldChar w:fldCharType="separate"/>
      </w:r>
      <w:r>
        <w:rPr>
          <w:rStyle w:val="a5"/>
          <w:rFonts w:ascii="Arial" w:hAnsi="Arial" w:cs="Arial"/>
          <w:color w:val="039BE5"/>
        </w:rPr>
        <w:t>数据集</w:t>
      </w:r>
      <w:r w:rsidR="00930C6F">
        <w:rPr>
          <w:rStyle w:val="a5"/>
          <w:rFonts w:ascii="Arial" w:hAnsi="Arial" w:cs="Arial"/>
          <w:color w:val="039BE5"/>
        </w:rPr>
        <w:fldChar w:fldCharType="end"/>
      </w:r>
      <w:ins w:id="454" w:author="Shirley Li" w:date="2018-11-15T08:00:00Z">
        <w:r w:rsidR="00ED1F18">
          <w:rPr>
            <w:rFonts w:ascii="Arial" w:hAnsi="Arial" w:cs="Arial" w:hint="eastAsia"/>
            <w:color w:val="212121"/>
          </w:rPr>
          <w:t>，</w:t>
        </w:r>
      </w:ins>
      <w:del w:id="455" w:author="Shirley Li" w:date="2018-11-15T08:00:00Z">
        <w:r w:rsidDel="00ED1F18">
          <w:rPr>
            <w:rFonts w:ascii="Arial" w:hAnsi="Arial" w:cs="Arial"/>
            <w:color w:val="212121"/>
          </w:rPr>
          <w:delText>。</w:delText>
        </w:r>
      </w:del>
      <w:r>
        <w:rPr>
          <w:rFonts w:ascii="Arial" w:hAnsi="Arial" w:cs="Arial"/>
          <w:color w:val="212121"/>
        </w:rPr>
        <w:t>下载并随机</w:t>
      </w:r>
      <w:del w:id="456" w:author="Shirley Li" w:date="2018-11-15T08:00:00Z">
        <w:r w:rsidDel="00ED1F18">
          <w:rPr>
            <w:rFonts w:ascii="Arial" w:hAnsi="Arial" w:cs="Arial" w:hint="eastAsia"/>
            <w:color w:val="212121"/>
          </w:rPr>
          <w:delText>播放</w:delText>
        </w:r>
      </w:del>
      <w:ins w:id="457" w:author="Shirley Li" w:date="2018-11-15T08:00:00Z">
        <w:r w:rsidR="00ED1F18">
          <w:rPr>
            <w:rFonts w:ascii="Arial" w:hAnsi="Arial" w:cs="Arial" w:hint="eastAsia"/>
            <w:color w:val="212121"/>
          </w:rPr>
          <w:t>使用</w:t>
        </w:r>
      </w:ins>
      <w:r>
        <w:rPr>
          <w:rFonts w:ascii="Arial" w:hAnsi="Arial" w:cs="Arial"/>
          <w:color w:val="212121"/>
        </w:rPr>
        <w:t>训练集：</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boston_housing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boston_housing</w:t>
      </w:r>
      <w:r>
        <w:rPr>
          <w:rFonts w:ascii="Courier New" w:hAnsi="Courier New" w:cs="Courier New"/>
          <w:color w:val="37474F"/>
          <w:sz w:val="21"/>
          <w:szCs w:val="21"/>
        </w:rPr>
        <w:br/>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boston_housing</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Shuffle the training set</w:t>
      </w:r>
      <w:r>
        <w:rPr>
          <w:rFonts w:ascii="Courier New" w:hAnsi="Courier New" w:cs="Courier New"/>
          <w:color w:val="37474F"/>
          <w:sz w:val="21"/>
          <w:szCs w:val="21"/>
        </w:rPr>
        <w:br/>
      </w:r>
      <w:r>
        <w:rPr>
          <w:rStyle w:val="pln"/>
          <w:rFonts w:ascii="Courier New" w:hAnsi="Courier New" w:cs="Courier New"/>
          <w:color w:val="37474F"/>
          <w:sz w:val="21"/>
          <w:szCs w:val="21"/>
        </w:rPr>
        <w:t xml:space="preserve">order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argsort</w:t>
      </w:r>
      <w:r>
        <w:rPr>
          <w:rStyle w:val="pun"/>
          <w:rFonts w:ascii="Courier New" w:hAnsi="Courier New" w:cs="Courier New"/>
          <w:color w:val="37474F"/>
          <w:sz w:val="21"/>
          <w:szCs w:val="21"/>
        </w:rPr>
        <w:t>(</w:t>
      </w:r>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order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order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https://storage.googleapis.com/tensorflow/tf-keras-datasets/boston_housing.npz</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57344/57026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0s 0us / step</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示例和功能</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这个</w:t>
      </w:r>
      <w:proofErr w:type="gramStart"/>
      <w:r>
        <w:rPr>
          <w:rFonts w:ascii="Arial" w:hAnsi="Arial" w:cs="Arial"/>
          <w:color w:val="212121"/>
        </w:rPr>
        <w:t>数据集比我们</w:t>
      </w:r>
      <w:proofErr w:type="gramEnd"/>
      <w:r>
        <w:rPr>
          <w:rFonts w:ascii="Arial" w:hAnsi="Arial" w:cs="Arial"/>
          <w:color w:val="212121"/>
        </w:rPr>
        <w:t>迄今为止使用的其他数据集小得多：它共有</w:t>
      </w:r>
      <w:r>
        <w:rPr>
          <w:rFonts w:ascii="Arial" w:hAnsi="Arial" w:cs="Arial"/>
          <w:color w:val="212121"/>
        </w:rPr>
        <w:t>506</w:t>
      </w:r>
      <w:r>
        <w:rPr>
          <w:rFonts w:ascii="Arial" w:hAnsi="Arial" w:cs="Arial"/>
          <w:color w:val="212121"/>
        </w:rPr>
        <w:t>个示例，分为</w:t>
      </w:r>
      <w:r>
        <w:rPr>
          <w:rFonts w:ascii="Arial" w:hAnsi="Arial" w:cs="Arial"/>
          <w:color w:val="212121"/>
        </w:rPr>
        <w:t>404</w:t>
      </w:r>
      <w:r>
        <w:rPr>
          <w:rFonts w:ascii="Arial" w:hAnsi="Arial" w:cs="Arial"/>
          <w:color w:val="212121"/>
        </w:rPr>
        <w:t>个训练样例和</w:t>
      </w:r>
      <w:r>
        <w:rPr>
          <w:rFonts w:ascii="Arial" w:hAnsi="Arial" w:cs="Arial"/>
          <w:color w:val="212121"/>
        </w:rPr>
        <w:t>102</w:t>
      </w:r>
      <w:r>
        <w:rPr>
          <w:rFonts w:ascii="Arial" w:hAnsi="Arial" w:cs="Arial"/>
          <w:color w:val="212121"/>
        </w:rPr>
        <w:t>个测试示例：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roofErr w:type="gramStart"/>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proofErr w:type="gramEnd"/>
      <w:r>
        <w:rPr>
          <w:rStyle w:val="str"/>
          <w:rFonts w:ascii="Courier New" w:hAnsi="Courier New" w:cs="Courier New"/>
          <w:color w:val="0D904F"/>
          <w:sz w:val="21"/>
          <w:szCs w:val="21"/>
        </w:rPr>
        <w:t>"Training 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404 examples, 13 features</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"Testing 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102 examples, 13 features</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训练集：（</w:t>
      </w:r>
      <w:r>
        <w:rPr>
          <w:rFonts w:ascii="Courier New" w:hAnsi="Courier New" w:cs="Courier New"/>
          <w:color w:val="37474F"/>
          <w:sz w:val="21"/>
          <w:szCs w:val="21"/>
        </w:rPr>
        <w:t>404,13</w:t>
      </w:r>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测试集：（</w:t>
      </w:r>
      <w:r>
        <w:rPr>
          <w:rFonts w:ascii="Courier New" w:hAnsi="Courier New" w:cs="Courier New"/>
          <w:color w:val="37474F"/>
          <w:sz w:val="21"/>
          <w:szCs w:val="21"/>
        </w:rPr>
        <w:t>102,13</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该数据集包含</w:t>
      </w:r>
      <w:r>
        <w:rPr>
          <w:rFonts w:ascii="Arial" w:hAnsi="Arial" w:cs="Arial"/>
          <w:color w:val="212121"/>
        </w:rPr>
        <w:t>13</w:t>
      </w:r>
      <w:r>
        <w:rPr>
          <w:rFonts w:ascii="Arial" w:hAnsi="Arial" w:cs="Arial"/>
          <w:color w:val="212121"/>
        </w:rPr>
        <w:t>个不同的功能：</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人均犯罪率。</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占地面积超过</w:t>
      </w:r>
      <w:r>
        <w:rPr>
          <w:rFonts w:ascii="Arial" w:hAnsi="Arial" w:cs="Arial"/>
          <w:color w:val="212121"/>
        </w:rPr>
        <w:t>25,000</w:t>
      </w:r>
      <w:r>
        <w:rPr>
          <w:rFonts w:ascii="Arial" w:hAnsi="Arial" w:cs="Arial"/>
          <w:color w:val="212121"/>
        </w:rPr>
        <w:t>平方英尺的住宅用地比例。</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每个城镇非零售业务的比例。</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Charles River</w:t>
      </w:r>
      <w:r>
        <w:rPr>
          <w:rFonts w:ascii="Arial" w:hAnsi="Arial" w:cs="Arial"/>
          <w:color w:val="212121"/>
        </w:rPr>
        <w:t>虚拟变量（如果管道限制河流则</w:t>
      </w:r>
      <w:r>
        <w:rPr>
          <w:rFonts w:ascii="Arial" w:hAnsi="Arial" w:cs="Arial"/>
          <w:color w:val="212121"/>
        </w:rPr>
        <w:t>= 1;</w:t>
      </w:r>
      <w:r>
        <w:rPr>
          <w:rFonts w:ascii="Arial" w:hAnsi="Arial" w:cs="Arial"/>
          <w:color w:val="212121"/>
        </w:rPr>
        <w:t>否则为</w:t>
      </w:r>
      <w:r>
        <w:rPr>
          <w:rFonts w:ascii="Arial" w:hAnsi="Arial" w:cs="Arial"/>
          <w:color w:val="212121"/>
        </w:rPr>
        <w:t>0</w:t>
      </w:r>
      <w:r>
        <w:rPr>
          <w:rFonts w:ascii="Arial" w:hAnsi="Arial" w:cs="Arial"/>
          <w:color w:val="212121"/>
        </w:rPr>
        <w:t>）。</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一氧化氮浓度（每千万份）。</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每栋住宅的平均房间数。</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1940</w:t>
      </w:r>
      <w:r>
        <w:rPr>
          <w:rFonts w:ascii="Arial" w:hAnsi="Arial" w:cs="Arial"/>
          <w:color w:val="212121"/>
        </w:rPr>
        <w:t>年以前建造的自住单位比例。</w:t>
      </w:r>
    </w:p>
    <w:p w:rsidR="001758D5" w:rsidRDefault="00E964E6" w:rsidP="006F7728">
      <w:pPr>
        <w:widowControl/>
        <w:numPr>
          <w:ilvl w:val="0"/>
          <w:numId w:val="9"/>
        </w:numPr>
        <w:spacing w:before="120" w:after="120"/>
        <w:ind w:left="0"/>
        <w:jc w:val="left"/>
        <w:rPr>
          <w:rFonts w:ascii="Arial" w:hAnsi="Arial" w:cs="Arial"/>
          <w:color w:val="212121"/>
        </w:rPr>
      </w:pPr>
      <w:ins w:id="458" w:author="Shirley Li" w:date="2018-11-15T08:01:00Z">
        <w:r>
          <w:rPr>
            <w:rFonts w:ascii="Arial" w:hAnsi="Arial" w:cs="Arial" w:hint="eastAsia"/>
            <w:color w:val="212121"/>
          </w:rPr>
          <w:t>到达</w:t>
        </w:r>
      </w:ins>
      <w:del w:id="459" w:author="Shirley Li" w:date="2018-11-15T08:01:00Z">
        <w:r w:rsidR="001758D5" w:rsidDel="00E964E6">
          <w:rPr>
            <w:rFonts w:ascii="Arial" w:hAnsi="Arial" w:cs="Arial"/>
            <w:color w:val="212121"/>
          </w:rPr>
          <w:delText>到</w:delText>
        </w:r>
      </w:del>
      <w:r w:rsidR="001758D5">
        <w:rPr>
          <w:rFonts w:ascii="Arial" w:hAnsi="Arial" w:cs="Arial"/>
          <w:color w:val="212121"/>
        </w:rPr>
        <w:t>波士顿五个就业中心的加权距离。</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径向高速公路的可达性指数。</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每</w:t>
      </w:r>
      <w:r>
        <w:rPr>
          <w:rFonts w:ascii="Arial" w:hAnsi="Arial" w:cs="Arial"/>
          <w:color w:val="212121"/>
        </w:rPr>
        <w:t>10,000</w:t>
      </w:r>
      <w:r>
        <w:rPr>
          <w:rFonts w:ascii="Arial" w:hAnsi="Arial" w:cs="Arial"/>
          <w:color w:val="212121"/>
        </w:rPr>
        <w:t>美元的</w:t>
      </w:r>
      <w:del w:id="460" w:author="Shirley Li" w:date="2018-11-15T08:02:00Z">
        <w:r w:rsidDel="00593AD2">
          <w:rPr>
            <w:rFonts w:ascii="Arial" w:hAnsi="Arial" w:cs="Arial"/>
            <w:color w:val="212121"/>
          </w:rPr>
          <w:delText>全额</w:delText>
        </w:r>
      </w:del>
      <w:r>
        <w:rPr>
          <w:rFonts w:ascii="Arial" w:hAnsi="Arial" w:cs="Arial"/>
          <w:color w:val="212121"/>
        </w:rPr>
        <w:t>物业税率。</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城镇的学生与教师比例。</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1000 *</w:t>
      </w:r>
      <w:r>
        <w:rPr>
          <w:rFonts w:ascii="Arial" w:hAnsi="Arial" w:cs="Arial"/>
          <w:color w:val="212121"/>
        </w:rPr>
        <w:t>（</w:t>
      </w:r>
      <w:r>
        <w:rPr>
          <w:rFonts w:ascii="Arial" w:hAnsi="Arial" w:cs="Arial"/>
          <w:color w:val="212121"/>
        </w:rPr>
        <w:t>Bk - 0.63</w:t>
      </w:r>
      <w:r>
        <w:rPr>
          <w:rFonts w:ascii="Arial" w:hAnsi="Arial" w:cs="Arial"/>
          <w:color w:val="212121"/>
        </w:rPr>
        <w:t>）</w:t>
      </w:r>
      <w:r>
        <w:rPr>
          <w:rFonts w:ascii="Arial" w:hAnsi="Arial" w:cs="Arial"/>
          <w:color w:val="212121"/>
        </w:rPr>
        <w:t>** 2</w:t>
      </w:r>
      <w:r>
        <w:rPr>
          <w:rFonts w:ascii="Arial" w:hAnsi="Arial" w:cs="Arial"/>
          <w:color w:val="212121"/>
        </w:rPr>
        <w:t>其中</w:t>
      </w:r>
      <w:r>
        <w:rPr>
          <w:rFonts w:ascii="Arial" w:hAnsi="Arial" w:cs="Arial"/>
          <w:color w:val="212121"/>
        </w:rPr>
        <w:t>Bk</w:t>
      </w:r>
      <w:r>
        <w:rPr>
          <w:rFonts w:ascii="Arial" w:hAnsi="Arial" w:cs="Arial"/>
          <w:color w:val="212121"/>
        </w:rPr>
        <w:t>是城镇黑人的比例。</w:t>
      </w:r>
    </w:p>
    <w:p w:rsidR="001758D5" w:rsidRDefault="001758D5" w:rsidP="006F7728">
      <w:pPr>
        <w:widowControl/>
        <w:numPr>
          <w:ilvl w:val="0"/>
          <w:numId w:val="9"/>
        </w:numPr>
        <w:spacing w:before="120" w:after="120"/>
        <w:ind w:left="0"/>
        <w:jc w:val="left"/>
        <w:rPr>
          <w:rFonts w:ascii="Arial" w:hAnsi="Arial" w:cs="Arial"/>
          <w:color w:val="212121"/>
        </w:rPr>
      </w:pPr>
      <w:r>
        <w:rPr>
          <w:rFonts w:ascii="Arial" w:hAnsi="Arial" w:cs="Arial"/>
          <w:color w:val="212121"/>
        </w:rPr>
        <w:t>人口比例较低的</w:t>
      </w:r>
      <w:del w:id="461" w:author="Shirley Li" w:date="2018-11-15T08:03:00Z">
        <w:r w:rsidDel="00593AD2">
          <w:rPr>
            <w:rFonts w:ascii="Arial" w:hAnsi="Arial" w:cs="Arial" w:hint="eastAsia"/>
            <w:color w:val="212121"/>
          </w:rPr>
          <w:delText>百分比</w:delText>
        </w:r>
      </w:del>
      <w:ins w:id="462" w:author="Shirley Li" w:date="2018-11-15T08:03:00Z">
        <w:r w:rsidR="00593AD2">
          <w:rPr>
            <w:rFonts w:ascii="Arial" w:hAnsi="Arial" w:cs="Arial" w:hint="eastAsia"/>
            <w:color w:val="212121"/>
          </w:rPr>
          <w:t>概率</w:t>
        </w:r>
      </w:ins>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这些输入数据特征中的每一个都使用不同的比例存储。某些功能由</w:t>
      </w:r>
      <w:r>
        <w:rPr>
          <w:rFonts w:ascii="Arial" w:hAnsi="Arial" w:cs="Arial"/>
          <w:color w:val="212121"/>
        </w:rPr>
        <w:t>0</w:t>
      </w:r>
      <w:r>
        <w:rPr>
          <w:rFonts w:ascii="Arial" w:hAnsi="Arial" w:cs="Arial"/>
          <w:color w:val="212121"/>
        </w:rPr>
        <w:t>到</w:t>
      </w:r>
      <w:r>
        <w:rPr>
          <w:rFonts w:ascii="Arial" w:hAnsi="Arial" w:cs="Arial"/>
          <w:color w:val="212121"/>
        </w:rPr>
        <w:t>1</w:t>
      </w:r>
      <w:r>
        <w:rPr>
          <w:rFonts w:ascii="Arial" w:hAnsi="Arial" w:cs="Arial"/>
          <w:color w:val="212121"/>
        </w:rPr>
        <w:t>之间的比例表示，其他功能的范围介于</w:t>
      </w:r>
      <w:r>
        <w:rPr>
          <w:rFonts w:ascii="Arial" w:hAnsi="Arial" w:cs="Arial"/>
          <w:color w:val="212121"/>
        </w:rPr>
        <w:t>1</w:t>
      </w:r>
      <w:r>
        <w:rPr>
          <w:rFonts w:ascii="Arial" w:hAnsi="Arial" w:cs="Arial"/>
          <w:color w:val="212121"/>
        </w:rPr>
        <w:t>到</w:t>
      </w:r>
      <w:r>
        <w:rPr>
          <w:rFonts w:ascii="Arial" w:hAnsi="Arial" w:cs="Arial"/>
          <w:color w:val="212121"/>
        </w:rPr>
        <w:t>12</w:t>
      </w:r>
      <w:r>
        <w:rPr>
          <w:rFonts w:ascii="Arial" w:hAnsi="Arial" w:cs="Arial"/>
          <w:color w:val="212121"/>
        </w:rPr>
        <w:t>之间，有些功能介于</w:t>
      </w:r>
      <w:r>
        <w:rPr>
          <w:rFonts w:ascii="Arial" w:hAnsi="Arial" w:cs="Arial"/>
          <w:color w:val="212121"/>
        </w:rPr>
        <w:t>0</w:t>
      </w:r>
      <w:r>
        <w:rPr>
          <w:rFonts w:ascii="Arial" w:hAnsi="Arial" w:cs="Arial"/>
          <w:color w:val="212121"/>
        </w:rPr>
        <w:t>到</w:t>
      </w:r>
      <w:r>
        <w:rPr>
          <w:rFonts w:ascii="Arial" w:hAnsi="Arial" w:cs="Arial"/>
          <w:color w:val="212121"/>
        </w:rPr>
        <w:t>100</w:t>
      </w:r>
      <w:r>
        <w:rPr>
          <w:rFonts w:ascii="Arial" w:hAnsi="Arial" w:cs="Arial"/>
          <w:color w:val="212121"/>
        </w:rPr>
        <w:t>之间，依此类推。这通常</w:t>
      </w:r>
      <w:ins w:id="463" w:author="Shirley Li" w:date="2018-11-15T08:12:00Z">
        <w:r w:rsidR="00996E3E">
          <w:rPr>
            <w:rFonts w:ascii="Arial" w:hAnsi="Arial" w:cs="Arial" w:hint="eastAsia"/>
            <w:color w:val="212121"/>
          </w:rPr>
          <w:t>能够反映</w:t>
        </w:r>
      </w:ins>
      <w:del w:id="464" w:author="Shirley Li" w:date="2018-11-15T08:12:00Z">
        <w:r w:rsidDel="00996E3E">
          <w:rPr>
            <w:rFonts w:ascii="Arial" w:hAnsi="Arial" w:cs="Arial"/>
            <w:color w:val="212121"/>
          </w:rPr>
          <w:delText>是</w:delText>
        </w:r>
      </w:del>
      <w:r>
        <w:rPr>
          <w:rFonts w:ascii="Arial" w:hAnsi="Arial" w:cs="Arial"/>
          <w:color w:val="212121"/>
        </w:rPr>
        <w:t>现实世界</w:t>
      </w:r>
      <w:ins w:id="465" w:author="Shirley Li" w:date="2018-11-15T08:12:00Z">
        <w:r w:rsidR="00996E3E">
          <w:rPr>
            <w:rFonts w:ascii="Arial" w:hAnsi="Arial" w:cs="Arial" w:hint="eastAsia"/>
            <w:color w:val="212121"/>
          </w:rPr>
          <w:t>的情况</w:t>
        </w:r>
      </w:ins>
      <w:del w:id="466" w:author="Shirley Li" w:date="2018-11-15T08:12:00Z">
        <w:r w:rsidDel="00996E3E">
          <w:rPr>
            <w:rFonts w:ascii="Arial" w:hAnsi="Arial" w:cs="Arial"/>
            <w:color w:val="212121"/>
          </w:rPr>
          <w:delText>数据的情况</w:delText>
        </w:r>
      </w:del>
      <w:r>
        <w:rPr>
          <w:rFonts w:ascii="Arial" w:hAnsi="Arial" w:cs="Arial"/>
          <w:color w:val="212121"/>
        </w:rPr>
        <w:t>，了解如何探索和清理此类数据是一项重要的开发技能。</w:t>
      </w:r>
    </w:p>
    <w:p w:rsidR="001758D5" w:rsidRDefault="001758D5" w:rsidP="001758D5">
      <w:pPr>
        <w:rPr>
          <w:rFonts w:ascii="Arial" w:hAnsi="Arial" w:cs="Arial"/>
          <w:color w:val="212121"/>
        </w:rPr>
      </w:pPr>
      <w:r>
        <w:rPr>
          <w:rStyle w:val="a7"/>
          <w:rFonts w:ascii="Arial" w:hAnsi="Arial" w:cs="Arial"/>
          <w:color w:val="212121"/>
        </w:rPr>
        <w:t>关键点：</w:t>
      </w:r>
      <w:r>
        <w:rPr>
          <w:rFonts w:ascii="Arial" w:hAnsi="Arial" w:cs="Arial"/>
          <w:color w:val="212121"/>
        </w:rPr>
        <w:t>作为建模人员和开发人员，请考虑如何使用此数据以及模型预测可能带来的潜在好处和危害。像这样的模型可能会加剧社会偏见和差异。</w:t>
      </w:r>
      <w:ins w:id="467" w:author="Shirley Li" w:date="2018-11-15T08:13:00Z">
        <w:r w:rsidR="00E32A8E">
          <w:rPr>
            <w:rFonts w:ascii="Arial" w:hAnsi="Arial" w:cs="Arial" w:hint="eastAsia"/>
            <w:color w:val="212121"/>
          </w:rPr>
          <w:t>这个模型</w:t>
        </w:r>
      </w:ins>
      <w:del w:id="468" w:author="Shirley Li" w:date="2018-11-15T08:13:00Z">
        <w:r w:rsidDel="00E32A8E">
          <w:rPr>
            <w:rFonts w:ascii="Arial" w:hAnsi="Arial" w:cs="Arial"/>
            <w:color w:val="212121"/>
          </w:rPr>
          <w:delText>功能</w:delText>
        </w:r>
      </w:del>
      <w:r>
        <w:rPr>
          <w:rFonts w:ascii="Arial" w:hAnsi="Arial" w:cs="Arial"/>
          <w:color w:val="212121"/>
        </w:rPr>
        <w:t>是否与您要解决的问题相关</w:t>
      </w:r>
      <w:ins w:id="469" w:author="Shirley Li" w:date="2018-11-15T08:13:00Z">
        <w:r w:rsidR="00514346">
          <w:rPr>
            <w:rFonts w:ascii="Arial" w:hAnsi="Arial" w:cs="Arial" w:hint="eastAsia"/>
            <w:color w:val="212121"/>
          </w:rPr>
          <w:lastRenderedPageBreak/>
          <w:t>或者</w:t>
        </w:r>
      </w:ins>
      <w:del w:id="470" w:author="Shirley Li" w:date="2018-11-15T08:13:00Z">
        <w:r w:rsidDel="00514346">
          <w:rPr>
            <w:rFonts w:ascii="Arial" w:hAnsi="Arial" w:cs="Arial"/>
            <w:color w:val="212121"/>
          </w:rPr>
          <w:delText>或</w:delText>
        </w:r>
      </w:del>
      <w:r>
        <w:rPr>
          <w:rFonts w:ascii="Arial" w:hAnsi="Arial" w:cs="Arial"/>
          <w:color w:val="212121"/>
        </w:rPr>
        <w:t>是否会</w:t>
      </w:r>
      <w:ins w:id="471" w:author="Shirley Li" w:date="2018-11-15T08:13:00Z">
        <w:r w:rsidR="00B9482A">
          <w:rPr>
            <w:rFonts w:ascii="Arial" w:hAnsi="Arial" w:cs="Arial" w:hint="eastAsia"/>
            <w:color w:val="212121"/>
          </w:rPr>
          <w:t>引起偏见</w:t>
        </w:r>
      </w:ins>
      <w:del w:id="472" w:author="Shirley Li" w:date="2018-11-15T08:13:00Z">
        <w:r w:rsidDel="00B9482A">
          <w:rPr>
            <w:rFonts w:ascii="Arial" w:hAnsi="Arial" w:cs="Arial"/>
            <w:color w:val="212121"/>
          </w:rPr>
          <w:delText>引入偏差</w:delText>
        </w:r>
      </w:del>
      <w:r>
        <w:rPr>
          <w:rFonts w:ascii="Arial" w:hAnsi="Arial" w:cs="Arial"/>
          <w:color w:val="212121"/>
        </w:rPr>
        <w:t>？有关更多信息，请阅读</w:t>
      </w:r>
      <w:hyperlink r:id="rId34" w:history="1">
        <w:r>
          <w:rPr>
            <w:rStyle w:val="a5"/>
            <w:rFonts w:ascii="Arial" w:hAnsi="Arial" w:cs="Arial"/>
            <w:color w:val="3F51B5"/>
            <w:shd w:val="clear" w:color="auto" w:fill="E8EAF6"/>
          </w:rPr>
          <w:t>ML</w:t>
        </w:r>
        <w:r>
          <w:rPr>
            <w:rStyle w:val="a5"/>
            <w:rFonts w:ascii="Arial" w:hAnsi="Arial" w:cs="Arial"/>
            <w:color w:val="3F51B5"/>
            <w:shd w:val="clear" w:color="auto" w:fill="E8EAF6"/>
          </w:rPr>
          <w:t>公平性</w:t>
        </w:r>
      </w:hyperlink>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w:t>
      </w:r>
      <w:proofErr w:type="gramStart"/>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Display sample features, notice the different scales</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[7.8750e-02 4.5000e + 01 3.4400e + 00 0.0000e + 00 4.3700e-01 6.7820e + 00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4.1100e + 01 3.7886e + 00 5.0000e + 00 3.9800e + 02 1.5200e + 01 3.9387e + 02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6.6800e + 00]</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使用</w:t>
      </w:r>
      <w:hyperlink r:id="rId35" w:history="1">
        <w:r>
          <w:rPr>
            <w:rStyle w:val="a5"/>
            <w:rFonts w:ascii="Arial" w:hAnsi="Arial" w:cs="Arial"/>
            <w:color w:val="039BE5"/>
          </w:rPr>
          <w:t>pandas</w:t>
        </w:r>
      </w:hyperlink>
      <w:r>
        <w:rPr>
          <w:rFonts w:ascii="Arial" w:hAnsi="Arial" w:cs="Arial"/>
          <w:color w:val="212121"/>
        </w:rPr>
        <w:t>库</w:t>
      </w:r>
      <w:del w:id="473" w:author="Shirley Li" w:date="2018-11-15T08:14:00Z">
        <w:r w:rsidDel="00B23ADD">
          <w:rPr>
            <w:rFonts w:ascii="Arial" w:hAnsi="Arial" w:cs="Arial" w:hint="eastAsia"/>
            <w:color w:val="212121"/>
          </w:rPr>
          <w:delText>在</w:delText>
        </w:r>
      </w:del>
      <w:ins w:id="474" w:author="Shirley Li" w:date="2018-11-15T08:14:00Z">
        <w:r w:rsidR="00B23ADD">
          <w:rPr>
            <w:rFonts w:ascii="Arial" w:hAnsi="Arial" w:cs="Arial" w:hint="eastAsia"/>
            <w:color w:val="212121"/>
          </w:rPr>
          <w:t>可以通过</w:t>
        </w:r>
      </w:ins>
      <w:del w:id="475" w:author="Shirley Li" w:date="2018-11-15T08:14:00Z">
        <w:r w:rsidDel="00B23ADD">
          <w:rPr>
            <w:rFonts w:ascii="Arial" w:hAnsi="Arial" w:cs="Arial"/>
            <w:color w:val="212121"/>
          </w:rPr>
          <w:delText>格式</w:delText>
        </w:r>
        <w:r w:rsidDel="00492755">
          <w:rPr>
            <w:rFonts w:ascii="Arial" w:hAnsi="Arial" w:cs="Arial"/>
            <w:color w:val="212121"/>
          </w:rPr>
          <w:delText>良好</w:delText>
        </w:r>
        <w:r w:rsidDel="00B23ADD">
          <w:rPr>
            <w:rFonts w:ascii="Arial" w:hAnsi="Arial" w:cs="Arial"/>
            <w:color w:val="212121"/>
          </w:rPr>
          <w:delText>的</w:delText>
        </w:r>
      </w:del>
      <w:ins w:id="476" w:author="Shirley Li" w:date="2018-11-15T08:14:00Z">
        <w:r w:rsidR="00B23ADD">
          <w:rPr>
            <w:rFonts w:ascii="Arial" w:hAnsi="Arial" w:cs="Arial" w:hint="eastAsia"/>
            <w:color w:val="212121"/>
          </w:rPr>
          <w:t>表格的形式</w:t>
        </w:r>
      </w:ins>
      <w:del w:id="477" w:author="Shirley Li" w:date="2018-11-15T08:14:00Z">
        <w:r w:rsidDel="00B23ADD">
          <w:rPr>
            <w:rFonts w:ascii="Arial" w:hAnsi="Arial" w:cs="Arial"/>
            <w:color w:val="212121"/>
          </w:rPr>
          <w:delText>表中</w:delText>
        </w:r>
      </w:del>
      <w:r>
        <w:rPr>
          <w:rFonts w:ascii="Arial" w:hAnsi="Arial" w:cs="Arial"/>
          <w:color w:val="212121"/>
        </w:rPr>
        <w:t>显示数据集的前几行：</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pandas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pd</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column_names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'CRIM'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'ZN'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'INDUS'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'CHAS'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'NOX'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'AGE'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'DIS'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'RAD'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'TAX'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'PTRATIO'</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'LSTAT'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pd</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DataFrame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df</w:t>
      </w:r>
      <w:r>
        <w:rPr>
          <w:rStyle w:val="pun"/>
          <w:rFonts w:ascii="Courier New" w:hAnsi="Courier New" w:cs="Courier New"/>
          <w:color w:val="37474F"/>
          <w:sz w:val="21"/>
          <w:szCs w:val="21"/>
        </w:rPr>
        <w:t>.</w:t>
      </w:r>
      <w:r>
        <w:rPr>
          <w:rStyle w:val="pln"/>
          <w:rFonts w:ascii="Courier New" w:hAnsi="Courier New" w:cs="Courier New"/>
          <w:color w:val="37474F"/>
          <w:sz w:val="21"/>
          <w:szCs w:val="21"/>
        </w:rPr>
        <w:t>head</w:t>
      </w:r>
      <w:r>
        <w:rPr>
          <w:rStyle w:val="pun"/>
          <w:rFonts w:ascii="Courier New" w:hAnsi="Courier New" w:cs="Courier New"/>
          <w:color w:val="37474F"/>
          <w:sz w:val="21"/>
          <w:szCs w:val="21"/>
        </w:rPr>
        <w:t>()</w:t>
      </w:r>
      <w:r>
        <w:rPr>
          <w:rFonts w:ascii="Courier New" w:hAnsi="Courier New" w:cs="Courier New"/>
          <w:color w:val="37474F"/>
          <w:sz w:val="21"/>
          <w:szCs w:val="21"/>
        </w:rPr>
        <w:br/>
      </w:r>
    </w:p>
    <w:tbl>
      <w:tblPr>
        <w:tblW w:w="11550" w:type="dxa"/>
        <w:tblCellMar>
          <w:top w:w="15" w:type="dxa"/>
          <w:left w:w="15" w:type="dxa"/>
          <w:bottom w:w="15" w:type="dxa"/>
          <w:right w:w="15" w:type="dxa"/>
        </w:tblCellMar>
        <w:tblLook w:val="04A0" w:firstRow="1" w:lastRow="0" w:firstColumn="1" w:lastColumn="0" w:noHBand="0" w:noVBand="1"/>
      </w:tblPr>
      <w:tblGrid>
        <w:gridCol w:w="370"/>
        <w:gridCol w:w="1038"/>
        <w:gridCol w:w="673"/>
        <w:gridCol w:w="928"/>
        <w:gridCol w:w="855"/>
        <w:gridCol w:w="795"/>
        <w:gridCol w:w="795"/>
        <w:gridCol w:w="685"/>
        <w:gridCol w:w="916"/>
        <w:gridCol w:w="710"/>
        <w:gridCol w:w="795"/>
        <w:gridCol w:w="1178"/>
        <w:gridCol w:w="916"/>
        <w:gridCol w:w="896"/>
      </w:tblGrid>
      <w:tr w:rsidR="001758D5" w:rsidTr="001758D5">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rPr>
                <w:rFonts w:ascii="Courier New" w:hAnsi="Courier New" w:cs="Courier New"/>
                <w:color w:val="37474F"/>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eastAsia="宋体" w:hAnsi="Arial" w:cs="Arial"/>
                <w:color w:val="FFFFFF"/>
                <w:sz w:val="24"/>
                <w:szCs w:val="24"/>
              </w:rPr>
            </w:pPr>
            <w:r>
              <w:rPr>
                <w:rFonts w:ascii="Arial" w:hAnsi="Arial" w:cs="Arial"/>
                <w:color w:val="FFFFFF"/>
              </w:rPr>
              <w:t>CRIM</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ZN</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INDUS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CHAS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NOX</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R M</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年龄</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DIS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RAD</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税</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PTRATIO</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乙</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right"/>
              <w:rPr>
                <w:rFonts w:ascii="Arial" w:hAnsi="Arial" w:cs="Arial"/>
                <w:color w:val="FFFFFF"/>
              </w:rPr>
            </w:pPr>
            <w:r>
              <w:rPr>
                <w:rFonts w:ascii="Arial" w:hAnsi="Arial" w:cs="Arial"/>
                <w:color w:val="FFFFFF"/>
              </w:rPr>
              <w:t>LSTAT</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jc w:val="left"/>
              <w:rPr>
                <w:rFonts w:ascii="Arial" w:hAnsi="Arial" w:cs="Arial"/>
                <w:color w:val="FFFFFF"/>
              </w:rPr>
            </w:pPr>
            <w:r>
              <w:rPr>
                <w:rFonts w:ascii="Arial" w:hAnsi="Arial" w:cs="Arial"/>
                <w:color w:val="FFFFFF"/>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0.07875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45.0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3.44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0.437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6.782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41.1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3.7886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398.0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15.2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393.87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6.68</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rPr>
                <w:rFonts w:ascii="Arial" w:hAnsi="Arial" w:cs="Arial"/>
                <w:color w:val="FFFFFF"/>
                <w:sz w:val="24"/>
                <w:szCs w:val="24"/>
              </w:rPr>
            </w:pPr>
            <w:r>
              <w:rPr>
                <w:rFonts w:ascii="Arial" w:hAnsi="Arial" w:cs="Arial"/>
                <w:color w:val="FFFFFF"/>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4.55587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18.10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0.718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3.561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87.9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1.6132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666.0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20.2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354.70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7.12</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rPr>
                <w:rFonts w:ascii="Arial" w:hAnsi="Arial" w:cs="Arial"/>
                <w:color w:val="FFFFFF"/>
                <w:sz w:val="24"/>
                <w:szCs w:val="24"/>
              </w:rPr>
            </w:pPr>
            <w:r>
              <w:rPr>
                <w:rFonts w:ascii="Arial" w:hAnsi="Arial" w:cs="Arial"/>
                <w:color w:val="FFFFFF"/>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0.09604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6.41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0.447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6.854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42.8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4.2673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254.0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17.6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396.90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2.98</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rPr>
                <w:rFonts w:ascii="Arial" w:hAnsi="Arial" w:cs="Arial"/>
                <w:color w:val="FFFFFF"/>
                <w:sz w:val="24"/>
                <w:szCs w:val="24"/>
              </w:rPr>
            </w:pPr>
            <w:r>
              <w:rPr>
                <w:rFonts w:ascii="Arial" w:hAnsi="Arial" w:cs="Arial"/>
                <w:color w:val="FFFFFF"/>
              </w:rPr>
              <w:t>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0.01870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85.0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4.15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0.429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6.516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27.7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8.5353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351.0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17.9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392.43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6.36</w:t>
            </w:r>
          </w:p>
        </w:tc>
      </w:tr>
      <w:tr w:rsidR="001758D5" w:rsidTr="001758D5">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1758D5" w:rsidRDefault="001758D5">
            <w:pPr>
              <w:spacing w:line="360" w:lineRule="atLeast"/>
              <w:rPr>
                <w:rFonts w:ascii="Arial" w:hAnsi="Arial" w:cs="Arial"/>
                <w:color w:val="FFFFFF"/>
                <w:sz w:val="24"/>
                <w:szCs w:val="24"/>
              </w:rPr>
            </w:pPr>
            <w:r>
              <w:rPr>
                <w:rFonts w:ascii="Arial" w:hAnsi="Arial" w:cs="Arial"/>
                <w:color w:val="FFFFFF"/>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0.52693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6.20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0.504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8.725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83.0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2.8944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307.0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17.4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382.00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1758D5" w:rsidRDefault="001758D5">
            <w:pPr>
              <w:spacing w:line="300" w:lineRule="atLeast"/>
              <w:rPr>
                <w:rFonts w:ascii="Arial" w:hAnsi="Arial" w:cs="Arial"/>
                <w:color w:val="212121"/>
                <w:szCs w:val="21"/>
              </w:rPr>
            </w:pPr>
            <w:r>
              <w:rPr>
                <w:rFonts w:ascii="Arial" w:hAnsi="Arial" w:cs="Arial"/>
                <w:color w:val="212121"/>
                <w:szCs w:val="21"/>
              </w:rPr>
              <w:t>4.63</w:t>
            </w:r>
          </w:p>
        </w:tc>
      </w:tr>
    </w:tbl>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标签</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标签是</w:t>
      </w:r>
      <w:del w:id="478" w:author="Shirley Li" w:date="2018-11-15T08:44:00Z">
        <w:r w:rsidDel="005842D0">
          <w:rPr>
            <w:rFonts w:ascii="Arial" w:hAnsi="Arial" w:cs="Arial"/>
            <w:color w:val="212121"/>
          </w:rPr>
          <w:delText>几千美元的</w:delText>
        </w:r>
      </w:del>
      <w:r>
        <w:rPr>
          <w:rFonts w:ascii="Arial" w:hAnsi="Arial" w:cs="Arial"/>
          <w:color w:val="212121"/>
        </w:rPr>
        <w:t>房价</w:t>
      </w:r>
      <w:ins w:id="479" w:author="Shirley Li" w:date="2018-11-15T08:44:00Z">
        <w:r w:rsidR="005842D0">
          <w:rPr>
            <w:rFonts w:ascii="Arial" w:hAnsi="Arial" w:cs="Arial" w:hint="eastAsia"/>
            <w:color w:val="212121"/>
          </w:rPr>
          <w:t>（单位是千美元）</w:t>
        </w:r>
      </w:ins>
      <w:r>
        <w:rPr>
          <w:rFonts w:ascii="Arial" w:hAnsi="Arial" w:cs="Arial"/>
          <w:color w:val="212121"/>
        </w:rPr>
        <w:t>。（您可能会注意到</w:t>
      </w:r>
      <w:r>
        <w:rPr>
          <w:rFonts w:ascii="Arial" w:hAnsi="Arial" w:cs="Arial"/>
          <w:color w:val="212121"/>
        </w:rPr>
        <w:t>20</w:t>
      </w:r>
      <w:r>
        <w:rPr>
          <w:rFonts w:ascii="Arial" w:hAnsi="Arial" w:cs="Arial"/>
          <w:color w:val="212121"/>
        </w:rPr>
        <w:t>世纪</w:t>
      </w:r>
      <w:r>
        <w:rPr>
          <w:rFonts w:ascii="Arial" w:hAnsi="Arial" w:cs="Arial"/>
          <w:color w:val="212121"/>
        </w:rPr>
        <w:t>70</w:t>
      </w:r>
      <w:r>
        <w:rPr>
          <w:rFonts w:ascii="Arial" w:hAnsi="Arial" w:cs="Arial"/>
          <w:color w:val="212121"/>
        </w:rPr>
        <w:t>年代中期的价格。）</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w:t>
      </w:r>
      <w:proofErr w:type="gramStart"/>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proofErr w:type="gramEnd"/>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Display first 10 entries</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[32</w:t>
      </w:r>
      <w:r>
        <w:rPr>
          <w:rFonts w:ascii="Courier New" w:hAnsi="Courier New" w:cs="Courier New"/>
          <w:color w:val="37474F"/>
          <w:sz w:val="21"/>
          <w:szCs w:val="21"/>
        </w:rPr>
        <w:t>。</w:t>
      </w:r>
      <w:r>
        <w:rPr>
          <w:rFonts w:ascii="Courier New" w:hAnsi="Courier New" w:cs="Courier New"/>
          <w:color w:val="37474F"/>
          <w:sz w:val="21"/>
          <w:szCs w:val="21"/>
        </w:rPr>
        <w:t>27.5 32. 23.1 50. 20.6 22.6 36.2 21.8 19.5]</w:t>
      </w:r>
    </w:p>
    <w:p w:rsidR="001758D5" w:rsidRDefault="00FE09C1"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ins w:id="480" w:author="Shirley Li" w:date="2018-11-15T08:46:00Z">
        <w:r>
          <w:rPr>
            <w:rFonts w:ascii="Arial" w:hAnsi="Arial" w:cs="Arial" w:hint="eastAsia"/>
            <w:b w:val="0"/>
            <w:bCs w:val="0"/>
            <w:color w:val="212121"/>
            <w:spacing w:val="-2"/>
          </w:rPr>
          <w:t>标准化</w:t>
        </w:r>
      </w:ins>
      <w:del w:id="481" w:author="Shirley Li" w:date="2018-11-15T08:46:00Z">
        <w:r w:rsidR="001758D5" w:rsidDel="00FE09C1">
          <w:rPr>
            <w:rFonts w:ascii="Arial" w:hAnsi="Arial" w:cs="Arial"/>
            <w:b w:val="0"/>
            <w:bCs w:val="0"/>
            <w:color w:val="212121"/>
            <w:spacing w:val="-2"/>
          </w:rPr>
          <w:delText>规范化</w:delText>
        </w:r>
      </w:del>
      <w:r w:rsidR="001758D5">
        <w:rPr>
          <w:rFonts w:ascii="Arial" w:hAnsi="Arial" w:cs="Arial"/>
          <w:b w:val="0"/>
          <w:bCs w:val="0"/>
          <w:color w:val="212121"/>
          <w:spacing w:val="-2"/>
        </w:rPr>
        <w:t>功能</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建议</w:t>
      </w:r>
      <w:del w:id="482" w:author="Shirley Li" w:date="2018-11-15T08:45:00Z">
        <w:r w:rsidDel="00FE09C1">
          <w:rPr>
            <w:rFonts w:ascii="Arial" w:hAnsi="Arial" w:cs="Arial"/>
            <w:color w:val="212121"/>
          </w:rPr>
          <w:delText>对</w:delText>
        </w:r>
      </w:del>
      <w:r>
        <w:rPr>
          <w:rFonts w:ascii="Arial" w:hAnsi="Arial" w:cs="Arial"/>
          <w:color w:val="212121"/>
        </w:rPr>
        <w:t>使用不同比例和范围</w:t>
      </w:r>
      <w:del w:id="483" w:author="Shirley Li" w:date="2018-11-15T08:46:00Z">
        <w:r w:rsidDel="00FE09C1">
          <w:rPr>
            <w:rFonts w:ascii="Arial" w:hAnsi="Arial" w:cs="Arial" w:hint="eastAsia"/>
            <w:color w:val="212121"/>
          </w:rPr>
          <w:delText>的功能进行标准化</w:delText>
        </w:r>
      </w:del>
      <w:ins w:id="484" w:author="Shirley Li" w:date="2018-11-15T08:46:00Z">
        <w:r w:rsidR="00FE09C1">
          <w:rPr>
            <w:rFonts w:ascii="Arial" w:hAnsi="Arial" w:cs="Arial" w:hint="eastAsia"/>
            <w:color w:val="212121"/>
          </w:rPr>
          <w:t>进行特征标准化</w:t>
        </w:r>
      </w:ins>
      <w:r>
        <w:rPr>
          <w:rFonts w:ascii="Arial" w:hAnsi="Arial" w:cs="Arial"/>
          <w:color w:val="212121"/>
        </w:rPr>
        <w:t>。对于每个</w:t>
      </w:r>
      <w:ins w:id="485" w:author="Shirley Li" w:date="2018-11-15T08:47:00Z">
        <w:r w:rsidR="002B5244">
          <w:rPr>
            <w:rFonts w:ascii="Arial" w:hAnsi="Arial" w:cs="Arial" w:hint="eastAsia"/>
            <w:color w:val="212121"/>
          </w:rPr>
          <w:t>特征</w:t>
        </w:r>
      </w:ins>
      <w:del w:id="486" w:author="Shirley Li" w:date="2018-11-15T08:47:00Z">
        <w:r w:rsidDel="002B5244">
          <w:rPr>
            <w:rFonts w:ascii="Arial" w:hAnsi="Arial" w:cs="Arial"/>
            <w:color w:val="212121"/>
          </w:rPr>
          <w:delText>要素</w:delText>
        </w:r>
      </w:del>
      <w:r>
        <w:rPr>
          <w:rFonts w:ascii="Arial" w:hAnsi="Arial" w:cs="Arial"/>
          <w:color w:val="212121"/>
        </w:rPr>
        <w:t>，减去</w:t>
      </w:r>
      <w:del w:id="487" w:author="Shirley Li" w:date="2018-11-15T08:47:00Z">
        <w:r w:rsidDel="002B5244">
          <w:rPr>
            <w:rFonts w:ascii="Arial" w:hAnsi="Arial" w:cs="Arial" w:hint="eastAsia"/>
            <w:color w:val="212121"/>
          </w:rPr>
          <w:delText>要素</w:delText>
        </w:r>
        <w:r w:rsidDel="008D67B1">
          <w:rPr>
            <w:rFonts w:ascii="Arial" w:hAnsi="Arial" w:cs="Arial" w:hint="eastAsia"/>
            <w:color w:val="212121"/>
          </w:rPr>
          <w:delText>的</w:delText>
        </w:r>
      </w:del>
      <w:ins w:id="488" w:author="Shirley Li" w:date="2018-11-15T08:47:00Z">
        <w:r w:rsidR="008D67B1">
          <w:rPr>
            <w:rFonts w:ascii="Arial" w:hAnsi="Arial" w:cs="Arial" w:hint="eastAsia"/>
            <w:color w:val="212121"/>
          </w:rPr>
          <w:t>其</w:t>
        </w:r>
      </w:ins>
      <w:r>
        <w:rPr>
          <w:rFonts w:ascii="Arial" w:hAnsi="Arial" w:cs="Arial"/>
          <w:color w:val="212121"/>
        </w:rPr>
        <w:t>平均值并除以标准差</w:t>
      </w:r>
      <w:ins w:id="489" w:author="Shirley Li" w:date="2018-11-15T08:47:00Z">
        <w:r w:rsidR="006D0233">
          <w:rPr>
            <w:rFonts w:ascii="Arial" w:hAnsi="Arial" w:cs="Arial" w:hint="eastAsia"/>
            <w:color w:val="212121"/>
          </w:rPr>
          <w:t>可以得到</w:t>
        </w:r>
      </w:ins>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Test data is *not* used when calculating the mean and std</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mean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mean</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std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std</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mean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std</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test_data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mean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std</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First training sample, normalized</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[-0.39725269 1.41205707 -1.12664623 -0.25683275 -1.027385 0.72635358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-1.00016413 0.02383449 -0.51114231 -0.04753316 -1.49067405 0.41584124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-0.83648691]</w:t>
      </w:r>
    </w:p>
    <w:p w:rsidR="001758D5" w:rsidRDefault="001758D5" w:rsidP="001758D5">
      <w:pPr>
        <w:pStyle w:val="a3"/>
        <w:spacing w:before="240" w:beforeAutospacing="0" w:after="240" w:afterAutospacing="0"/>
        <w:rPr>
          <w:rFonts w:ascii="Arial" w:hAnsi="Arial" w:cs="Arial"/>
          <w:color w:val="212121"/>
        </w:rPr>
      </w:pPr>
      <w:del w:id="490" w:author="Shirley Li" w:date="2018-11-15T08:49:00Z">
        <w:r w:rsidDel="00F77174">
          <w:rPr>
            <w:rFonts w:ascii="Arial" w:hAnsi="Arial" w:cs="Arial" w:hint="eastAsia"/>
            <w:color w:val="212121"/>
          </w:rPr>
          <w:delText>虽然</w:delText>
        </w:r>
      </w:del>
      <w:ins w:id="491" w:author="Shirley Li" w:date="2018-11-15T08:49:00Z">
        <w:r w:rsidR="00F77174">
          <w:rPr>
            <w:rFonts w:ascii="Arial" w:hAnsi="Arial" w:cs="Arial" w:hint="eastAsia"/>
            <w:color w:val="212121"/>
          </w:rPr>
          <w:t>如果</w:t>
        </w:r>
      </w:ins>
      <w:r>
        <w:rPr>
          <w:rFonts w:ascii="Arial" w:hAnsi="Arial" w:cs="Arial"/>
          <w:color w:val="212121"/>
        </w:rPr>
        <w:t>模型</w:t>
      </w:r>
      <w:r>
        <w:rPr>
          <w:rStyle w:val="a4"/>
          <w:rFonts w:ascii="Arial" w:hAnsi="Arial" w:cs="Arial"/>
          <w:color w:val="212121"/>
        </w:rPr>
        <w:t>可能在</w:t>
      </w:r>
      <w:r>
        <w:rPr>
          <w:rFonts w:ascii="Arial" w:hAnsi="Arial" w:cs="Arial"/>
          <w:color w:val="212121"/>
        </w:rPr>
        <w:t>没有特征归一化的情况下收敛，</w:t>
      </w:r>
      <w:del w:id="492" w:author="Shirley Li" w:date="2018-11-15T08:49:00Z">
        <w:r w:rsidDel="00F77174">
          <w:rPr>
            <w:rFonts w:ascii="Arial" w:hAnsi="Arial" w:cs="Arial"/>
            <w:color w:val="212121"/>
          </w:rPr>
          <w:delText>但它</w:delText>
        </w:r>
      </w:del>
      <w:ins w:id="493" w:author="Shirley Li" w:date="2018-11-15T08:49:00Z">
        <w:r w:rsidR="00F77174">
          <w:rPr>
            <w:rFonts w:ascii="Arial" w:hAnsi="Arial" w:cs="Arial" w:hint="eastAsia"/>
            <w:color w:val="212121"/>
          </w:rPr>
          <w:t>这将</w:t>
        </w:r>
      </w:ins>
      <w:r>
        <w:rPr>
          <w:rFonts w:ascii="Arial" w:hAnsi="Arial" w:cs="Arial"/>
          <w:color w:val="212121"/>
        </w:rPr>
        <w:t>使训练</w:t>
      </w:r>
      <w:ins w:id="494" w:author="Shirley Li" w:date="2018-11-15T08:49:00Z">
        <w:r w:rsidR="00FB665B">
          <w:rPr>
            <w:rFonts w:ascii="Arial" w:hAnsi="Arial" w:cs="Arial" w:hint="eastAsia"/>
            <w:color w:val="212121"/>
          </w:rPr>
          <w:t>变得</w:t>
        </w:r>
      </w:ins>
      <w:r>
        <w:rPr>
          <w:rFonts w:ascii="Arial" w:hAnsi="Arial" w:cs="Arial"/>
          <w:color w:val="212121"/>
        </w:rPr>
        <w:t>更加困难，并且</w:t>
      </w:r>
      <w:del w:id="495" w:author="Shirley Li" w:date="2018-11-15T08:50:00Z">
        <w:r w:rsidDel="006A15D0">
          <w:rPr>
            <w:rFonts w:ascii="Arial" w:hAnsi="Arial" w:cs="Arial"/>
            <w:color w:val="212121"/>
          </w:rPr>
          <w:delText>它使得</w:delText>
        </w:r>
      </w:del>
      <w:ins w:id="496" w:author="Shirley Li" w:date="2018-11-15T08:50:00Z">
        <w:r w:rsidR="006A15D0">
          <w:rPr>
            <w:rFonts w:ascii="Arial" w:hAnsi="Arial" w:cs="Arial" w:hint="eastAsia"/>
            <w:color w:val="212121"/>
          </w:rPr>
          <w:t>所得的</w:t>
        </w:r>
      </w:ins>
      <w:del w:id="497" w:author="Shirley Li" w:date="2018-11-15T08:50:00Z">
        <w:r w:rsidDel="006A15D0">
          <w:rPr>
            <w:rFonts w:ascii="Arial" w:hAnsi="Arial" w:cs="Arial"/>
            <w:color w:val="212121"/>
          </w:rPr>
          <w:delText>结果</w:delText>
        </w:r>
      </w:del>
      <w:r>
        <w:rPr>
          <w:rFonts w:ascii="Arial" w:hAnsi="Arial" w:cs="Arial"/>
          <w:color w:val="212121"/>
        </w:rPr>
        <w:t>模型更依赖于输入</w:t>
      </w:r>
      <w:del w:id="498" w:author="Shirley Li" w:date="2018-11-15T08:49:00Z">
        <w:r w:rsidDel="002F6EFF">
          <w:rPr>
            <w:rFonts w:ascii="Arial" w:hAnsi="Arial" w:cs="Arial"/>
            <w:color w:val="212121"/>
          </w:rPr>
          <w:delText>中使用的单位</w:delText>
        </w:r>
      </w:del>
      <w:r>
        <w:rPr>
          <w:rFonts w:ascii="Arial" w:hAnsi="Arial" w:cs="Arial"/>
          <w:color w:val="212121"/>
        </w:rPr>
        <w:t>的选择。</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创建模型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让我们建立我们的模型。在这里，我们将使用</w:t>
      </w:r>
      <w:r>
        <w:rPr>
          <w:rStyle w:val="HTML"/>
          <w:rFonts w:ascii="Courier New" w:hAnsi="Courier New" w:cs="Courier New"/>
          <w:color w:val="37474F"/>
          <w:sz w:val="22"/>
          <w:szCs w:val="22"/>
          <w:shd w:val="clear" w:color="auto" w:fill="F7F7F7"/>
        </w:rPr>
        <w:t>Sequential</w:t>
      </w:r>
      <w:ins w:id="499" w:author="Shirley Li" w:date="2018-11-15T09:03:00Z">
        <w:r w:rsidR="00E751EB" w:rsidRPr="00E751EB">
          <w:rPr>
            <w:rFonts w:ascii="Arial" w:hAnsi="Arial" w:cs="Arial" w:hint="eastAsia"/>
            <w:color w:val="212121"/>
            <w:rPrChange w:id="500" w:author="Shirley Li" w:date="2018-11-15T09:03:00Z">
              <w:rPr>
                <w:rStyle w:val="HTML"/>
                <w:rFonts w:ascii="Courier New" w:hAnsi="Courier New" w:cs="Courier New" w:hint="eastAsia"/>
                <w:color w:val="37474F"/>
                <w:sz w:val="22"/>
                <w:szCs w:val="22"/>
                <w:shd w:val="clear" w:color="auto" w:fill="F7F7F7"/>
              </w:rPr>
            </w:rPrChange>
          </w:rPr>
          <w:t>模型，</w:t>
        </w:r>
        <w:r w:rsidR="00E751EB">
          <w:rPr>
            <w:rFonts w:ascii="Arial" w:hAnsi="Arial" w:cs="Arial" w:hint="eastAsia"/>
            <w:color w:val="212121"/>
          </w:rPr>
          <w:t>它</w:t>
        </w:r>
      </w:ins>
      <w:r>
        <w:rPr>
          <w:rFonts w:ascii="Arial" w:hAnsi="Arial" w:cs="Arial"/>
          <w:color w:val="212121"/>
        </w:rPr>
        <w:t>具有两个密集连接的隐藏层</w:t>
      </w:r>
      <w:del w:id="501" w:author="Shirley Li" w:date="2018-11-15T09:03:00Z">
        <w:r w:rsidDel="00A94222">
          <w:rPr>
            <w:rFonts w:ascii="Arial" w:hAnsi="Arial" w:cs="Arial"/>
            <w:color w:val="212121"/>
          </w:rPr>
          <w:delText>的模型</w:delText>
        </w:r>
        <w:r w:rsidDel="00796807">
          <w:rPr>
            <w:rFonts w:ascii="Arial" w:hAnsi="Arial" w:cs="Arial"/>
            <w:color w:val="212121"/>
          </w:rPr>
          <w:delText>，</w:delText>
        </w:r>
      </w:del>
      <w:ins w:id="502" w:author="Shirley Li" w:date="2018-11-15T09:03:00Z">
        <w:r w:rsidR="00796807">
          <w:rPr>
            <w:rFonts w:ascii="Arial" w:hAnsi="Arial" w:cs="Arial" w:hint="eastAsia"/>
            <w:color w:val="212121"/>
          </w:rPr>
          <w:t>和</w:t>
        </w:r>
      </w:ins>
      <w:del w:id="503" w:author="Shirley Li" w:date="2018-11-15T09:03:00Z">
        <w:r w:rsidDel="00796807">
          <w:rPr>
            <w:rFonts w:ascii="Arial" w:hAnsi="Arial" w:cs="Arial"/>
            <w:color w:val="212121"/>
          </w:rPr>
          <w:delText>以及</w:delText>
        </w:r>
      </w:del>
      <w:r>
        <w:rPr>
          <w:rFonts w:ascii="Arial" w:hAnsi="Arial" w:cs="Arial"/>
          <w:color w:val="212121"/>
        </w:rPr>
        <w:t>返回单个连续值的输出层。</w:t>
      </w:r>
      <w:ins w:id="504" w:author="Shirley Li" w:date="2018-11-15T09:04:00Z">
        <w:r w:rsidR="00CC1BA6">
          <w:rPr>
            <w:rFonts w:ascii="Arial" w:hAnsi="Arial" w:cs="Arial"/>
            <w:color w:val="212121"/>
          </w:rPr>
          <w:t>因为我们稍后将创建第二个模型</w:t>
        </w:r>
        <w:r w:rsidR="00CC1BA6">
          <w:rPr>
            <w:rFonts w:ascii="Arial" w:hAnsi="Arial" w:cs="Arial" w:hint="eastAsia"/>
            <w:color w:val="212121"/>
          </w:rPr>
          <w:t>，因此把</w:t>
        </w:r>
      </w:ins>
      <w:r>
        <w:rPr>
          <w:rFonts w:ascii="Arial" w:hAnsi="Arial" w:cs="Arial"/>
          <w:color w:val="212121"/>
        </w:rPr>
        <w:t>模型构建步骤</w:t>
      </w:r>
      <w:del w:id="505" w:author="Shirley Li" w:date="2018-11-15T09:04:00Z">
        <w:r w:rsidDel="00CC1BA6">
          <w:rPr>
            <w:rFonts w:ascii="Arial" w:hAnsi="Arial" w:cs="Arial" w:hint="eastAsia"/>
            <w:color w:val="212121"/>
          </w:rPr>
          <w:delText>包含</w:delText>
        </w:r>
      </w:del>
      <w:ins w:id="506" w:author="Shirley Li" w:date="2018-11-15T09:04:00Z">
        <w:r w:rsidR="00CC1BA6">
          <w:rPr>
            <w:rFonts w:ascii="Arial" w:hAnsi="Arial" w:cs="Arial" w:hint="eastAsia"/>
            <w:color w:val="212121"/>
          </w:rPr>
          <w:t>放</w:t>
        </w:r>
      </w:ins>
      <w:r>
        <w:rPr>
          <w:rFonts w:ascii="Arial" w:hAnsi="Arial" w:cs="Arial"/>
          <w:color w:val="212121"/>
        </w:rPr>
        <w:t>在</w:t>
      </w:r>
      <w:del w:id="507" w:author="Shirley Li" w:date="2018-11-15T09:05:00Z">
        <w:r w:rsidDel="00CC1BA6">
          <w:rPr>
            <w:rFonts w:ascii="Arial" w:hAnsi="Arial" w:cs="Arial"/>
            <w:color w:val="212121"/>
          </w:rPr>
          <w:delText>一个</w:delText>
        </w:r>
      </w:del>
      <w:r>
        <w:rPr>
          <w:rFonts w:ascii="Arial" w:hAnsi="Arial" w:cs="Arial"/>
          <w:color w:val="212121"/>
        </w:rPr>
        <w:t>函数</w:t>
      </w:r>
      <w:del w:id="508" w:author="Shirley Li" w:date="2018-11-15T09:04:00Z">
        <w:r w:rsidDel="00E1303A">
          <w:rPr>
            <w:rFonts w:ascii="Arial" w:hAnsi="Arial" w:cs="Arial"/>
            <w:color w:val="212121"/>
          </w:rPr>
          <w:delText>中</w:delText>
        </w:r>
      </w:del>
      <w:r>
        <w:rPr>
          <w:rStyle w:val="HTML"/>
          <w:rFonts w:ascii="Courier New" w:hAnsi="Courier New" w:cs="Courier New"/>
          <w:color w:val="37474F"/>
          <w:sz w:val="22"/>
          <w:szCs w:val="22"/>
          <w:shd w:val="clear" w:color="auto" w:fill="F7F7F7"/>
        </w:rPr>
        <w:t>build_model</w:t>
      </w:r>
      <w:ins w:id="509" w:author="Shirley Li" w:date="2018-11-15T09:04:00Z">
        <w:r w:rsidR="00E1303A">
          <w:rPr>
            <w:rFonts w:ascii="Arial" w:hAnsi="Arial" w:cs="Arial"/>
            <w:color w:val="212121"/>
          </w:rPr>
          <w:t>中</w:t>
        </w:r>
      </w:ins>
      <w:del w:id="510" w:author="Shirley Li" w:date="2018-11-15T09:05:00Z">
        <w:r w:rsidDel="00CC1BA6">
          <w:rPr>
            <w:rFonts w:ascii="Arial" w:hAnsi="Arial" w:cs="Arial"/>
            <w:color w:val="212121"/>
          </w:rPr>
          <w:delText>，</w:delText>
        </w:r>
      </w:del>
      <w:del w:id="511" w:author="Shirley Li" w:date="2018-11-15T09:04:00Z">
        <w:r w:rsidDel="00CC1BA6">
          <w:rPr>
            <w:rFonts w:ascii="Arial" w:hAnsi="Arial" w:cs="Arial"/>
            <w:color w:val="212121"/>
          </w:rPr>
          <w:delText>因为我们稍后将创建第二个模型</w:delText>
        </w:r>
      </w:del>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build_model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64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64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optimizer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RMSPropOptimizer</w:t>
      </w:r>
      <w:r>
        <w:rPr>
          <w:rStyle w:val="pun"/>
          <w:rFonts w:ascii="Courier New" w:hAnsi="Courier New" w:cs="Courier New"/>
          <w:color w:val="37474F"/>
          <w:sz w:val="21"/>
          <w:szCs w:val="21"/>
        </w:rPr>
        <w:t>(</w:t>
      </w:r>
      <w:r>
        <w:rPr>
          <w:rStyle w:val="lit"/>
          <w:rFonts w:ascii="Courier New" w:hAnsi="Courier New" w:cs="Courier New"/>
          <w:color w:val="C53929"/>
          <w:sz w:val="21"/>
          <w:szCs w:val="21"/>
        </w:rPr>
        <w:t>0.001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'mse'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'mae'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model</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build_model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密集（密集）（无，</w:t>
      </w:r>
      <w:r>
        <w:rPr>
          <w:rFonts w:ascii="Courier New" w:hAnsi="Courier New" w:cs="Courier New"/>
          <w:color w:val="37474F"/>
          <w:sz w:val="21"/>
          <w:szCs w:val="21"/>
        </w:rPr>
        <w:t>64</w:t>
      </w:r>
      <w:r>
        <w:rPr>
          <w:rFonts w:ascii="Courier New" w:hAnsi="Courier New" w:cs="Courier New"/>
          <w:color w:val="37474F"/>
          <w:sz w:val="21"/>
          <w:szCs w:val="21"/>
        </w:rPr>
        <w:t>）</w:t>
      </w:r>
      <w:r>
        <w:rPr>
          <w:rFonts w:ascii="Courier New" w:hAnsi="Courier New" w:cs="Courier New"/>
          <w:color w:val="37474F"/>
          <w:sz w:val="21"/>
          <w:szCs w:val="21"/>
        </w:rPr>
        <w:t xml:space="preserve">896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w:t>
      </w:r>
      <w:r>
        <w:rPr>
          <w:rFonts w:ascii="Courier New" w:hAnsi="Courier New" w:cs="Courier New"/>
          <w:color w:val="37474F"/>
          <w:sz w:val="21"/>
          <w:szCs w:val="21"/>
        </w:rPr>
        <w:t>（密集）（无，</w:t>
      </w:r>
      <w:r>
        <w:rPr>
          <w:rFonts w:ascii="Courier New" w:hAnsi="Courier New" w:cs="Courier New"/>
          <w:color w:val="37474F"/>
          <w:sz w:val="21"/>
          <w:szCs w:val="21"/>
        </w:rPr>
        <w:t>64</w:t>
      </w:r>
      <w:r>
        <w:rPr>
          <w:rFonts w:ascii="Courier New" w:hAnsi="Courier New" w:cs="Courier New"/>
          <w:color w:val="37474F"/>
          <w:sz w:val="21"/>
          <w:szCs w:val="21"/>
        </w:rPr>
        <w:t>）</w:t>
      </w:r>
      <w:r>
        <w:rPr>
          <w:rFonts w:ascii="Courier New" w:hAnsi="Courier New" w:cs="Courier New"/>
          <w:color w:val="37474F"/>
          <w:sz w:val="21"/>
          <w:szCs w:val="21"/>
        </w:rPr>
        <w:t xml:space="preserve">4160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dense_2</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65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5,121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5,121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训练模型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该模型</w:t>
      </w:r>
      <w:del w:id="512" w:author="Shirley Li" w:date="2018-11-15T09:05:00Z">
        <w:r w:rsidDel="0092052D">
          <w:rPr>
            <w:rFonts w:ascii="Arial" w:hAnsi="Arial" w:cs="Arial" w:hint="eastAsia"/>
            <w:color w:val="212121"/>
          </w:rPr>
          <w:delText>经过</w:delText>
        </w:r>
      </w:del>
      <w:ins w:id="513" w:author="Shirley Li" w:date="2018-11-15T09:05:00Z">
        <w:r w:rsidR="0092052D">
          <w:rPr>
            <w:rFonts w:ascii="Arial" w:hAnsi="Arial" w:cs="Arial" w:hint="eastAsia"/>
            <w:color w:val="212121"/>
          </w:rPr>
          <w:t>训练过</w:t>
        </w:r>
      </w:ins>
      <w:r>
        <w:rPr>
          <w:rFonts w:ascii="Arial" w:hAnsi="Arial" w:cs="Arial"/>
          <w:color w:val="212121"/>
        </w:rPr>
        <w:t>500</w:t>
      </w:r>
      <w:r>
        <w:rPr>
          <w:rFonts w:ascii="Arial" w:hAnsi="Arial" w:cs="Arial"/>
          <w:color w:val="212121"/>
        </w:rPr>
        <w:t>个</w:t>
      </w:r>
      <w:ins w:id="514" w:author="Shirley Li" w:date="2018-11-15T09:05:00Z">
        <w:r w:rsidR="0092052D">
          <w:rPr>
            <w:rFonts w:ascii="Arial" w:hAnsi="Arial" w:cs="Arial" w:hint="eastAsia"/>
            <w:color w:val="212121"/>
          </w:rPr>
          <w:t>周期</w:t>
        </w:r>
      </w:ins>
      <w:del w:id="515" w:author="Shirley Li" w:date="2018-11-15T09:05:00Z">
        <w:r w:rsidDel="0092052D">
          <w:rPr>
            <w:rFonts w:ascii="Arial" w:hAnsi="Arial" w:cs="Arial"/>
            <w:color w:val="212121"/>
          </w:rPr>
          <w:delText>时期的训练</w:delText>
        </w:r>
      </w:del>
      <w:r>
        <w:rPr>
          <w:rFonts w:ascii="Arial" w:hAnsi="Arial" w:cs="Arial"/>
          <w:color w:val="212121"/>
        </w:rPr>
        <w:t>，</w:t>
      </w:r>
      <w:ins w:id="516" w:author="Shirley Li" w:date="2018-11-15T09:06:00Z">
        <w:r w:rsidR="0092052D">
          <w:rPr>
            <w:rFonts w:ascii="Arial" w:hAnsi="Arial" w:cs="Arial" w:hint="eastAsia"/>
            <w:color w:val="212121"/>
          </w:rPr>
          <w:t>在</w:t>
        </w:r>
        <w:r w:rsidR="0092052D">
          <w:rPr>
            <w:rStyle w:val="HTML"/>
            <w:rFonts w:ascii="Courier New" w:hAnsi="Courier New" w:cs="Courier New"/>
            <w:color w:val="37474F"/>
            <w:sz w:val="22"/>
            <w:szCs w:val="22"/>
            <w:shd w:val="clear" w:color="auto" w:fill="F7F7F7"/>
          </w:rPr>
          <w:t>history</w:t>
        </w:r>
        <w:r w:rsidR="0092052D" w:rsidRPr="0092052D">
          <w:rPr>
            <w:rFonts w:ascii="Arial" w:hAnsi="Arial" w:cs="Arial" w:hint="eastAsia"/>
            <w:color w:val="212121"/>
            <w:rPrChange w:id="517" w:author="Shirley Li" w:date="2018-11-15T09:06:00Z">
              <w:rPr>
                <w:rStyle w:val="HTML"/>
                <w:rFonts w:ascii="Courier New" w:hAnsi="Courier New" w:cs="Courier New" w:hint="eastAsia"/>
                <w:color w:val="37474F"/>
                <w:sz w:val="22"/>
                <w:szCs w:val="22"/>
                <w:shd w:val="clear" w:color="auto" w:fill="F7F7F7"/>
              </w:rPr>
            </w:rPrChange>
          </w:rPr>
          <w:t>对象中</w:t>
        </w:r>
      </w:ins>
      <w:del w:id="518" w:author="Shirley Li" w:date="2018-11-15T09:06:00Z">
        <w:r w:rsidDel="0092052D">
          <w:rPr>
            <w:rFonts w:ascii="Arial" w:hAnsi="Arial" w:cs="Arial"/>
            <w:color w:val="212121"/>
          </w:rPr>
          <w:delText>并</w:delText>
        </w:r>
      </w:del>
      <w:r>
        <w:rPr>
          <w:rFonts w:ascii="Arial" w:hAnsi="Arial" w:cs="Arial"/>
          <w:color w:val="212121"/>
        </w:rPr>
        <w:t>记录</w:t>
      </w:r>
      <w:del w:id="519" w:author="Shirley Li" w:date="2018-11-15T09:06:00Z">
        <w:r w:rsidDel="0092052D">
          <w:rPr>
            <w:rFonts w:ascii="Arial" w:hAnsi="Arial" w:cs="Arial" w:hint="eastAsia"/>
            <w:color w:val="212121"/>
          </w:rPr>
          <w:delText>对象的</w:delText>
        </w:r>
      </w:del>
      <w:ins w:id="520" w:author="Shirley Li" w:date="2018-11-15T09:06:00Z">
        <w:r w:rsidR="0092052D">
          <w:rPr>
            <w:rFonts w:ascii="Arial" w:hAnsi="Arial" w:cs="Arial" w:hint="eastAsia"/>
            <w:color w:val="212121"/>
          </w:rPr>
          <w:t>模型在</w:t>
        </w:r>
      </w:ins>
      <w:r>
        <w:rPr>
          <w:rFonts w:ascii="Arial" w:hAnsi="Arial" w:cs="Arial"/>
          <w:color w:val="212121"/>
        </w:rPr>
        <w:t>训练</w:t>
      </w:r>
      <w:ins w:id="521" w:author="Shirley Li" w:date="2018-11-15T09:06:00Z">
        <w:r w:rsidR="0092052D">
          <w:rPr>
            <w:rFonts w:ascii="Arial" w:hAnsi="Arial" w:cs="Arial" w:hint="eastAsia"/>
            <w:color w:val="212121"/>
          </w:rPr>
          <w:t>集</w:t>
        </w:r>
      </w:ins>
      <w:r>
        <w:rPr>
          <w:rFonts w:ascii="Arial" w:hAnsi="Arial" w:cs="Arial"/>
          <w:color w:val="212121"/>
        </w:rPr>
        <w:t>和验证</w:t>
      </w:r>
      <w:ins w:id="522" w:author="Shirley Li" w:date="2018-11-15T09:06:00Z">
        <w:r w:rsidR="0092052D">
          <w:rPr>
            <w:rFonts w:ascii="Arial" w:hAnsi="Arial" w:cs="Arial" w:hint="eastAsia"/>
            <w:color w:val="212121"/>
          </w:rPr>
          <w:t>集的</w:t>
        </w:r>
      </w:ins>
      <w:r>
        <w:rPr>
          <w:rFonts w:ascii="Arial" w:hAnsi="Arial" w:cs="Arial"/>
          <w:color w:val="212121"/>
        </w:rPr>
        <w:t>准确性</w:t>
      </w:r>
      <w:del w:id="523" w:author="Shirley Li" w:date="2018-11-15T09:06:00Z">
        <w:r w:rsidDel="0092052D">
          <w:rPr>
            <w:rStyle w:val="HTML"/>
            <w:rFonts w:ascii="Courier New" w:hAnsi="Courier New" w:cs="Courier New"/>
            <w:color w:val="37474F"/>
            <w:sz w:val="22"/>
            <w:szCs w:val="22"/>
            <w:shd w:val="clear" w:color="auto" w:fill="F7F7F7"/>
          </w:rPr>
          <w:delText>history</w:delText>
        </w:r>
      </w:del>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Display training progress by printing a single dot for each completed epoch</w:t>
      </w:r>
      <w:r>
        <w:rPr>
          <w:rFonts w:ascii="Courier New" w:hAnsi="Courier New" w:cs="Courier New"/>
          <w:color w:val="37474F"/>
          <w:sz w:val="21"/>
          <w:szCs w:val="21"/>
        </w:rPr>
        <w:br/>
      </w:r>
      <w:r>
        <w:rPr>
          <w:rStyle w:val="kwd"/>
          <w:rFonts w:ascii="Courier New" w:hAnsi="Courier New" w:cs="Courier New"/>
          <w:color w:val="3B78E7"/>
          <w:sz w:val="21"/>
          <w:szCs w:val="21"/>
        </w:rPr>
        <w:t>class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PrintDot</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Callback</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on_epoch_end</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logs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epoch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end</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500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Store training stats</w:t>
      </w:r>
      <w:r>
        <w:rPr>
          <w:rFonts w:ascii="Courier New" w:hAnsi="Courier New" w:cs="Courier New"/>
          <w:color w:val="37474F"/>
          <w:sz w:val="21"/>
          <w:szCs w:val="21"/>
        </w:rPr>
        <w:br/>
      </w:r>
      <w:r>
        <w:rPr>
          <w:rStyle w:val="pln"/>
          <w:rFonts w:ascii="Courier New" w:hAnsi="Courier New" w:cs="Courier New"/>
          <w:color w:val="37474F"/>
          <w:sz w:val="21"/>
          <w:szCs w:val="21"/>
        </w:rPr>
        <w:t xml:space="preserve">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validation_split</w:t>
      </w:r>
      <w:r>
        <w:rPr>
          <w:rStyle w:val="pun"/>
          <w:rFonts w:ascii="Courier New" w:hAnsi="Courier New" w:cs="Courier New"/>
          <w:color w:val="37474F"/>
          <w:sz w:val="21"/>
          <w:szCs w:val="21"/>
        </w:rPr>
        <w:t>=</w:t>
      </w:r>
      <w:r>
        <w:rPr>
          <w:rStyle w:val="lit"/>
          <w:rFonts w:ascii="Courier New" w:hAnsi="Courier New" w:cs="Courier New"/>
          <w:color w:val="C53929"/>
          <w:sz w:val="21"/>
          <w:szCs w:val="21"/>
        </w:rPr>
        <w:t>0.2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PrintDot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使用存储在</w:t>
      </w:r>
      <w:r>
        <w:rPr>
          <w:rStyle w:val="HTML"/>
          <w:rFonts w:ascii="Courier New" w:hAnsi="Courier New" w:cs="Courier New"/>
          <w:color w:val="37474F"/>
          <w:sz w:val="22"/>
          <w:szCs w:val="22"/>
          <w:shd w:val="clear" w:color="auto" w:fill="F7F7F7"/>
        </w:rPr>
        <w:t>history</w:t>
      </w:r>
      <w:r>
        <w:rPr>
          <w:rFonts w:ascii="Arial" w:hAnsi="Arial" w:cs="Arial"/>
          <w:color w:val="212121"/>
        </w:rPr>
        <w:t>对象中的统计信息可视化模型的训练进度。我们希望使用此数据来确定在模型停止进展</w:t>
      </w:r>
      <w:r>
        <w:rPr>
          <w:rStyle w:val="a4"/>
          <w:rFonts w:ascii="Arial" w:hAnsi="Arial" w:cs="Arial"/>
          <w:color w:val="212121"/>
        </w:rPr>
        <w:t>之前</w:t>
      </w:r>
      <w:r>
        <w:rPr>
          <w:rFonts w:ascii="Arial" w:hAnsi="Arial" w:cs="Arial"/>
          <w:color w:val="212121"/>
        </w:rPr>
        <w:t>要训</w:t>
      </w:r>
      <w:r>
        <w:rPr>
          <w:rFonts w:ascii="Arial" w:hAnsi="Arial" w:cs="Arial"/>
          <w:color w:val="212121"/>
        </w:rPr>
        <w:t>​​</w:t>
      </w:r>
      <w:r>
        <w:rPr>
          <w:rFonts w:ascii="Arial" w:hAnsi="Arial" w:cs="Arial"/>
          <w:color w:val="212121"/>
        </w:rPr>
        <w:t>练多长时间。</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plot_history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'Mean Abs Error [1000$]'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'mean_absolute_error'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'val_mean_absolute_error'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'Val loss'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ylim</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plot_history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该图表显示在约</w:t>
      </w:r>
      <w:r>
        <w:rPr>
          <w:rFonts w:ascii="Arial" w:hAnsi="Arial" w:cs="Arial"/>
          <w:color w:val="212121"/>
        </w:rPr>
        <w:t>200</w:t>
      </w:r>
      <w:r>
        <w:rPr>
          <w:rFonts w:ascii="Arial" w:hAnsi="Arial" w:cs="Arial"/>
          <w:color w:val="212121"/>
        </w:rPr>
        <w:t>个时期之后模型的改进很小。</w:t>
      </w:r>
      <w:del w:id="524" w:author="Shirley Li" w:date="2018-11-15T09:21:00Z">
        <w:r w:rsidDel="00D50D39">
          <w:rPr>
            <w:rFonts w:ascii="Arial" w:hAnsi="Arial" w:cs="Arial"/>
            <w:color w:val="212121"/>
          </w:rPr>
          <w:delText>让</w:delText>
        </w:r>
      </w:del>
      <w:r>
        <w:rPr>
          <w:rFonts w:ascii="Arial" w:hAnsi="Arial" w:cs="Arial"/>
          <w:color w:val="212121"/>
        </w:rPr>
        <w:t>我们更新</w:t>
      </w:r>
      <w:r>
        <w:rPr>
          <w:rStyle w:val="HTML"/>
          <w:rFonts w:ascii="Courier New" w:hAnsi="Courier New" w:cs="Courier New"/>
          <w:color w:val="37474F"/>
          <w:sz w:val="22"/>
          <w:szCs w:val="22"/>
          <w:shd w:val="clear" w:color="auto" w:fill="F7F7F7"/>
        </w:rPr>
        <w:t>model.fit</w:t>
      </w:r>
      <w:r>
        <w:rPr>
          <w:rFonts w:ascii="Arial" w:hAnsi="Arial" w:cs="Arial"/>
          <w:color w:val="212121"/>
        </w:rPr>
        <w:t>方法，以便在验证</w:t>
      </w:r>
      <w:del w:id="525" w:author="Shirley Li" w:date="2018-11-15T09:22:00Z">
        <w:r w:rsidDel="00A76E1C">
          <w:rPr>
            <w:rFonts w:ascii="Arial" w:hAnsi="Arial" w:cs="Arial" w:hint="eastAsia"/>
            <w:color w:val="212121"/>
          </w:rPr>
          <w:delText>分数</w:delText>
        </w:r>
      </w:del>
      <w:ins w:id="526" w:author="Shirley Li" w:date="2018-11-15T09:22:00Z">
        <w:r w:rsidR="00A76E1C">
          <w:rPr>
            <w:rFonts w:ascii="Arial" w:hAnsi="Arial" w:cs="Arial" w:hint="eastAsia"/>
            <w:color w:val="212121"/>
          </w:rPr>
          <w:t>结果</w:t>
        </w:r>
      </w:ins>
      <w:r>
        <w:rPr>
          <w:rFonts w:ascii="Arial" w:hAnsi="Arial" w:cs="Arial"/>
          <w:color w:val="212121"/>
        </w:rPr>
        <w:t>没有提高时自动停止</w:t>
      </w:r>
      <w:ins w:id="527" w:author="Shirley Li" w:date="2018-11-15T09:22:00Z">
        <w:r w:rsidR="00A76E1C">
          <w:rPr>
            <w:rFonts w:ascii="Arial" w:hAnsi="Arial" w:cs="Arial" w:hint="eastAsia"/>
            <w:color w:val="212121"/>
          </w:rPr>
          <w:t>训练</w:t>
        </w:r>
      </w:ins>
      <w:del w:id="528" w:author="Shirley Li" w:date="2018-11-15T09:22:00Z">
        <w:r w:rsidDel="00A76E1C">
          <w:rPr>
            <w:rFonts w:ascii="Arial" w:hAnsi="Arial" w:cs="Arial"/>
            <w:color w:val="212121"/>
          </w:rPr>
          <w:delText>培训</w:delText>
        </w:r>
      </w:del>
      <w:r>
        <w:rPr>
          <w:rFonts w:ascii="Arial" w:hAnsi="Arial" w:cs="Arial"/>
          <w:color w:val="212121"/>
        </w:rPr>
        <w:t>。我们将使用一个</w:t>
      </w:r>
      <w:r>
        <w:rPr>
          <w:rStyle w:val="a4"/>
          <w:rFonts w:ascii="Arial" w:hAnsi="Arial" w:cs="Arial"/>
          <w:color w:val="212121"/>
        </w:rPr>
        <w:t>回调</w:t>
      </w:r>
      <w:r>
        <w:rPr>
          <w:rFonts w:ascii="Arial" w:hAnsi="Arial" w:cs="Arial"/>
          <w:color w:val="212121"/>
        </w:rPr>
        <w:t>来测试每个</w:t>
      </w:r>
      <w:ins w:id="529" w:author="Shirley Li" w:date="2018-11-15T09:22:00Z">
        <w:r w:rsidR="0069129F">
          <w:rPr>
            <w:rFonts w:ascii="Arial" w:hAnsi="Arial" w:cs="Arial" w:hint="eastAsia"/>
            <w:color w:val="212121"/>
          </w:rPr>
          <w:t>周期</w:t>
        </w:r>
      </w:ins>
      <w:del w:id="530" w:author="Shirley Li" w:date="2018-11-15T09:22:00Z">
        <w:r w:rsidDel="0069129F">
          <w:rPr>
            <w:rFonts w:ascii="Arial" w:hAnsi="Arial" w:cs="Arial"/>
            <w:color w:val="212121"/>
          </w:rPr>
          <w:delText>时代</w:delText>
        </w:r>
      </w:del>
      <w:r>
        <w:rPr>
          <w:rFonts w:ascii="Arial" w:hAnsi="Arial" w:cs="Arial"/>
          <w:color w:val="212121"/>
        </w:rPr>
        <w:t>的训练</w:t>
      </w:r>
      <w:ins w:id="531" w:author="Shirley Li" w:date="2018-11-15T09:22:00Z">
        <w:r w:rsidR="0069129F">
          <w:rPr>
            <w:rFonts w:ascii="Arial" w:hAnsi="Arial" w:cs="Arial" w:hint="eastAsia"/>
            <w:color w:val="212121"/>
          </w:rPr>
          <w:t>情况</w:t>
        </w:r>
      </w:ins>
      <w:del w:id="532" w:author="Shirley Li" w:date="2018-11-15T09:22:00Z">
        <w:r w:rsidDel="0069129F">
          <w:rPr>
            <w:rFonts w:ascii="Arial" w:hAnsi="Arial" w:cs="Arial"/>
            <w:color w:val="212121"/>
          </w:rPr>
          <w:delText>条件</w:delText>
        </w:r>
      </w:del>
      <w:r>
        <w:rPr>
          <w:rFonts w:ascii="Arial" w:hAnsi="Arial" w:cs="Arial"/>
          <w:color w:val="212121"/>
        </w:rPr>
        <w:t>。如果</w:t>
      </w:r>
      <w:del w:id="533" w:author="Shirley Li" w:date="2018-11-15T09:23:00Z">
        <w:r w:rsidDel="002F6C20">
          <w:rPr>
            <w:rFonts w:ascii="Arial" w:hAnsi="Arial" w:cs="Arial" w:hint="eastAsia"/>
            <w:color w:val="212121"/>
          </w:rPr>
          <w:delText>经过一定</w:delText>
        </w:r>
      </w:del>
      <w:ins w:id="534" w:author="Shirley Li" w:date="2018-11-15T09:28:00Z">
        <w:r w:rsidR="00F21291">
          <w:rPr>
            <w:rFonts w:ascii="Arial" w:hAnsi="Arial" w:cs="Arial" w:hint="eastAsia"/>
            <w:color w:val="212121"/>
          </w:rPr>
          <w:t>一定数量</w:t>
        </w:r>
      </w:ins>
      <w:del w:id="535" w:author="Shirley Li" w:date="2018-11-15T09:23:00Z">
        <w:r w:rsidDel="00EC66DC">
          <w:rPr>
            <w:rFonts w:ascii="Arial" w:hAnsi="Arial" w:cs="Arial"/>
            <w:color w:val="212121"/>
          </w:rPr>
          <w:delText>数量</w:delText>
        </w:r>
      </w:del>
      <w:r>
        <w:rPr>
          <w:rFonts w:ascii="Arial" w:hAnsi="Arial" w:cs="Arial"/>
          <w:color w:val="212121"/>
        </w:rPr>
        <w:t>的</w:t>
      </w:r>
      <w:ins w:id="536" w:author="Shirley Li" w:date="2018-11-15T09:23:00Z">
        <w:r w:rsidR="00EC66DC">
          <w:rPr>
            <w:rFonts w:ascii="Arial" w:hAnsi="Arial" w:cs="Arial" w:hint="eastAsia"/>
            <w:color w:val="212121"/>
          </w:rPr>
          <w:t>周期之后</w:t>
        </w:r>
      </w:ins>
      <w:del w:id="537" w:author="Shirley Li" w:date="2018-11-15T09:23:00Z">
        <w:r w:rsidDel="00EC66DC">
          <w:rPr>
            <w:rFonts w:ascii="Arial" w:hAnsi="Arial" w:cs="Arial"/>
            <w:color w:val="212121"/>
          </w:rPr>
          <w:delText>时期而</w:delText>
        </w:r>
      </w:del>
      <w:r>
        <w:rPr>
          <w:rFonts w:ascii="Arial" w:hAnsi="Arial" w:cs="Arial"/>
          <w:color w:val="212121"/>
        </w:rPr>
        <w:t>没有显示出改进，</w:t>
      </w:r>
      <w:ins w:id="538" w:author="Shirley Li" w:date="2018-11-15T09:23:00Z">
        <w:r w:rsidR="00EC66DC">
          <w:rPr>
            <w:rFonts w:ascii="Arial" w:hAnsi="Arial" w:cs="Arial" w:hint="eastAsia"/>
            <w:color w:val="212121"/>
          </w:rPr>
          <w:t>就</w:t>
        </w:r>
      </w:ins>
      <w:del w:id="539" w:author="Shirley Li" w:date="2018-11-15T09:23:00Z">
        <w:r w:rsidDel="00EC66DC">
          <w:rPr>
            <w:rFonts w:ascii="Arial" w:hAnsi="Arial" w:cs="Arial"/>
            <w:color w:val="212121"/>
          </w:rPr>
          <w:delText>则</w:delText>
        </w:r>
      </w:del>
      <w:r>
        <w:rPr>
          <w:rFonts w:ascii="Arial" w:hAnsi="Arial" w:cs="Arial"/>
          <w:color w:val="212121"/>
        </w:rPr>
        <w:t>自动停止训练。</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您可以</w:t>
      </w:r>
      <w:hyperlink r:id="rId36" w:history="1">
        <w:proofErr w:type="gramStart"/>
        <w:r>
          <w:rPr>
            <w:rStyle w:val="a5"/>
            <w:rFonts w:ascii="Arial" w:hAnsi="Arial" w:cs="Arial"/>
            <w:color w:val="039BE5"/>
          </w:rPr>
          <w:t>在此处</w:t>
        </w:r>
        <w:proofErr w:type="gramEnd"/>
      </w:hyperlink>
      <w:r>
        <w:rPr>
          <w:rFonts w:ascii="Arial" w:hAnsi="Arial" w:cs="Arial"/>
          <w:color w:val="212121"/>
        </w:rPr>
        <w:t>了解有关此回调的更多信息。</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build_model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The patience parameter is the amount of epochs to check for improvement</w:t>
      </w:r>
      <w:r>
        <w:rPr>
          <w:rFonts w:ascii="Courier New" w:hAnsi="Courier New" w:cs="Courier New"/>
          <w:color w:val="37474F"/>
          <w:sz w:val="21"/>
          <w:szCs w:val="21"/>
        </w:rPr>
        <w:br/>
      </w:r>
      <w:r>
        <w:rPr>
          <w:rStyle w:val="pln"/>
          <w:rFonts w:ascii="Courier New" w:hAnsi="Courier New" w:cs="Courier New"/>
          <w:color w:val="37474F"/>
          <w:sz w:val="21"/>
          <w:szCs w:val="21"/>
        </w:rPr>
        <w:t xml:space="preserve">early_stop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EarlyStopping</w:t>
      </w:r>
      <w:r>
        <w:rPr>
          <w:rStyle w:val="pun"/>
          <w:rFonts w:ascii="Courier New" w:hAnsi="Courier New" w:cs="Courier New"/>
          <w:color w:val="37474F"/>
          <w:sz w:val="21"/>
          <w:szCs w:val="21"/>
        </w:rPr>
        <w:t>(</w:t>
      </w:r>
      <w:r>
        <w:rPr>
          <w:rStyle w:val="pln"/>
          <w:rFonts w:ascii="Courier New" w:hAnsi="Courier New" w:cs="Courier New"/>
          <w:color w:val="37474F"/>
          <w:sz w:val="21"/>
          <w:szCs w:val="21"/>
        </w:rPr>
        <w:t>monitor</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patience</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validation_split</w:t>
      </w:r>
      <w:r>
        <w:rPr>
          <w:rStyle w:val="pun"/>
          <w:rFonts w:ascii="Courier New" w:hAnsi="Courier New" w:cs="Courier New"/>
          <w:color w:val="37474F"/>
          <w:sz w:val="21"/>
          <w:szCs w:val="21"/>
        </w:rPr>
        <w:t>=</w:t>
      </w:r>
      <w:r>
        <w:rPr>
          <w:rStyle w:val="lit"/>
          <w:rFonts w:ascii="Courier New" w:hAnsi="Courier New" w:cs="Courier New"/>
          <w:color w:val="C53929"/>
          <w:sz w:val="21"/>
          <w:szCs w:val="21"/>
        </w:rPr>
        <w:t>0.2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callbacks</w:t>
      </w:r>
      <w:r>
        <w:rPr>
          <w:rStyle w:val="pun"/>
          <w:rFonts w:ascii="Courier New" w:hAnsi="Courier New" w:cs="Courier New"/>
          <w:color w:val="37474F"/>
          <w:sz w:val="21"/>
          <w:szCs w:val="21"/>
        </w:rPr>
        <w:t>=[</w:t>
      </w:r>
      <w:r>
        <w:rPr>
          <w:rStyle w:val="pln"/>
          <w:rFonts w:ascii="Courier New" w:hAnsi="Courier New" w:cs="Courier New"/>
          <w:color w:val="37474F"/>
          <w:sz w:val="21"/>
          <w:szCs w:val="21"/>
        </w:rPr>
        <w:t>early_stop</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PrintDot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plot_history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17" name="矩形 17"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5374C" id="矩形 17"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7i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JYBjuL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该图显示平均误差约为</w:t>
      </w:r>
      <w:r>
        <w:rPr>
          <w:rFonts w:ascii="Arial" w:hAnsi="Arial" w:cs="Arial"/>
          <w:color w:val="212121"/>
        </w:rPr>
        <w:t>2,500</w:t>
      </w:r>
      <w:r>
        <w:rPr>
          <w:rFonts w:ascii="Arial" w:hAnsi="Arial" w:cs="Arial"/>
          <w:color w:val="212121"/>
        </w:rPr>
        <w:t>美元。这个好吗？好吧，当一些标签</w:t>
      </w:r>
      <w:del w:id="540" w:author="Shirley Li" w:date="2018-11-15T09:27:00Z">
        <w:r w:rsidDel="00F21291">
          <w:rPr>
            <w:rFonts w:ascii="Arial" w:hAnsi="Arial" w:cs="Arial"/>
            <w:color w:val="212121"/>
          </w:rPr>
          <w:delText>只</w:delText>
        </w:r>
      </w:del>
      <w:r>
        <w:rPr>
          <w:rFonts w:ascii="Arial" w:hAnsi="Arial" w:cs="Arial"/>
          <w:color w:val="212121"/>
        </w:rPr>
        <w:t>有</w:t>
      </w:r>
      <w:r>
        <w:rPr>
          <w:rFonts w:ascii="Arial" w:hAnsi="Arial" w:cs="Arial"/>
          <w:color w:val="212121"/>
        </w:rPr>
        <w:t>15,000</w:t>
      </w:r>
      <w:r>
        <w:rPr>
          <w:rFonts w:ascii="Arial" w:hAnsi="Arial" w:cs="Arial"/>
          <w:color w:val="212121"/>
        </w:rPr>
        <w:t>美元时，</w:t>
      </w:r>
      <w:r>
        <w:rPr>
          <w:rFonts w:ascii="Arial" w:hAnsi="Arial" w:cs="Arial"/>
          <w:color w:val="212121"/>
        </w:rPr>
        <w:t>2,500</w:t>
      </w:r>
      <w:r>
        <w:rPr>
          <w:rFonts w:ascii="Arial" w:hAnsi="Arial" w:cs="Arial"/>
          <w:color w:val="212121"/>
        </w:rPr>
        <w:t>美元并不是微不足道的数额。</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lastRenderedPageBreak/>
        <w:t>让我们看看模型在测试集上的表现如何：</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mae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"Testing set Mean Abs Error: ${:7.2f}"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mae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测试集平均误差：</w:t>
      </w:r>
      <w:r>
        <w:rPr>
          <w:rFonts w:ascii="Courier New" w:hAnsi="Courier New" w:cs="Courier New"/>
          <w:color w:val="37474F"/>
          <w:sz w:val="21"/>
          <w:szCs w:val="21"/>
        </w:rPr>
        <w:t>2713.16</w:t>
      </w:r>
      <w:r>
        <w:rPr>
          <w:rFonts w:ascii="Courier New" w:hAnsi="Courier New" w:cs="Courier New"/>
          <w:color w:val="37474F"/>
          <w:sz w:val="21"/>
          <w:szCs w:val="21"/>
        </w:rPr>
        <w:t>美元</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预测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最后，使用测试集中的数据预测一些房价：</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test_predictions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flatten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scatter</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test_predictions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'True Values [1000$]'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'Predictions [1000$]'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str"/>
          <w:rFonts w:ascii="Courier New" w:hAnsi="Courier New" w:cs="Courier New"/>
          <w:color w:val="0D904F"/>
          <w:sz w:val="21"/>
          <w:szCs w:val="21"/>
        </w:rPr>
        <w:t>'equal'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xlim</w:t>
      </w:r>
      <w:r>
        <w:rPr>
          <w:rStyle w:val="pun"/>
          <w:rFonts w:ascii="Courier New" w:hAnsi="Courier New" w:cs="Courier New"/>
          <w:color w:val="37474F"/>
          <w:sz w:val="21"/>
          <w:szCs w:val="21"/>
        </w:rPr>
        <w:t>(</w:t>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xlim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ylim</w:t>
      </w:r>
      <w:r>
        <w:rPr>
          <w:rStyle w:val="pun"/>
          <w:rFonts w:ascii="Courier New" w:hAnsi="Courier New" w:cs="Courier New"/>
          <w:color w:val="37474F"/>
          <w:sz w:val="21"/>
          <w:szCs w:val="21"/>
        </w:rPr>
        <w:t>(</w:t>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ylim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16" name="矩形 16"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6063F" id="矩形 16"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8+B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Kh/z4H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error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Fonts w:ascii="Courier New" w:hAnsi="Courier New" w:cs="Courier New"/>
          <w:color w:val="37474F"/>
          <w:sz w:val="21"/>
          <w:szCs w:val="21"/>
        </w:rPr>
        <w:br/>
      </w:r>
      <w:proofErr w:type="gramStart"/>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bins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"Prediction Error [1000$]"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"Count"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15" name="矩形 15"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53189" id="矩形 15"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k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Or9DCT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结论</w:t>
      </w:r>
    </w:p>
    <w:p w:rsidR="001758D5" w:rsidRDefault="001758D5" w:rsidP="001758D5">
      <w:pPr>
        <w:pStyle w:val="a3"/>
        <w:spacing w:before="240" w:beforeAutospacing="0" w:after="240" w:afterAutospacing="0"/>
        <w:rPr>
          <w:rFonts w:ascii="Arial" w:hAnsi="Arial" w:cs="Arial"/>
          <w:color w:val="212121"/>
        </w:rPr>
      </w:pPr>
      <w:del w:id="541" w:author="Shirley Li" w:date="2018-11-15T09:25:00Z">
        <w:r w:rsidDel="00FB6F7C">
          <w:rPr>
            <w:rFonts w:ascii="Arial" w:hAnsi="Arial" w:cs="Arial" w:hint="eastAsia"/>
            <w:color w:val="212121"/>
          </w:rPr>
          <w:delText>这款笔记本</w:delText>
        </w:r>
      </w:del>
      <w:ins w:id="542" w:author="Shirley Li" w:date="2018-11-15T09:25:00Z">
        <w:r w:rsidR="00FB6F7C">
          <w:rPr>
            <w:rFonts w:ascii="Arial" w:hAnsi="Arial" w:cs="Arial" w:hint="eastAsia"/>
            <w:color w:val="212121"/>
          </w:rPr>
          <w:t>本文</w:t>
        </w:r>
      </w:ins>
      <w:r>
        <w:rPr>
          <w:rFonts w:ascii="Arial" w:hAnsi="Arial" w:cs="Arial"/>
          <w:color w:val="212121"/>
        </w:rPr>
        <w:t>介绍了一些处理回归问题的技巧。</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t>均方误差（</w:t>
      </w:r>
      <w:r>
        <w:rPr>
          <w:rFonts w:ascii="Arial" w:hAnsi="Arial" w:cs="Arial"/>
          <w:color w:val="212121"/>
        </w:rPr>
        <w:t>MSE</w:t>
      </w:r>
      <w:r>
        <w:rPr>
          <w:rFonts w:ascii="Arial" w:hAnsi="Arial" w:cs="Arial"/>
          <w:color w:val="212121"/>
        </w:rPr>
        <w:t>）是</w:t>
      </w:r>
      <w:ins w:id="543" w:author="Shirley Li" w:date="2018-11-15T09:26:00Z">
        <w:r w:rsidR="00FB6F7C">
          <w:rPr>
            <w:rFonts w:ascii="Arial" w:hAnsi="Arial" w:cs="Arial" w:hint="eastAsia"/>
            <w:color w:val="212121"/>
          </w:rPr>
          <w:t>常</w:t>
        </w:r>
      </w:ins>
      <w:r>
        <w:rPr>
          <w:rFonts w:ascii="Arial" w:hAnsi="Arial" w:cs="Arial"/>
          <w:color w:val="212121"/>
        </w:rPr>
        <w:t>用于回归问题的</w:t>
      </w:r>
      <w:del w:id="544" w:author="Shirley Li" w:date="2018-11-15T09:26:00Z">
        <w:r w:rsidDel="00FB6F7C">
          <w:rPr>
            <w:rFonts w:ascii="Arial" w:hAnsi="Arial" w:cs="Arial"/>
            <w:color w:val="212121"/>
          </w:rPr>
          <w:delText>常见</w:delText>
        </w:r>
      </w:del>
      <w:r>
        <w:rPr>
          <w:rFonts w:ascii="Arial" w:hAnsi="Arial" w:cs="Arial"/>
          <w:color w:val="212121"/>
        </w:rPr>
        <w:t>损失函数（不同于分类问题）。</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lastRenderedPageBreak/>
        <w:t>同样，用于回归的评估指标也不同于分类。常见的回归指标是平均绝对误差（</w:t>
      </w:r>
      <w:r>
        <w:rPr>
          <w:rFonts w:ascii="Arial" w:hAnsi="Arial" w:cs="Arial"/>
          <w:color w:val="212121"/>
        </w:rPr>
        <w:t>MAE</w:t>
      </w:r>
      <w:r>
        <w:rPr>
          <w:rFonts w:ascii="Arial" w:hAnsi="Arial" w:cs="Arial"/>
          <w:color w:val="212121"/>
        </w:rPr>
        <w:t>）。</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t>当输入数据要素具有不同范围的值时，应单独缩放每个要素。</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t>如果训练数据不多，则选择隐藏层较少的小型网络，以避免过度拟合。</w:t>
      </w:r>
    </w:p>
    <w:p w:rsidR="001758D5" w:rsidRDefault="001758D5" w:rsidP="006F7728">
      <w:pPr>
        <w:widowControl/>
        <w:numPr>
          <w:ilvl w:val="0"/>
          <w:numId w:val="10"/>
        </w:numPr>
        <w:spacing w:before="120" w:after="120"/>
        <w:ind w:left="0"/>
        <w:jc w:val="left"/>
        <w:rPr>
          <w:rFonts w:ascii="Arial" w:hAnsi="Arial" w:cs="Arial"/>
          <w:color w:val="212121"/>
        </w:rPr>
      </w:pPr>
      <w:r>
        <w:rPr>
          <w:rFonts w:ascii="Arial" w:hAnsi="Arial" w:cs="Arial"/>
          <w:color w:val="212121"/>
        </w:rPr>
        <w:t>早期停止是防止过度拟合的</w:t>
      </w:r>
      <w:del w:id="545" w:author="Shirley Li" w:date="2018-11-15T09:26:00Z">
        <w:r w:rsidDel="009F44FD">
          <w:rPr>
            <w:rFonts w:ascii="Arial" w:hAnsi="Arial" w:cs="Arial"/>
            <w:color w:val="212121"/>
          </w:rPr>
          <w:delText>有用技术</w:delText>
        </w:r>
      </w:del>
      <w:ins w:id="546" w:author="Shirley Li" w:date="2018-11-15T09:26:00Z">
        <w:r w:rsidR="009F44FD">
          <w:rPr>
            <w:rFonts w:ascii="Arial" w:hAnsi="Arial" w:cs="Arial" w:hint="eastAsia"/>
            <w:color w:val="212121"/>
          </w:rPr>
          <w:t>有效方法</w:t>
        </w:r>
      </w:ins>
      <w:r>
        <w:rPr>
          <w:rFonts w:ascii="Arial" w:hAnsi="Arial" w:cs="Arial"/>
          <w:color w:val="212121"/>
        </w:rPr>
        <w:t>。</w:t>
      </w:r>
    </w:p>
    <w:p w:rsidR="001758D5" w:rsidRDefault="001758D5">
      <w:pPr>
        <w:widowControl/>
        <w:jc w:val="left"/>
      </w:pPr>
      <w:r>
        <w:br w:type="page"/>
      </w:r>
    </w:p>
    <w:p w:rsidR="001758D5" w:rsidRDefault="001758D5" w:rsidP="001758D5">
      <w:pPr>
        <w:widowControl/>
        <w:jc w:val="right"/>
        <w:rPr>
          <w:rFonts w:ascii="Arial" w:hAnsi="Arial" w:cs="Arial"/>
          <w:color w:val="212121"/>
        </w:rPr>
      </w:pPr>
    </w:p>
    <w:p w:rsidR="001758D5" w:rsidRDefault="001758D5" w:rsidP="001758D5">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t>探索过度拟合和</w:t>
      </w:r>
      <w:ins w:id="547" w:author="Shirley Li" w:date="2018-11-15T09:46:00Z">
        <w:r w:rsidR="00F97265" w:rsidRPr="00F97265">
          <w:rPr>
            <w:rFonts w:ascii="Arial" w:hAnsi="Arial" w:cs="Arial" w:hint="eastAsia"/>
            <w:b w:val="0"/>
            <w:bCs w:val="0"/>
            <w:color w:val="757575"/>
            <w:spacing w:val="-2"/>
            <w:sz w:val="51"/>
            <w:szCs w:val="51"/>
          </w:rPr>
          <w:t>欠拟合</w:t>
        </w:r>
      </w:ins>
      <w:del w:id="548" w:author="Shirley Li" w:date="2018-11-15T09:46:00Z">
        <w:r w:rsidDel="00F97265">
          <w:rPr>
            <w:rFonts w:ascii="Arial" w:hAnsi="Arial" w:cs="Arial"/>
            <w:b w:val="0"/>
            <w:bCs w:val="0"/>
            <w:color w:val="757575"/>
            <w:spacing w:val="-2"/>
            <w:sz w:val="51"/>
            <w:szCs w:val="51"/>
          </w:rPr>
          <w:delText>不</w:delText>
        </w:r>
      </w:del>
      <w:del w:id="549" w:author="Shirley Li" w:date="2018-11-15T09:26:00Z">
        <w:r w:rsidDel="00F00861">
          <w:rPr>
            <w:rFonts w:ascii="Arial" w:hAnsi="Arial" w:cs="Arial" w:hint="eastAsia"/>
            <w:b w:val="0"/>
            <w:bCs w:val="0"/>
            <w:color w:val="757575"/>
            <w:spacing w:val="-2"/>
            <w:sz w:val="51"/>
            <w:szCs w:val="51"/>
          </w:rPr>
          <w:delText>合身</w:delText>
        </w:r>
      </w:del>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与往常一样，此示例中的代码将使用</w:t>
      </w:r>
      <w:hyperlink r:id="rId37"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API</w:t>
      </w:r>
      <w:r>
        <w:rPr>
          <w:rFonts w:ascii="Arial" w:hAnsi="Arial" w:cs="Arial"/>
          <w:color w:val="212121"/>
        </w:rPr>
        <w:t>，您可以在</w:t>
      </w:r>
      <w:r>
        <w:rPr>
          <w:rFonts w:ascii="Arial" w:hAnsi="Arial" w:cs="Arial"/>
          <w:color w:val="212121"/>
        </w:rPr>
        <w:t>TensorFlow </w:t>
      </w:r>
      <w:hyperlink r:id="rId38" w:history="1">
        <w:r>
          <w:rPr>
            <w:rStyle w:val="a5"/>
            <w:rFonts w:ascii="Arial" w:hAnsi="Arial" w:cs="Arial"/>
            <w:color w:val="039BE5"/>
          </w:rPr>
          <w:t>Keras</w:t>
        </w:r>
        <w:r>
          <w:rPr>
            <w:rStyle w:val="a5"/>
            <w:rFonts w:ascii="Arial" w:hAnsi="Arial" w:cs="Arial"/>
            <w:color w:val="039BE5"/>
          </w:rPr>
          <w:t>指南中</w:t>
        </w:r>
      </w:hyperlink>
      <w:r>
        <w:rPr>
          <w:rFonts w:ascii="Arial" w:hAnsi="Arial" w:cs="Arial"/>
          <w:color w:val="212121"/>
        </w:rPr>
        <w:t>了解更多信息。</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在之前的两个例子中</w:t>
      </w:r>
      <w:r>
        <w:rPr>
          <w:rFonts w:ascii="Arial" w:hAnsi="Arial" w:cs="Arial"/>
          <w:color w:val="212121"/>
        </w:rPr>
        <w:t xml:space="preserve"> - </w:t>
      </w:r>
      <w:r>
        <w:rPr>
          <w:rFonts w:ascii="Arial" w:hAnsi="Arial" w:cs="Arial"/>
          <w:color w:val="212121"/>
        </w:rPr>
        <w:t>分类电影评论和预测住房价格</w:t>
      </w:r>
      <w:r>
        <w:rPr>
          <w:rFonts w:ascii="Arial" w:hAnsi="Arial" w:cs="Arial"/>
          <w:color w:val="212121"/>
        </w:rPr>
        <w:t xml:space="preserve"> - </w:t>
      </w:r>
      <w:r>
        <w:rPr>
          <w:rFonts w:ascii="Arial" w:hAnsi="Arial" w:cs="Arial"/>
          <w:color w:val="212121"/>
        </w:rPr>
        <w:t>我们看到我们的模型对验证数据的准确性在经过多个</w:t>
      </w:r>
      <w:ins w:id="550" w:author="Shirley Li" w:date="2018-11-15T09:43:00Z">
        <w:r w:rsidR="007C3124">
          <w:rPr>
            <w:rFonts w:ascii="Arial" w:hAnsi="Arial" w:cs="Arial" w:hint="eastAsia"/>
            <w:color w:val="212121"/>
          </w:rPr>
          <w:t>周期</w:t>
        </w:r>
      </w:ins>
      <w:del w:id="551" w:author="Shirley Li" w:date="2018-11-15T09:43:00Z">
        <w:r w:rsidDel="007C3124">
          <w:rPr>
            <w:rFonts w:ascii="Arial" w:hAnsi="Arial" w:cs="Arial"/>
            <w:color w:val="212121"/>
          </w:rPr>
          <w:delText>时期</w:delText>
        </w:r>
      </w:del>
      <w:r>
        <w:rPr>
          <w:rFonts w:ascii="Arial" w:hAnsi="Arial" w:cs="Arial"/>
          <w:color w:val="212121"/>
        </w:rPr>
        <w:t>的训练后会达到峰值，然后开始下降。</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换句话说，我们的模型会</w:t>
      </w:r>
      <w:r>
        <w:rPr>
          <w:rStyle w:val="a4"/>
          <w:rFonts w:ascii="Arial" w:hAnsi="Arial" w:cs="Arial"/>
          <w:color w:val="212121"/>
        </w:rPr>
        <w:t>过度拟合</w:t>
      </w:r>
      <w:r>
        <w:rPr>
          <w:rFonts w:ascii="Arial" w:hAnsi="Arial" w:cs="Arial"/>
          <w:color w:val="212121"/>
        </w:rPr>
        <w:t>训练数据。学习如何处理过度拟合很重要。尽管通常可以在</w:t>
      </w:r>
      <w:r>
        <w:rPr>
          <w:rStyle w:val="a4"/>
          <w:rFonts w:ascii="Arial" w:hAnsi="Arial" w:cs="Arial"/>
          <w:color w:val="212121"/>
        </w:rPr>
        <w:t>训练集</w:t>
      </w:r>
      <w:r>
        <w:rPr>
          <w:rFonts w:ascii="Arial" w:hAnsi="Arial" w:cs="Arial"/>
          <w:color w:val="212121"/>
        </w:rPr>
        <w:t>上实现高精度，但我们真正想要的是</w:t>
      </w:r>
      <w:del w:id="552" w:author="Shirley Li" w:date="2018-11-15T09:44:00Z">
        <w:r w:rsidDel="007C3124">
          <w:rPr>
            <w:rFonts w:ascii="Arial" w:hAnsi="Arial" w:cs="Arial"/>
            <w:color w:val="212121"/>
          </w:rPr>
          <w:delText>开发</w:delText>
        </w:r>
      </w:del>
      <w:r>
        <w:rPr>
          <w:rFonts w:ascii="Arial" w:hAnsi="Arial" w:cs="Arial"/>
          <w:color w:val="212121"/>
        </w:rPr>
        <w:t>能够很好地</w:t>
      </w:r>
      <w:ins w:id="553" w:author="Shirley Li" w:date="2018-11-15T09:44:00Z">
        <w:r w:rsidR="007C3124">
          <w:rPr>
            <w:rFonts w:ascii="Arial" w:hAnsi="Arial" w:cs="Arial" w:hint="eastAsia"/>
            <w:color w:val="212121"/>
          </w:rPr>
          <w:t>模拟</w:t>
        </w:r>
      </w:ins>
      <w:del w:id="554" w:author="Shirley Li" w:date="2018-11-15T09:44:00Z">
        <w:r w:rsidDel="007C3124">
          <w:rPr>
            <w:rFonts w:ascii="Arial" w:hAnsi="Arial" w:cs="Arial"/>
            <w:color w:val="212121"/>
          </w:rPr>
          <w:delText>概括为</w:delText>
        </w:r>
      </w:del>
      <w:r>
        <w:rPr>
          <w:rStyle w:val="a4"/>
          <w:rFonts w:ascii="Arial" w:hAnsi="Arial" w:cs="Arial"/>
          <w:color w:val="212121"/>
        </w:rPr>
        <w:t>测试数据</w:t>
      </w:r>
      <w:r>
        <w:rPr>
          <w:rFonts w:ascii="Arial" w:hAnsi="Arial" w:cs="Arial"/>
          <w:color w:val="212121"/>
        </w:rPr>
        <w:t>（或之前未见过的数据）的模型。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过度拟合的反面是</w:t>
      </w:r>
      <w:ins w:id="555" w:author="Shirley Li" w:date="2018-11-15T09:46:00Z">
        <w:r w:rsidR="00F97265" w:rsidRPr="00F97265">
          <w:rPr>
            <w:rFonts w:ascii="Arial" w:hAnsi="Arial" w:cs="Arial" w:hint="eastAsia"/>
            <w:i/>
            <w:color w:val="212121"/>
            <w:rPrChange w:id="556" w:author="Shirley Li" w:date="2018-11-15T09:46:00Z">
              <w:rPr>
                <w:rFonts w:ascii="Arial" w:hAnsi="Arial" w:cs="Arial" w:hint="eastAsia"/>
                <w:color w:val="212121"/>
              </w:rPr>
            </w:rPrChange>
          </w:rPr>
          <w:t>欠拟合</w:t>
        </w:r>
      </w:ins>
      <w:del w:id="557" w:author="Shirley Li" w:date="2018-11-15T09:46:00Z">
        <w:r w:rsidDel="00F97265">
          <w:rPr>
            <w:rStyle w:val="a4"/>
            <w:rFonts w:ascii="Arial" w:hAnsi="Arial" w:cs="Arial"/>
            <w:color w:val="212121"/>
          </w:rPr>
          <w:delText>不</w:delText>
        </w:r>
      </w:del>
      <w:del w:id="558" w:author="Shirley Li" w:date="2018-11-15T09:44:00Z">
        <w:r w:rsidDel="00533600">
          <w:rPr>
            <w:rStyle w:val="a4"/>
            <w:rFonts w:ascii="Arial" w:hAnsi="Arial" w:cs="Arial"/>
            <w:color w:val="212121"/>
          </w:rPr>
          <w:delText>合适</w:delText>
        </w:r>
      </w:del>
      <w:r>
        <w:rPr>
          <w:rFonts w:ascii="Arial" w:hAnsi="Arial" w:cs="Arial"/>
          <w:color w:val="212121"/>
        </w:rPr>
        <w:t>。当测试数据仍有改进空间时，会发生</w:t>
      </w:r>
      <w:bookmarkStart w:id="559" w:name="_Hlk530038526"/>
      <w:r>
        <w:rPr>
          <w:rFonts w:ascii="Arial" w:hAnsi="Arial" w:cs="Arial"/>
          <w:color w:val="212121"/>
        </w:rPr>
        <w:t>欠拟合</w:t>
      </w:r>
      <w:bookmarkEnd w:id="559"/>
      <w:r>
        <w:rPr>
          <w:rFonts w:ascii="Arial" w:hAnsi="Arial" w:cs="Arial"/>
          <w:color w:val="212121"/>
        </w:rPr>
        <w:t>。出现这种情况的原因有很多：</w:t>
      </w:r>
      <w:del w:id="560" w:author="Shirley Li" w:date="2018-11-15T09:47:00Z">
        <w:r w:rsidDel="005F3CB3">
          <w:rPr>
            <w:rFonts w:ascii="Arial" w:hAnsi="Arial" w:cs="Arial"/>
            <w:color w:val="212121"/>
          </w:rPr>
          <w:delText>如果</w:delText>
        </w:r>
      </w:del>
      <w:r>
        <w:rPr>
          <w:rFonts w:ascii="Arial" w:hAnsi="Arial" w:cs="Arial"/>
          <w:color w:val="212121"/>
        </w:rPr>
        <w:t>模型不够强大，过度正规化，或者根本没有经过足够长时间的</w:t>
      </w:r>
      <w:ins w:id="561" w:author="Shirley Li" w:date="2018-11-15T09:47:00Z">
        <w:r w:rsidR="005F3CB3">
          <w:rPr>
            <w:rFonts w:ascii="Arial" w:hAnsi="Arial" w:cs="Arial" w:hint="eastAsia"/>
            <w:color w:val="212121"/>
          </w:rPr>
          <w:t>训练</w:t>
        </w:r>
      </w:ins>
      <w:del w:id="562" w:author="Shirley Li" w:date="2018-11-15T09:47:00Z">
        <w:r w:rsidDel="005F3CB3">
          <w:rPr>
            <w:rFonts w:ascii="Arial" w:hAnsi="Arial" w:cs="Arial"/>
            <w:color w:val="212121"/>
          </w:rPr>
          <w:delText>训练</w:delText>
        </w:r>
      </w:del>
      <w:r>
        <w:rPr>
          <w:rFonts w:ascii="Arial" w:hAnsi="Arial" w:cs="Arial"/>
          <w:color w:val="212121"/>
        </w:rPr>
        <w:t>。这意味着</w:t>
      </w:r>
      <w:ins w:id="563" w:author="Shirley Li" w:date="2018-11-15T09:47:00Z">
        <w:r w:rsidR="00D3429F">
          <w:rPr>
            <w:rFonts w:ascii="Arial" w:hAnsi="Arial" w:cs="Arial" w:hint="eastAsia"/>
            <w:color w:val="212121"/>
          </w:rPr>
          <w:t>神经网络</w:t>
        </w:r>
      </w:ins>
      <w:del w:id="564" w:author="Shirley Li" w:date="2018-11-15T09:47:00Z">
        <w:r w:rsidDel="00D3429F">
          <w:rPr>
            <w:rFonts w:ascii="Arial" w:hAnsi="Arial" w:cs="Arial"/>
            <w:color w:val="212121"/>
          </w:rPr>
          <w:delText>网络</w:delText>
        </w:r>
      </w:del>
      <w:r>
        <w:rPr>
          <w:rFonts w:ascii="Arial" w:hAnsi="Arial" w:cs="Arial"/>
          <w:color w:val="212121"/>
        </w:rPr>
        <w:t>尚未学习</w:t>
      </w:r>
      <w:ins w:id="565" w:author="Shirley Li" w:date="2018-11-15T09:47:00Z">
        <w:r w:rsidR="00D3429F">
          <w:rPr>
            <w:rFonts w:ascii="Arial" w:hAnsi="Arial" w:cs="Arial" w:hint="eastAsia"/>
            <w:color w:val="212121"/>
          </w:rPr>
          <w:t>到</w:t>
        </w:r>
      </w:ins>
      <w:r>
        <w:rPr>
          <w:rFonts w:ascii="Arial" w:hAnsi="Arial" w:cs="Arial"/>
          <w:color w:val="212121"/>
        </w:rPr>
        <w:t>训练数据中的相关模式。</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如果训练时间过长，模型将开始过度拟合并从训练数据中学习</w:t>
      </w:r>
      <w:ins w:id="566" w:author="Shirley Li" w:date="2018-11-15T09:47:00Z">
        <w:r w:rsidR="00D3429F">
          <w:rPr>
            <w:rFonts w:ascii="Arial" w:hAnsi="Arial" w:cs="Arial" w:hint="eastAsia"/>
            <w:color w:val="212121"/>
          </w:rPr>
          <w:t>无法</w:t>
        </w:r>
        <w:r w:rsidR="00D3429F">
          <w:rPr>
            <w:rFonts w:ascii="Arial" w:hAnsi="Arial" w:cs="Arial"/>
            <w:color w:val="212121"/>
          </w:rPr>
          <w:t>推广到测试数据</w:t>
        </w:r>
      </w:ins>
      <w:r>
        <w:rPr>
          <w:rFonts w:ascii="Arial" w:hAnsi="Arial" w:cs="Arial"/>
          <w:color w:val="212121"/>
        </w:rPr>
        <w:t>模式</w:t>
      </w:r>
      <w:del w:id="567" w:author="Shirley Li" w:date="2018-11-15T09:48:00Z">
        <w:r w:rsidDel="00D3429F">
          <w:rPr>
            <w:rFonts w:ascii="Arial" w:hAnsi="Arial" w:cs="Arial"/>
            <w:color w:val="212121"/>
          </w:rPr>
          <w:delText>，而这些模式</w:delText>
        </w:r>
      </w:del>
      <w:del w:id="568" w:author="Shirley Li" w:date="2018-11-15T09:47:00Z">
        <w:r w:rsidDel="00D3429F">
          <w:rPr>
            <w:rFonts w:ascii="Arial" w:hAnsi="Arial" w:cs="Arial"/>
            <w:color w:val="212121"/>
          </w:rPr>
          <w:delText>不会推广到测试数据</w:delText>
        </w:r>
      </w:del>
      <w:r>
        <w:rPr>
          <w:rFonts w:ascii="Arial" w:hAnsi="Arial" w:cs="Arial"/>
          <w:color w:val="212121"/>
        </w:rPr>
        <w:t>。我们需要</w:t>
      </w:r>
      <w:ins w:id="569" w:author="Shirley Li" w:date="2018-11-15T09:48:00Z">
        <w:r w:rsidR="00A72160">
          <w:rPr>
            <w:rFonts w:ascii="Arial" w:hAnsi="Arial" w:cs="Arial" w:hint="eastAsia"/>
            <w:color w:val="212121"/>
          </w:rPr>
          <w:t>学会如何</w:t>
        </w:r>
      </w:ins>
      <w:r>
        <w:rPr>
          <w:rFonts w:ascii="Arial" w:hAnsi="Arial" w:cs="Arial"/>
          <w:color w:val="212121"/>
        </w:rPr>
        <w:t>取得平衡。如下所述，了解如何</w:t>
      </w:r>
      <w:ins w:id="570" w:author="Shirley Li" w:date="2018-11-15T09:49:00Z">
        <w:r w:rsidR="00A8205D">
          <w:rPr>
            <w:rFonts w:ascii="Arial" w:hAnsi="Arial" w:cs="Arial" w:hint="eastAsia"/>
            <w:color w:val="212121"/>
          </w:rPr>
          <w:t>选择</w:t>
        </w:r>
      </w:ins>
      <w:r>
        <w:rPr>
          <w:rFonts w:ascii="Arial" w:hAnsi="Arial" w:cs="Arial"/>
          <w:color w:val="212121"/>
        </w:rPr>
        <w:t>训练</w:t>
      </w:r>
      <w:ins w:id="571" w:author="Shirley Li" w:date="2018-11-15T09:50:00Z">
        <w:r w:rsidR="00A8205D">
          <w:rPr>
            <w:rFonts w:ascii="Arial" w:hAnsi="Arial" w:cs="Arial" w:hint="eastAsia"/>
            <w:color w:val="212121"/>
          </w:rPr>
          <w:t>的</w:t>
        </w:r>
      </w:ins>
      <w:del w:id="572" w:author="Shirley Li" w:date="2018-11-15T09:50:00Z">
        <w:r w:rsidDel="00A8205D">
          <w:rPr>
            <w:rFonts w:ascii="Arial" w:hAnsi="Arial" w:cs="Arial" w:hint="eastAsia"/>
            <w:color w:val="212121"/>
          </w:rPr>
          <w:delText>适当数量的时期</w:delText>
        </w:r>
      </w:del>
      <w:ins w:id="573" w:author="Shirley Li" w:date="2018-11-15T09:50:00Z">
        <w:r w:rsidR="00A8205D">
          <w:rPr>
            <w:rFonts w:ascii="Arial" w:hAnsi="Arial" w:cs="Arial" w:hint="eastAsia"/>
            <w:color w:val="212121"/>
          </w:rPr>
          <w:t>周期数量</w:t>
        </w:r>
      </w:ins>
      <w:r>
        <w:rPr>
          <w:rFonts w:ascii="Arial" w:hAnsi="Arial" w:cs="Arial"/>
          <w:color w:val="212121"/>
        </w:rPr>
        <w:t>是一项有用的技能。</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为了防止过度拟合，最好的解决方案是使用更多的训练数据。受过</w:t>
      </w:r>
      <w:del w:id="574" w:author="Shirley Li" w:date="2018-11-15T09:50:00Z">
        <w:r w:rsidDel="00FB6AA3">
          <w:rPr>
            <w:rFonts w:ascii="Arial" w:hAnsi="Arial" w:cs="Arial" w:hint="eastAsia"/>
            <w:color w:val="212121"/>
          </w:rPr>
          <w:delText>更多</w:delText>
        </w:r>
      </w:del>
      <w:ins w:id="575" w:author="Shirley Li" w:date="2018-11-15T09:50:00Z">
        <w:r w:rsidR="00FB6AA3">
          <w:rPr>
            <w:rFonts w:ascii="Arial" w:hAnsi="Arial" w:cs="Arial" w:hint="eastAsia"/>
            <w:color w:val="212121"/>
          </w:rPr>
          <w:t>越多</w:t>
        </w:r>
      </w:ins>
      <w:r>
        <w:rPr>
          <w:rFonts w:ascii="Arial" w:hAnsi="Arial" w:cs="Arial"/>
          <w:color w:val="212121"/>
        </w:rPr>
        <w:t>数据训练的模型自然会更</w:t>
      </w:r>
      <w:ins w:id="576" w:author="Shirley Li" w:date="2018-11-15T09:50:00Z">
        <w:r w:rsidR="00FB6AA3">
          <w:rPr>
            <w:rFonts w:ascii="Arial" w:hAnsi="Arial" w:cs="Arial" w:hint="eastAsia"/>
            <w:color w:val="212121"/>
          </w:rPr>
          <w:t>容易推广</w:t>
        </w:r>
      </w:ins>
      <w:del w:id="577" w:author="Shirley Li" w:date="2018-11-15T09:50:00Z">
        <w:r w:rsidDel="00FB6AA3">
          <w:rPr>
            <w:rFonts w:ascii="Arial" w:hAnsi="Arial" w:cs="Arial"/>
            <w:color w:val="212121"/>
          </w:rPr>
          <w:delText>好地概括</w:delText>
        </w:r>
      </w:del>
      <w:r>
        <w:rPr>
          <w:rFonts w:ascii="Arial" w:hAnsi="Arial" w:cs="Arial"/>
          <w:color w:val="212121"/>
        </w:rPr>
        <w:t>。</w:t>
      </w:r>
      <w:proofErr w:type="gramStart"/>
      <w:r>
        <w:rPr>
          <w:rFonts w:ascii="Arial" w:hAnsi="Arial" w:cs="Arial"/>
          <w:color w:val="212121"/>
        </w:rPr>
        <w:t>当</w:t>
      </w:r>
      <w:ins w:id="578" w:author="Shirley Li" w:date="2018-11-15T09:51:00Z">
        <w:r w:rsidR="00203DF8">
          <w:rPr>
            <w:rFonts w:ascii="Arial" w:hAnsi="Arial" w:cs="Arial" w:hint="eastAsia"/>
            <w:color w:val="212121"/>
          </w:rPr>
          <w:t>无法</w:t>
        </w:r>
        <w:proofErr w:type="gramEnd"/>
        <w:r w:rsidR="00203DF8">
          <w:rPr>
            <w:rFonts w:ascii="Arial" w:hAnsi="Arial" w:cs="Arial" w:hint="eastAsia"/>
            <w:color w:val="212121"/>
          </w:rPr>
          <w:t>再</w:t>
        </w:r>
      </w:ins>
      <w:ins w:id="579" w:author="Shirley Li" w:date="2018-11-15T09:50:00Z">
        <w:r w:rsidR="00CD29D5">
          <w:rPr>
            <w:rFonts w:ascii="Arial" w:hAnsi="Arial" w:cs="Arial" w:hint="eastAsia"/>
            <w:color w:val="212121"/>
          </w:rPr>
          <w:t>扩大数据集</w:t>
        </w:r>
      </w:ins>
      <w:del w:id="580" w:author="Shirley Li" w:date="2018-11-15T09:50:00Z">
        <w:r w:rsidDel="00203DF8">
          <w:rPr>
            <w:rFonts w:ascii="Arial" w:hAnsi="Arial" w:cs="Arial"/>
            <w:color w:val="212121"/>
          </w:rPr>
          <w:delText>不再可能</w:delText>
        </w:r>
      </w:del>
      <w:r>
        <w:rPr>
          <w:rFonts w:ascii="Arial" w:hAnsi="Arial" w:cs="Arial"/>
          <w:color w:val="212121"/>
        </w:rPr>
        <w:t>时，下一个最佳解决方案是使用正规化等技术。这些限制了模型可以存储的信息的数量和类型。如果一个网络只能记住少量的模式，那么优化过程将迫使它</w:t>
      </w:r>
      <w:del w:id="581" w:author="Shirley Li" w:date="2018-11-15T09:52:00Z">
        <w:r w:rsidDel="00371345">
          <w:rPr>
            <w:rFonts w:ascii="Arial" w:hAnsi="Arial" w:cs="Arial" w:hint="eastAsia"/>
            <w:color w:val="212121"/>
          </w:rPr>
          <w:delText>专注于</w:delText>
        </w:r>
      </w:del>
      <w:ins w:id="582" w:author="Shirley Li" w:date="2018-11-15T09:52:00Z">
        <w:r w:rsidR="00371345">
          <w:rPr>
            <w:rFonts w:ascii="Arial" w:hAnsi="Arial" w:cs="Arial" w:hint="eastAsia"/>
            <w:color w:val="212121"/>
          </w:rPr>
          <w:t>只记住</w:t>
        </w:r>
      </w:ins>
      <w:r>
        <w:rPr>
          <w:rFonts w:ascii="Arial" w:hAnsi="Arial" w:cs="Arial"/>
          <w:color w:val="212121"/>
        </w:rPr>
        <w:t>最突出的模式</w:t>
      </w:r>
      <w:ins w:id="583" w:author="Shirley Li" w:date="2018-11-15T09:52:00Z">
        <w:r w:rsidR="001E0C25">
          <w:rPr>
            <w:rFonts w:ascii="Arial" w:hAnsi="Arial" w:cs="Arial" w:hint="eastAsia"/>
            <w:color w:val="212121"/>
          </w:rPr>
          <w:t>，增大</w:t>
        </w:r>
      </w:ins>
      <w:del w:id="584" w:author="Shirley Li" w:date="2018-11-15T09:52:00Z">
        <w:r w:rsidDel="001E0C25">
          <w:rPr>
            <w:rFonts w:ascii="Arial" w:hAnsi="Arial" w:cs="Arial"/>
            <w:color w:val="212121"/>
          </w:rPr>
          <w:delText>，</w:delText>
        </w:r>
        <w:r w:rsidDel="00371345">
          <w:rPr>
            <w:rFonts w:ascii="Arial" w:hAnsi="Arial" w:cs="Arial" w:hint="eastAsia"/>
            <w:color w:val="212121"/>
          </w:rPr>
          <w:delText>这些模式有</w:delText>
        </w:r>
      </w:del>
      <w:ins w:id="585" w:author="Shirley Li" w:date="2018-11-15T09:52:00Z">
        <w:r w:rsidR="00D70F27">
          <w:rPr>
            <w:rFonts w:ascii="Arial" w:hAnsi="Arial" w:cs="Arial" w:hint="eastAsia"/>
            <w:color w:val="212121"/>
          </w:rPr>
          <w:t>最终模型</w:t>
        </w:r>
      </w:ins>
      <w:ins w:id="586" w:author="Shirley Li" w:date="2018-11-15T09:53:00Z">
        <w:r w:rsidR="00A50681">
          <w:rPr>
            <w:rFonts w:ascii="Arial" w:hAnsi="Arial" w:cs="Arial" w:hint="eastAsia"/>
            <w:color w:val="212121"/>
          </w:rPr>
          <w:t>的</w:t>
        </w:r>
      </w:ins>
      <w:del w:id="587" w:author="Shirley Li" w:date="2018-11-15T09:52:00Z">
        <w:r w:rsidDel="001E0C25">
          <w:rPr>
            <w:rFonts w:ascii="Arial" w:hAnsi="Arial" w:cs="Arial"/>
            <w:color w:val="212121"/>
          </w:rPr>
          <w:delText>更好的</w:delText>
        </w:r>
      </w:del>
      <w:r>
        <w:rPr>
          <w:rFonts w:ascii="Arial" w:hAnsi="Arial" w:cs="Arial"/>
          <w:color w:val="212121"/>
        </w:rPr>
        <w:t>概括性。</w:t>
      </w:r>
    </w:p>
    <w:p w:rsidR="001758D5" w:rsidRDefault="001758D5" w:rsidP="001758D5">
      <w:pPr>
        <w:pStyle w:val="a3"/>
        <w:spacing w:before="240" w:beforeAutospacing="0" w:after="240" w:afterAutospacing="0"/>
        <w:rPr>
          <w:rFonts w:ascii="Arial" w:hAnsi="Arial" w:cs="Arial"/>
          <w:color w:val="212121"/>
        </w:rPr>
      </w:pPr>
      <w:del w:id="588" w:author="Shirley Li" w:date="2018-11-15T09:53:00Z">
        <w:r w:rsidDel="002B21CF">
          <w:rPr>
            <w:rFonts w:ascii="Arial" w:hAnsi="Arial" w:cs="Arial" w:hint="eastAsia"/>
            <w:color w:val="212121"/>
          </w:rPr>
          <w:delText>在这个笔记本中</w:delText>
        </w:r>
      </w:del>
      <w:ins w:id="589" w:author="Shirley Li" w:date="2018-11-15T09:53:00Z">
        <w:r w:rsidR="002B21CF">
          <w:rPr>
            <w:rFonts w:ascii="Arial" w:hAnsi="Arial" w:cs="Arial" w:hint="eastAsia"/>
            <w:color w:val="212121"/>
          </w:rPr>
          <w:t>本文中</w:t>
        </w:r>
      </w:ins>
      <w:del w:id="590" w:author="Shirley Li" w:date="2018-11-15T09:53:00Z">
        <w:r w:rsidDel="002B21CF">
          <w:rPr>
            <w:rFonts w:ascii="Arial" w:hAnsi="Arial" w:cs="Arial"/>
            <w:color w:val="212121"/>
          </w:rPr>
          <w:delText>，</w:delText>
        </w:r>
      </w:del>
      <w:r>
        <w:rPr>
          <w:rFonts w:ascii="Arial" w:hAnsi="Arial" w:cs="Arial"/>
          <w:color w:val="212121"/>
        </w:rPr>
        <w:t>我们将探索两种常见的正则化技术</w:t>
      </w:r>
      <w:r>
        <w:rPr>
          <w:rFonts w:ascii="Arial" w:hAnsi="Arial" w:cs="Arial"/>
          <w:color w:val="212121"/>
        </w:rPr>
        <w:t xml:space="preserve"> - </w:t>
      </w:r>
      <w:r>
        <w:rPr>
          <w:rFonts w:ascii="Arial" w:hAnsi="Arial" w:cs="Arial"/>
          <w:color w:val="212121"/>
        </w:rPr>
        <w:t>权重正则化和</w:t>
      </w:r>
      <w:del w:id="591" w:author="Shirley Li" w:date="2018-11-15T09:53:00Z">
        <w:r w:rsidDel="009509E2">
          <w:rPr>
            <w:rFonts w:ascii="Arial" w:hAnsi="Arial" w:cs="Arial" w:hint="eastAsia"/>
            <w:color w:val="212121"/>
          </w:rPr>
          <w:delText>丢失</w:delText>
        </w:r>
      </w:del>
      <w:ins w:id="592" w:author="Shirley Li" w:date="2018-11-15T09:53:00Z">
        <w:r w:rsidR="009509E2">
          <w:rPr>
            <w:rFonts w:ascii="Arial" w:hAnsi="Arial" w:cs="Arial" w:hint="eastAsia"/>
            <w:color w:val="212121"/>
          </w:rPr>
          <w:t>丢弃正则化</w:t>
        </w:r>
      </w:ins>
      <w:r>
        <w:rPr>
          <w:rFonts w:ascii="Arial" w:hAnsi="Arial" w:cs="Arial"/>
          <w:color w:val="212121"/>
        </w:rPr>
        <w:t xml:space="preserve"> - </w:t>
      </w:r>
      <w:r>
        <w:rPr>
          <w:rFonts w:ascii="Arial" w:hAnsi="Arial" w:cs="Arial"/>
          <w:color w:val="212121"/>
        </w:rPr>
        <w:t>并使用它们来改进我们的</w:t>
      </w:r>
      <w:r>
        <w:rPr>
          <w:rFonts w:ascii="Arial" w:hAnsi="Arial" w:cs="Arial"/>
          <w:color w:val="212121"/>
        </w:rPr>
        <w:t>IMDB</w:t>
      </w:r>
      <w:r>
        <w:rPr>
          <w:rFonts w:ascii="Arial" w:hAnsi="Arial" w:cs="Arial"/>
          <w:color w:val="212121"/>
        </w:rPr>
        <w:t>电影评论分类</w:t>
      </w:r>
      <w:ins w:id="593" w:author="Shirley Li" w:date="2018-11-15T09:54:00Z">
        <w:r w:rsidR="007669A8">
          <w:rPr>
            <w:rFonts w:ascii="Arial" w:hAnsi="Arial" w:cs="Arial" w:hint="eastAsia"/>
            <w:color w:val="212121"/>
          </w:rPr>
          <w:t>教程</w:t>
        </w:r>
      </w:ins>
      <w:del w:id="594" w:author="Shirley Li" w:date="2018-11-15T09:53:00Z">
        <w:r w:rsidDel="00A81415">
          <w:rPr>
            <w:rFonts w:ascii="Arial" w:hAnsi="Arial" w:cs="Arial"/>
            <w:color w:val="212121"/>
          </w:rPr>
          <w:delText>笔记本</w:delText>
        </w:r>
      </w:del>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pyplot</w:t>
      </w:r>
      <w:proofErr w:type="gramEnd"/>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__version__</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下载</w:t>
      </w:r>
      <w:r>
        <w:rPr>
          <w:rFonts w:ascii="Arial" w:hAnsi="Arial" w:cs="Arial"/>
          <w:b w:val="0"/>
          <w:bCs w:val="0"/>
          <w:color w:val="212121"/>
          <w:spacing w:val="-2"/>
        </w:rPr>
        <w:t>IMDB</w:t>
      </w:r>
      <w:r>
        <w:rPr>
          <w:rFonts w:ascii="Arial" w:hAnsi="Arial" w:cs="Arial"/>
          <w:b w:val="0"/>
          <w:bCs w:val="0"/>
          <w:color w:val="212121"/>
          <w:spacing w:val="-2"/>
        </w:rPr>
        <w:t>数据集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我们不会像</w:t>
      </w:r>
      <w:del w:id="595" w:author="Shirley Li" w:date="2018-11-15T09:54:00Z">
        <w:r w:rsidDel="007669A8">
          <w:rPr>
            <w:rFonts w:ascii="Arial" w:hAnsi="Arial" w:cs="Arial" w:hint="eastAsia"/>
            <w:color w:val="212121"/>
          </w:rPr>
          <w:delText>以前的笔记本</w:delText>
        </w:r>
      </w:del>
      <w:ins w:id="596" w:author="Shirley Li" w:date="2018-11-15T09:54:00Z">
        <w:r w:rsidR="007669A8">
          <w:rPr>
            <w:rFonts w:ascii="Arial" w:hAnsi="Arial" w:cs="Arial" w:hint="eastAsia"/>
            <w:color w:val="212121"/>
          </w:rPr>
          <w:t>教程</w:t>
        </w:r>
      </w:ins>
      <w:r>
        <w:rPr>
          <w:rFonts w:ascii="Arial" w:hAnsi="Arial" w:cs="Arial"/>
          <w:color w:val="212121"/>
        </w:rPr>
        <w:t>一样使用嵌入</w:t>
      </w:r>
      <w:ins w:id="597" w:author="Shirley Li" w:date="2018-11-15T09:54:00Z">
        <w:r w:rsidR="00465250">
          <w:rPr>
            <w:rFonts w:ascii="Arial" w:hAnsi="Arial" w:cs="Arial" w:hint="eastAsia"/>
            <w:color w:val="212121"/>
          </w:rPr>
          <w:t>方法</w:t>
        </w:r>
      </w:ins>
      <w:r>
        <w:rPr>
          <w:rFonts w:ascii="Arial" w:hAnsi="Arial" w:cs="Arial"/>
          <w:color w:val="212121"/>
        </w:rPr>
        <w:t>，而是对句子进行</w:t>
      </w:r>
      <w:ins w:id="598" w:author="Shirley Li" w:date="2018-11-15T09:59:00Z">
        <w:r w:rsidR="00FF79B3">
          <w:rPr>
            <w:rFonts w:ascii="Arial" w:hAnsi="Arial" w:cs="Arial"/>
            <w:color w:val="212121"/>
          </w:rPr>
          <w:t>多热编码</w:t>
        </w:r>
      </w:ins>
      <w:del w:id="599" w:author="Shirley Li" w:date="2018-11-15T09:59:00Z">
        <w:r w:rsidDel="00FF79B3">
          <w:rPr>
            <w:rFonts w:ascii="Arial" w:hAnsi="Arial" w:cs="Arial"/>
            <w:color w:val="212121"/>
          </w:rPr>
          <w:delText>多重编码</w:delText>
        </w:r>
      </w:del>
      <w:r>
        <w:rPr>
          <w:rFonts w:ascii="Arial" w:hAnsi="Arial" w:cs="Arial"/>
          <w:color w:val="212121"/>
        </w:rPr>
        <w:t>。该模型将很快</w:t>
      </w:r>
      <w:del w:id="600" w:author="Shirley Li" w:date="2018-11-15T09:54:00Z">
        <w:r w:rsidDel="00465250">
          <w:rPr>
            <w:rFonts w:ascii="Arial" w:hAnsi="Arial" w:cs="Arial" w:hint="eastAsia"/>
            <w:color w:val="212121"/>
          </w:rPr>
          <w:delText>适应训练集</w:delText>
        </w:r>
      </w:del>
      <w:ins w:id="601" w:author="Shirley Li" w:date="2018-11-15T09:54:00Z">
        <w:r w:rsidR="00465250">
          <w:rPr>
            <w:rFonts w:ascii="Arial" w:hAnsi="Arial" w:cs="Arial" w:hint="eastAsia"/>
            <w:color w:val="212121"/>
          </w:rPr>
          <w:t>对训练集</w:t>
        </w:r>
      </w:ins>
      <w:ins w:id="602" w:author="Shirley Li" w:date="2018-11-15T09:55:00Z">
        <w:r w:rsidR="00E07888">
          <w:rPr>
            <w:rFonts w:ascii="Arial" w:hAnsi="Arial" w:cs="Arial" w:hint="eastAsia"/>
            <w:color w:val="212121"/>
          </w:rPr>
          <w:t>过度</w:t>
        </w:r>
        <w:r w:rsidR="00465250">
          <w:rPr>
            <w:rFonts w:ascii="Arial" w:hAnsi="Arial" w:cs="Arial" w:hint="eastAsia"/>
            <w:color w:val="212121"/>
          </w:rPr>
          <w:t>拟合</w:t>
        </w:r>
      </w:ins>
      <w:r>
        <w:rPr>
          <w:rFonts w:ascii="Arial" w:hAnsi="Arial" w:cs="Arial"/>
          <w:color w:val="212121"/>
        </w:rPr>
        <w:t>。它将用于证明何时发生过度拟合，以及如何</w:t>
      </w:r>
      <w:ins w:id="603" w:author="Shirley Li" w:date="2018-11-15T09:55:00Z">
        <w:r w:rsidR="009D250E">
          <w:rPr>
            <w:rFonts w:ascii="Arial" w:hAnsi="Arial" w:cs="Arial" w:hint="eastAsia"/>
            <w:color w:val="212121"/>
          </w:rPr>
          <w:t>解决</w:t>
        </w:r>
      </w:ins>
      <w:del w:id="604" w:author="Shirley Li" w:date="2018-11-15T09:55:00Z">
        <w:r w:rsidDel="009D250E">
          <w:rPr>
            <w:rFonts w:ascii="Arial" w:hAnsi="Arial" w:cs="Arial"/>
            <w:color w:val="212121"/>
          </w:rPr>
          <w:delText>对抗它</w:delText>
        </w:r>
      </w:del>
      <w:ins w:id="605" w:author="Shirley Li" w:date="2018-11-15T09:55:00Z">
        <w:r w:rsidR="009D250E">
          <w:rPr>
            <w:rFonts w:ascii="Arial" w:hAnsi="Arial" w:cs="Arial" w:hint="eastAsia"/>
            <w:color w:val="212121"/>
          </w:rPr>
          <w:t>这个问题</w:t>
        </w:r>
      </w:ins>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对我们的列表进行多热编码意味着将它们转换为</w:t>
      </w:r>
      <w:r>
        <w:rPr>
          <w:rFonts w:ascii="Arial" w:hAnsi="Arial" w:cs="Arial"/>
          <w:color w:val="212121"/>
        </w:rPr>
        <w:t>0</w:t>
      </w:r>
      <w:r>
        <w:rPr>
          <w:rFonts w:ascii="Arial" w:hAnsi="Arial" w:cs="Arial"/>
          <w:color w:val="212121"/>
        </w:rPr>
        <w:t>和</w:t>
      </w:r>
      <w:r>
        <w:rPr>
          <w:rFonts w:ascii="Arial" w:hAnsi="Arial" w:cs="Arial"/>
          <w:color w:val="212121"/>
        </w:rPr>
        <w:t>1</w:t>
      </w:r>
      <w:r>
        <w:rPr>
          <w:rFonts w:ascii="Arial" w:hAnsi="Arial" w:cs="Arial"/>
          <w:color w:val="212121"/>
        </w:rPr>
        <w:t>的向量。具体地说，这意味着例如将序列</w:t>
      </w:r>
      <w:r>
        <w:rPr>
          <w:rStyle w:val="HTML"/>
          <w:rFonts w:ascii="Courier New" w:hAnsi="Courier New" w:cs="Courier New"/>
          <w:color w:val="37474F"/>
          <w:sz w:val="22"/>
          <w:szCs w:val="22"/>
          <w:shd w:val="clear" w:color="auto" w:fill="F7F7F7"/>
        </w:rPr>
        <w:t>[3, 5]</w:t>
      </w:r>
      <w:r>
        <w:rPr>
          <w:rFonts w:ascii="Arial" w:hAnsi="Arial" w:cs="Arial"/>
          <w:color w:val="212121"/>
        </w:rPr>
        <w:t>转换为</w:t>
      </w:r>
      <w:r>
        <w:rPr>
          <w:rFonts w:ascii="Arial" w:hAnsi="Arial" w:cs="Arial"/>
          <w:color w:val="212121"/>
        </w:rPr>
        <w:t>10,000</w:t>
      </w:r>
      <w:r>
        <w:rPr>
          <w:rFonts w:ascii="Arial" w:hAnsi="Arial" w:cs="Arial"/>
          <w:color w:val="212121"/>
        </w:rPr>
        <w:t>维向量，除了索引</w:t>
      </w:r>
      <w:r>
        <w:rPr>
          <w:rFonts w:ascii="Arial" w:hAnsi="Arial" w:cs="Arial"/>
          <w:color w:val="212121"/>
        </w:rPr>
        <w:t>3</w:t>
      </w:r>
      <w:r>
        <w:rPr>
          <w:rFonts w:ascii="Arial" w:hAnsi="Arial" w:cs="Arial"/>
          <w:color w:val="212121"/>
        </w:rPr>
        <w:t>和</w:t>
      </w:r>
      <w:r>
        <w:rPr>
          <w:rFonts w:ascii="Arial" w:hAnsi="Arial" w:cs="Arial"/>
          <w:color w:val="212121"/>
        </w:rPr>
        <w:t>5</w:t>
      </w:r>
      <w:r>
        <w:rPr>
          <w:rFonts w:ascii="Arial" w:hAnsi="Arial" w:cs="Arial"/>
          <w:color w:val="212121"/>
        </w:rPr>
        <w:t>之外，它将是全零，其将是</w:t>
      </w:r>
      <w:r>
        <w:rPr>
          <w:rFonts w:ascii="Arial" w:hAnsi="Arial" w:cs="Arial"/>
          <w:color w:val="212121"/>
        </w:rPr>
        <w:t>1</w:t>
      </w:r>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NUM_WORDS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10000</w:t>
      </w:r>
      <w:r>
        <w:rPr>
          <w:rFonts w:ascii="Courier New" w:hAnsi="Courier New" w:cs="Courier New"/>
          <w:color w:val="37474F"/>
          <w:sz w:val="21"/>
          <w:szCs w:val="21"/>
        </w:rPr>
        <w:br/>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multi_hot_sequences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dimension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Create an all-zero matrix of shape (len(sequences), dimension)</w:t>
      </w:r>
      <w:r>
        <w:rPr>
          <w:rFonts w:ascii="Courier New" w:hAnsi="Courier New" w:cs="Courier New"/>
          <w:color w:val="37474F"/>
          <w:sz w:val="21"/>
          <w:szCs w:val="21"/>
        </w:rPr>
        <w:br/>
      </w:r>
      <w:r>
        <w:rPr>
          <w:rStyle w:val="pln"/>
          <w:rFonts w:ascii="Courier New" w:hAnsi="Courier New" w:cs="Courier New"/>
          <w:color w:val="37474F"/>
          <w:sz w:val="21"/>
          <w:szCs w:val="21"/>
        </w:rPr>
        <w:t xml:space="preserve">    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pln"/>
          <w:rFonts w:ascii="Courier New" w:hAnsi="Courier New" w:cs="Courier New"/>
          <w:color w:val="37474F"/>
          <w:sz w:val="21"/>
          <w:szCs w:val="21"/>
        </w:rPr>
        <w:t>len</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dimension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word_indices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enumerate</w:t>
      </w:r>
      <w:r>
        <w:rPr>
          <w:rStyle w:val="pun"/>
          <w:rFonts w:ascii="Courier New" w:hAnsi="Courier New" w:cs="Courier New"/>
          <w:color w:val="37474F"/>
          <w:sz w:val="21"/>
          <w:szCs w:val="21"/>
        </w:rPr>
        <w:t>(</w:t>
      </w:r>
      <w:r>
        <w:rPr>
          <w:rStyle w:val="pln"/>
          <w:rFonts w:ascii="Courier New" w:hAnsi="Courier New" w:cs="Courier New"/>
          <w:color w:val="37474F"/>
          <w:sz w:val="21"/>
          <w:szCs w:val="21"/>
        </w:rPr>
        <w:t>sequences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results</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word_indices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set specific indices of results[i] to 1s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results</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multi_hot_sequences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dimension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multi_hot_sequences</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dimension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https://storage.googleapis.com/tensorflow/tf-keras-datasets/imdb.npz</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17465344/17464789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0s 0us / step</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让我们看一下生成的多热矢量。单词索引按频率排序，因此预计索引零附近有更多的</w:t>
      </w:r>
      <w:r>
        <w:rPr>
          <w:rFonts w:ascii="Arial" w:hAnsi="Arial" w:cs="Arial"/>
          <w:color w:val="212121"/>
        </w:rPr>
        <w:t>1</w:t>
      </w:r>
      <w:r>
        <w:rPr>
          <w:rFonts w:ascii="Arial" w:hAnsi="Arial" w:cs="Arial"/>
          <w:color w:val="212121"/>
        </w:rPr>
        <w:t>值，</w:t>
      </w:r>
      <w:ins w:id="606" w:author="Shirley Li" w:date="2018-11-15T10:00:00Z">
        <w:r w:rsidR="00F91D93">
          <w:rPr>
            <w:rFonts w:ascii="Arial" w:hAnsi="Arial" w:cs="Arial" w:hint="eastAsia"/>
            <w:color w:val="212121"/>
          </w:rPr>
          <w:t>正如</w:t>
        </w:r>
      </w:ins>
      <w:del w:id="607" w:author="Shirley Li" w:date="2018-11-15T10:00:00Z">
        <w:r w:rsidDel="00F91D93">
          <w:rPr>
            <w:rFonts w:ascii="Arial" w:hAnsi="Arial" w:cs="Arial"/>
            <w:color w:val="212121"/>
          </w:rPr>
          <w:delText>我们可以在</w:delText>
        </w:r>
      </w:del>
      <w:r>
        <w:rPr>
          <w:rFonts w:ascii="Arial" w:hAnsi="Arial" w:cs="Arial"/>
          <w:color w:val="212121"/>
        </w:rPr>
        <w:t>此图中看到</w:t>
      </w:r>
      <w:ins w:id="608" w:author="Shirley Li" w:date="2018-11-15T10:00:00Z">
        <w:r w:rsidR="00F91D93">
          <w:rPr>
            <w:rFonts w:ascii="Arial" w:hAnsi="Arial" w:cs="Arial" w:hint="eastAsia"/>
            <w:color w:val="212121"/>
          </w:rPr>
          <w:t>的</w:t>
        </w:r>
      </w:ins>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23" name="矩形 23"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E9ABE" id="矩形 23"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I0s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EcjSz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del w:id="609" w:author="Shirley Li" w:date="2018-11-15T10:00:00Z">
        <w:r w:rsidDel="00A82E06">
          <w:rPr>
            <w:rFonts w:ascii="Arial" w:hAnsi="Arial" w:cs="Arial"/>
            <w:b w:val="0"/>
            <w:bCs w:val="0"/>
            <w:color w:val="212121"/>
            <w:spacing w:val="-2"/>
          </w:rPr>
          <w:lastRenderedPageBreak/>
          <w:delText>表现出</w:delText>
        </w:r>
      </w:del>
      <w:r>
        <w:rPr>
          <w:rFonts w:ascii="Arial" w:hAnsi="Arial" w:cs="Arial"/>
          <w:b w:val="0"/>
          <w:bCs w:val="0"/>
          <w:color w:val="212121"/>
          <w:spacing w:val="-2"/>
        </w:rPr>
        <w:t>过度拟合</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防止过度拟合的最简单方法是减小模型的大小，即</w:t>
      </w:r>
      <w:ins w:id="610" w:author="Shirley Li" w:date="2018-11-15T10:00:00Z">
        <w:r w:rsidR="00A82E06">
          <w:rPr>
            <w:rFonts w:ascii="Arial" w:hAnsi="Arial" w:cs="Arial" w:hint="eastAsia"/>
            <w:color w:val="212121"/>
          </w:rPr>
          <w:t>减少</w:t>
        </w:r>
      </w:ins>
      <w:r>
        <w:rPr>
          <w:rFonts w:ascii="Arial" w:hAnsi="Arial" w:cs="Arial"/>
          <w:color w:val="212121"/>
        </w:rPr>
        <w:t>模型中可学习参数的数量（由层数和每层单元数决定）。在深度学习中，模型中可学习参数的数量通常被称为模型的</w:t>
      </w:r>
      <w:r>
        <w:rPr>
          <w:rFonts w:ascii="Arial" w:hAnsi="Arial" w:cs="Arial"/>
          <w:color w:val="212121"/>
        </w:rPr>
        <w:t>“</w:t>
      </w:r>
      <w:r>
        <w:rPr>
          <w:rFonts w:ascii="Arial" w:hAnsi="Arial" w:cs="Arial"/>
          <w:color w:val="212121"/>
        </w:rPr>
        <w:t>容量</w:t>
      </w:r>
      <w:r>
        <w:rPr>
          <w:rFonts w:ascii="Arial" w:hAnsi="Arial" w:cs="Arial"/>
          <w:color w:val="212121"/>
        </w:rPr>
        <w:t>”</w:t>
      </w:r>
      <w:r>
        <w:rPr>
          <w:rFonts w:ascii="Arial" w:hAnsi="Arial" w:cs="Arial"/>
          <w:color w:val="212121"/>
        </w:rPr>
        <w:t>。直观地，具有更多参数的模型将具有更多</w:t>
      </w:r>
      <w:r>
        <w:rPr>
          <w:rFonts w:ascii="Arial" w:hAnsi="Arial" w:cs="Arial"/>
          <w:color w:val="212121"/>
        </w:rPr>
        <w:t>“</w:t>
      </w:r>
      <w:r>
        <w:rPr>
          <w:rFonts w:ascii="Arial" w:hAnsi="Arial" w:cs="Arial"/>
          <w:color w:val="212121"/>
        </w:rPr>
        <w:t>记忆能力</w:t>
      </w:r>
      <w:r>
        <w:rPr>
          <w:rFonts w:ascii="Arial" w:hAnsi="Arial" w:cs="Arial"/>
          <w:color w:val="212121"/>
        </w:rPr>
        <w:t>”</w:t>
      </w:r>
      <w:r>
        <w:rPr>
          <w:rFonts w:ascii="Arial" w:hAnsi="Arial" w:cs="Arial"/>
          <w:color w:val="212121"/>
        </w:rPr>
        <w:t>，因此将能够</w:t>
      </w:r>
      <w:ins w:id="611" w:author="Shirley Li" w:date="2018-11-15T10:01:00Z">
        <w:r w:rsidR="003044D3">
          <w:rPr>
            <w:rFonts w:ascii="Arial" w:hAnsi="Arial" w:cs="Arial" w:hint="eastAsia"/>
            <w:color w:val="212121"/>
          </w:rPr>
          <w:t>更</w:t>
        </w:r>
      </w:ins>
      <w:r>
        <w:rPr>
          <w:rFonts w:ascii="Arial" w:hAnsi="Arial" w:cs="Arial"/>
          <w:color w:val="212121"/>
        </w:rPr>
        <w:t>容易地学习</w:t>
      </w:r>
      <w:ins w:id="612" w:author="Shirley Li" w:date="2018-11-15T10:01:00Z">
        <w:r w:rsidR="00285D65">
          <w:rPr>
            <w:rFonts w:ascii="Arial" w:hAnsi="Arial" w:cs="Arial" w:hint="eastAsia"/>
            <w:color w:val="212121"/>
          </w:rPr>
          <w:t>到</w:t>
        </w:r>
      </w:ins>
      <w:r>
        <w:rPr>
          <w:rFonts w:ascii="Arial" w:hAnsi="Arial" w:cs="Arial"/>
          <w:color w:val="212121"/>
        </w:rPr>
        <w:t>训练样本与其目标之间</w:t>
      </w:r>
      <w:del w:id="613" w:author="Shirley Li" w:date="2018-11-15T10:01:00Z">
        <w:r w:rsidDel="00285D65">
          <w:rPr>
            <w:rFonts w:ascii="Arial" w:hAnsi="Arial" w:cs="Arial"/>
            <w:color w:val="212121"/>
          </w:rPr>
          <w:delText>的完美</w:delText>
        </w:r>
      </w:del>
      <w:r>
        <w:rPr>
          <w:rFonts w:ascii="Arial" w:hAnsi="Arial" w:cs="Arial"/>
          <w:color w:val="212121"/>
        </w:rPr>
        <w:t>的字典式映射，</w:t>
      </w:r>
      <w:ins w:id="614" w:author="Shirley Li" w:date="2018-11-15T10:02:00Z">
        <w:r w:rsidR="00285D65">
          <w:rPr>
            <w:rFonts w:ascii="Arial" w:hAnsi="Arial" w:cs="Arial" w:hint="eastAsia"/>
            <w:color w:val="212121"/>
          </w:rPr>
          <w:t>也就是</w:t>
        </w:r>
      </w:ins>
      <w:r>
        <w:rPr>
          <w:rFonts w:ascii="Arial" w:hAnsi="Arial" w:cs="Arial"/>
          <w:color w:val="212121"/>
        </w:rPr>
        <w:t>没有任何泛化能力的映射，但是在</w:t>
      </w:r>
      <w:ins w:id="615" w:author="Shirley Li" w:date="2018-11-15T10:02:00Z">
        <w:r w:rsidR="000C524E">
          <w:rPr>
            <w:rFonts w:ascii="Arial" w:hAnsi="Arial" w:cs="Arial" w:hint="eastAsia"/>
            <w:color w:val="212121"/>
          </w:rPr>
          <w:t>根据以往没有见过的数据</w:t>
        </w:r>
      </w:ins>
      <w:r>
        <w:rPr>
          <w:rFonts w:ascii="Arial" w:hAnsi="Arial" w:cs="Arial"/>
          <w:color w:val="212121"/>
        </w:rPr>
        <w:t>做</w:t>
      </w:r>
      <w:del w:id="616" w:author="Shirley Li" w:date="2018-11-15T10:02:00Z">
        <w:r w:rsidDel="00527475">
          <w:rPr>
            <w:rFonts w:ascii="Arial" w:hAnsi="Arial" w:cs="Arial"/>
            <w:color w:val="212121"/>
          </w:rPr>
          <w:delText>出</w:delText>
        </w:r>
      </w:del>
      <w:r>
        <w:rPr>
          <w:rFonts w:ascii="Arial" w:hAnsi="Arial" w:cs="Arial"/>
          <w:color w:val="212121"/>
        </w:rPr>
        <w:t>预测时这将是无用的</w:t>
      </w:r>
      <w:del w:id="617" w:author="Shirley Li" w:date="2018-11-15T10:02:00Z">
        <w:r w:rsidDel="000C524E">
          <w:rPr>
            <w:rFonts w:ascii="Arial" w:hAnsi="Arial" w:cs="Arial"/>
            <w:color w:val="212121"/>
          </w:rPr>
          <w:delText>。以前看不见的数据</w:delText>
        </w:r>
      </w:del>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始终牢记这一点：深度学习模型往往善于</w:t>
      </w:r>
      <w:ins w:id="618" w:author="Shirley Li" w:date="2018-11-15T10:03:00Z">
        <w:r w:rsidR="006052F3">
          <w:rPr>
            <w:rFonts w:ascii="Arial" w:hAnsi="Arial" w:cs="Arial" w:hint="eastAsia"/>
            <w:color w:val="212121"/>
          </w:rPr>
          <w:t>拟合</w:t>
        </w:r>
      </w:ins>
      <w:del w:id="619" w:author="Shirley Li" w:date="2018-11-15T10:03:00Z">
        <w:r w:rsidDel="006052F3">
          <w:rPr>
            <w:rFonts w:ascii="Arial" w:hAnsi="Arial" w:cs="Arial"/>
            <w:color w:val="212121"/>
          </w:rPr>
          <w:delText>适应</w:delText>
        </w:r>
      </w:del>
      <w:r>
        <w:rPr>
          <w:rFonts w:ascii="Arial" w:hAnsi="Arial" w:cs="Arial"/>
          <w:color w:val="212121"/>
        </w:rPr>
        <w:t>训练数据，但真正的挑战是概括，而不是</w:t>
      </w:r>
      <w:ins w:id="620" w:author="Shirley Li" w:date="2018-11-15T10:03:00Z">
        <w:r w:rsidR="006052F3">
          <w:rPr>
            <w:rFonts w:ascii="Arial" w:hAnsi="Arial" w:cs="Arial" w:hint="eastAsia"/>
            <w:color w:val="212121"/>
          </w:rPr>
          <w:t>拟合</w:t>
        </w:r>
      </w:ins>
      <w:del w:id="621" w:author="Shirley Li" w:date="2018-11-15T10:03:00Z">
        <w:r w:rsidDel="006052F3">
          <w:rPr>
            <w:rFonts w:ascii="Arial" w:hAnsi="Arial" w:cs="Arial"/>
            <w:color w:val="212121"/>
          </w:rPr>
          <w:delText>适合</w:delText>
        </w:r>
      </w:del>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另一方面，如果网络具有有限的记忆资源，</w:t>
      </w:r>
      <w:del w:id="622" w:author="Shirley Li" w:date="2018-11-15T10:04:00Z">
        <w:r w:rsidDel="00BA7FB8">
          <w:rPr>
            <w:rFonts w:ascii="Arial" w:hAnsi="Arial" w:cs="Arial" w:hint="eastAsia"/>
            <w:color w:val="212121"/>
          </w:rPr>
          <w:delText>则将不能容易地学习映射</w:delText>
        </w:r>
      </w:del>
      <w:ins w:id="623" w:author="Shirley Li" w:date="2018-11-15T10:04:00Z">
        <w:r w:rsidR="00BA7FB8">
          <w:rPr>
            <w:rFonts w:ascii="Arial" w:hAnsi="Arial" w:cs="Arial" w:hint="eastAsia"/>
            <w:color w:val="212121"/>
          </w:rPr>
          <w:t>将不会这么容易训练出映射</w:t>
        </w:r>
        <w:r w:rsidR="00BE1CB6">
          <w:rPr>
            <w:rFonts w:ascii="Arial" w:hAnsi="Arial" w:cs="Arial" w:hint="eastAsia"/>
            <w:color w:val="212121"/>
          </w:rPr>
          <w:t>模型</w:t>
        </w:r>
      </w:ins>
      <w:r>
        <w:rPr>
          <w:rFonts w:ascii="Arial" w:hAnsi="Arial" w:cs="Arial"/>
          <w:color w:val="212121"/>
        </w:rPr>
        <w:t>。为了最大限度地减少损失，它必须学习具有更强预测能力的</w:t>
      </w:r>
      <w:del w:id="624" w:author="Shirley Li" w:date="2018-11-15T10:04:00Z">
        <w:r w:rsidDel="00BE1CB6">
          <w:rPr>
            <w:rFonts w:ascii="Arial" w:hAnsi="Arial" w:cs="Arial" w:hint="eastAsia"/>
            <w:color w:val="212121"/>
          </w:rPr>
          <w:delText>压缩表示</w:delText>
        </w:r>
      </w:del>
      <w:ins w:id="625" w:author="Shirley Li" w:date="2018-11-15T10:04:00Z">
        <w:r w:rsidR="00BE1CB6">
          <w:rPr>
            <w:rFonts w:ascii="Arial" w:hAnsi="Arial" w:cs="Arial" w:hint="eastAsia"/>
            <w:color w:val="212121"/>
          </w:rPr>
          <w:t>压缩特征</w:t>
        </w:r>
      </w:ins>
      <w:r>
        <w:rPr>
          <w:rFonts w:ascii="Arial" w:hAnsi="Arial" w:cs="Arial"/>
          <w:color w:val="212121"/>
        </w:rPr>
        <w:t>。同时，如果您使模型太小，则难以适应训练数据。</w:t>
      </w:r>
      <w:r>
        <w:rPr>
          <w:rFonts w:ascii="Arial" w:hAnsi="Arial" w:cs="Arial"/>
          <w:color w:val="212121"/>
        </w:rPr>
        <w:t>“</w:t>
      </w:r>
      <w:r>
        <w:rPr>
          <w:rFonts w:ascii="Arial" w:hAnsi="Arial" w:cs="Arial"/>
          <w:color w:val="212121"/>
        </w:rPr>
        <w:t>太多容量</w:t>
      </w:r>
      <w:r>
        <w:rPr>
          <w:rFonts w:ascii="Arial" w:hAnsi="Arial" w:cs="Arial"/>
          <w:color w:val="212121"/>
        </w:rPr>
        <w:t>”</w:t>
      </w:r>
      <w:r>
        <w:rPr>
          <w:rFonts w:ascii="Arial" w:hAnsi="Arial" w:cs="Arial"/>
          <w:color w:val="212121"/>
        </w:rPr>
        <w:t>和</w:t>
      </w:r>
      <w:r>
        <w:rPr>
          <w:rFonts w:ascii="Arial" w:hAnsi="Arial" w:cs="Arial"/>
          <w:color w:val="212121"/>
        </w:rPr>
        <w:t>“</w:t>
      </w:r>
      <w:r>
        <w:rPr>
          <w:rFonts w:ascii="Arial" w:hAnsi="Arial" w:cs="Arial"/>
          <w:color w:val="212121"/>
        </w:rPr>
        <w:t>容量不足</w:t>
      </w:r>
      <w:r>
        <w:rPr>
          <w:rFonts w:ascii="Arial" w:hAnsi="Arial" w:cs="Arial"/>
          <w:color w:val="212121"/>
        </w:rPr>
        <w:t>”</w:t>
      </w:r>
      <w:r>
        <w:rPr>
          <w:rFonts w:ascii="Arial" w:hAnsi="Arial" w:cs="Arial"/>
          <w:color w:val="212121"/>
        </w:rPr>
        <w:t>之间存在平衡。</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不幸的是，没有神奇的公式来确定模型的正确尺寸或架构（就层数而言，或每层的正确尺寸）。您将不得不尝试使用一系列不同的体系结构。</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要找到合适的模型大小，最好从相对较少</w:t>
      </w:r>
      <w:proofErr w:type="gramStart"/>
      <w:r>
        <w:rPr>
          <w:rFonts w:ascii="Arial" w:hAnsi="Arial" w:cs="Arial"/>
          <w:color w:val="212121"/>
        </w:rPr>
        <w:t>的图层和</w:t>
      </w:r>
      <w:proofErr w:type="gramEnd"/>
      <w:r>
        <w:rPr>
          <w:rFonts w:ascii="Arial" w:hAnsi="Arial" w:cs="Arial"/>
          <w:color w:val="212121"/>
        </w:rPr>
        <w:t>参数开始，然后开始</w:t>
      </w:r>
      <w:proofErr w:type="gramStart"/>
      <w:r>
        <w:rPr>
          <w:rFonts w:ascii="Arial" w:hAnsi="Arial" w:cs="Arial"/>
          <w:color w:val="212121"/>
        </w:rPr>
        <w:t>增加图层</w:t>
      </w:r>
      <w:proofErr w:type="gramEnd"/>
      <w:r>
        <w:rPr>
          <w:rFonts w:ascii="Arial" w:hAnsi="Arial" w:cs="Arial"/>
          <w:color w:val="212121"/>
        </w:rPr>
        <w:t>的大小或添加新图层，直到您看到验证</w:t>
      </w:r>
      <w:ins w:id="626" w:author="Shirley Li" w:date="2018-11-15T10:06:00Z">
        <w:r w:rsidR="00BD14BA">
          <w:rPr>
            <w:rFonts w:ascii="Arial" w:hAnsi="Arial" w:cs="Arial" w:hint="eastAsia"/>
            <w:color w:val="212121"/>
          </w:rPr>
          <w:t>集</w:t>
        </w:r>
      </w:ins>
      <w:r>
        <w:rPr>
          <w:rFonts w:ascii="Arial" w:hAnsi="Arial" w:cs="Arial"/>
          <w:color w:val="212121"/>
        </w:rPr>
        <w:t>损失</w:t>
      </w:r>
      <w:ins w:id="627" w:author="Shirley Li" w:date="2018-11-15T10:06:00Z">
        <w:r w:rsidR="00BD14BA">
          <w:rPr>
            <w:rFonts w:ascii="Arial" w:hAnsi="Arial" w:cs="Arial" w:hint="eastAsia"/>
            <w:color w:val="212121"/>
          </w:rPr>
          <w:t>函数</w:t>
        </w:r>
      </w:ins>
      <w:del w:id="628" w:author="Shirley Li" w:date="2018-11-15T10:06:00Z">
        <w:r w:rsidDel="00E4125B">
          <w:rPr>
            <w:rFonts w:ascii="Arial" w:hAnsi="Arial" w:cs="Arial"/>
            <w:color w:val="212121"/>
          </w:rPr>
          <w:delText>的</w:delText>
        </w:r>
        <w:r w:rsidDel="00BD14BA">
          <w:rPr>
            <w:rFonts w:ascii="Arial" w:hAnsi="Arial" w:cs="Arial"/>
            <w:color w:val="212121"/>
          </w:rPr>
          <w:delText>收益</w:delText>
        </w:r>
      </w:del>
      <w:ins w:id="629" w:author="Shirley Li" w:date="2018-11-15T10:06:00Z">
        <w:r w:rsidR="00BD14BA">
          <w:rPr>
            <w:rFonts w:ascii="Arial" w:hAnsi="Arial" w:cs="Arial" w:hint="eastAsia"/>
            <w:color w:val="212121"/>
          </w:rPr>
          <w:t>规模</w:t>
        </w:r>
      </w:ins>
      <w:r>
        <w:rPr>
          <w:rFonts w:ascii="Arial" w:hAnsi="Arial" w:cs="Arial"/>
          <w:color w:val="212121"/>
        </w:rPr>
        <w:t>递减为止。让我们在我们的电影评论分类</w:t>
      </w:r>
      <w:del w:id="630" w:author="Shirley Li" w:date="2018-11-15T10:06:00Z">
        <w:r w:rsidDel="00B352AF">
          <w:rPr>
            <w:rFonts w:ascii="Arial" w:hAnsi="Arial" w:cs="Arial" w:hint="eastAsia"/>
            <w:color w:val="212121"/>
          </w:rPr>
          <w:delText>网络</w:delText>
        </w:r>
      </w:del>
      <w:ins w:id="631" w:author="Shirley Li" w:date="2018-11-15T10:06:00Z">
        <w:r w:rsidR="00B352AF">
          <w:rPr>
            <w:rFonts w:ascii="Arial" w:hAnsi="Arial" w:cs="Arial" w:hint="eastAsia"/>
            <w:color w:val="212121"/>
          </w:rPr>
          <w:t>的神经网络</w:t>
        </w:r>
      </w:ins>
      <w:r>
        <w:rPr>
          <w:rFonts w:ascii="Arial" w:hAnsi="Arial" w:cs="Arial"/>
          <w:color w:val="212121"/>
        </w:rPr>
        <w:t>上试试这个。</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我们将仅使用</w:t>
      </w:r>
      <w:r>
        <w:rPr>
          <w:rStyle w:val="HTML"/>
          <w:rFonts w:ascii="Courier New" w:hAnsi="Courier New" w:cs="Courier New"/>
          <w:color w:val="37474F"/>
          <w:sz w:val="22"/>
          <w:szCs w:val="22"/>
          <w:shd w:val="clear" w:color="auto" w:fill="F7F7F7"/>
        </w:rPr>
        <w:t>Dense</w:t>
      </w:r>
      <w:r>
        <w:rPr>
          <w:rFonts w:ascii="Arial" w:hAnsi="Arial" w:cs="Arial"/>
          <w:color w:val="212121"/>
        </w:rPr>
        <w:t>图层</w:t>
      </w:r>
      <w:del w:id="632" w:author="Shirley Li" w:date="2018-11-15T10:08:00Z">
        <w:r w:rsidDel="0078770C">
          <w:rPr>
            <w:rFonts w:ascii="Arial" w:hAnsi="Arial" w:cs="Arial"/>
            <w:color w:val="212121"/>
          </w:rPr>
          <w:delText>作为</w:delText>
        </w:r>
        <w:r w:rsidDel="000455B2">
          <w:rPr>
            <w:rFonts w:ascii="Arial" w:hAnsi="Arial" w:cs="Arial" w:hint="eastAsia"/>
            <w:color w:val="212121"/>
          </w:rPr>
          <w:delText>基线</w:delText>
        </w:r>
      </w:del>
      <w:r>
        <w:rPr>
          <w:rFonts w:ascii="Arial" w:hAnsi="Arial" w:cs="Arial"/>
          <w:color w:val="212121"/>
        </w:rPr>
        <w:t>创建</w:t>
      </w:r>
      <w:del w:id="633" w:author="Shirley Li" w:date="2018-11-15T10:09:00Z">
        <w:r w:rsidDel="0078770C">
          <w:rPr>
            <w:rFonts w:ascii="Arial" w:hAnsi="Arial" w:cs="Arial" w:hint="eastAsia"/>
            <w:color w:val="212121"/>
          </w:rPr>
          <w:delText>一个简单模型</w:delText>
        </w:r>
      </w:del>
      <w:ins w:id="634" w:author="Shirley Li" w:date="2018-11-15T10:09:00Z">
        <w:r w:rsidR="0078770C">
          <w:rPr>
            <w:rFonts w:ascii="Arial" w:hAnsi="Arial" w:cs="Arial" w:hint="eastAsia"/>
            <w:color w:val="212121"/>
          </w:rPr>
          <w:t>基线模型</w:t>
        </w:r>
      </w:ins>
      <w:r>
        <w:rPr>
          <w:rFonts w:ascii="Arial" w:hAnsi="Arial" w:cs="Arial"/>
          <w:color w:val="212121"/>
        </w:rPr>
        <w:t>，然后创建</w:t>
      </w:r>
      <w:ins w:id="635" w:author="Shirley Li" w:date="2018-11-15T10:08:00Z">
        <w:r w:rsidR="00FD4422">
          <w:rPr>
            <w:rFonts w:ascii="Arial" w:hAnsi="Arial" w:cs="Arial" w:hint="eastAsia"/>
            <w:color w:val="212121"/>
          </w:rPr>
          <w:t>分别</w:t>
        </w:r>
      </w:ins>
      <w:r>
        <w:rPr>
          <w:rFonts w:ascii="Arial" w:hAnsi="Arial" w:cs="Arial"/>
          <w:color w:val="212121"/>
        </w:rPr>
        <w:t>更小和更大的版本，并进行比较。</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创建基线模型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baseline_model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xml:space="preserve"># `input_shape` is only required here so that `.summary` works. </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baseline_model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baseline_model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密集（密集）（无，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160016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w:t>
      </w:r>
      <w:r>
        <w:rPr>
          <w:rFonts w:ascii="Courier New" w:hAnsi="Courier New" w:cs="Courier New"/>
          <w:color w:val="37474F"/>
          <w:sz w:val="21"/>
          <w:szCs w:val="21"/>
        </w:rPr>
        <w:t>（密集）（无，</w:t>
      </w:r>
      <w:r>
        <w:rPr>
          <w:rFonts w:ascii="Courier New" w:hAnsi="Courier New" w:cs="Courier New"/>
          <w:color w:val="37474F"/>
          <w:sz w:val="21"/>
          <w:szCs w:val="21"/>
        </w:rPr>
        <w:t>16</w:t>
      </w:r>
      <w:r>
        <w:rPr>
          <w:rFonts w:ascii="Courier New" w:hAnsi="Courier New" w:cs="Courier New"/>
          <w:color w:val="37474F"/>
          <w:sz w:val="21"/>
          <w:szCs w:val="21"/>
        </w:rPr>
        <w:t>）</w:t>
      </w:r>
      <w:r>
        <w:rPr>
          <w:rFonts w:ascii="Courier New" w:hAnsi="Courier New" w:cs="Courier New"/>
          <w:color w:val="37474F"/>
          <w:sz w:val="21"/>
          <w:szCs w:val="21"/>
        </w:rPr>
        <w:t xml:space="preserve">272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dense_2</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17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160,305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160,305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baseline_history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baseline_model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5s  - </w:t>
      </w:r>
      <w:r>
        <w:rPr>
          <w:rFonts w:ascii="Courier New" w:hAnsi="Courier New" w:cs="Courier New"/>
          <w:color w:val="37474F"/>
          <w:sz w:val="21"/>
          <w:szCs w:val="21"/>
        </w:rPr>
        <w:t>损失：</w:t>
      </w:r>
      <w:r>
        <w:rPr>
          <w:rFonts w:ascii="Courier New" w:hAnsi="Courier New" w:cs="Courier New"/>
          <w:color w:val="37474F"/>
          <w:sz w:val="21"/>
          <w:szCs w:val="21"/>
        </w:rPr>
        <w:t>0.5115  -  acc</w:t>
      </w:r>
      <w:r>
        <w:rPr>
          <w:rFonts w:ascii="Courier New" w:hAnsi="Courier New" w:cs="Courier New"/>
          <w:color w:val="37474F"/>
          <w:sz w:val="21"/>
          <w:szCs w:val="21"/>
        </w:rPr>
        <w:t>：</w:t>
      </w:r>
      <w:r>
        <w:rPr>
          <w:rFonts w:ascii="Courier New" w:hAnsi="Courier New" w:cs="Courier New"/>
          <w:color w:val="37474F"/>
          <w:sz w:val="21"/>
          <w:szCs w:val="21"/>
        </w:rPr>
        <w:t>0.7610  -  binary_crossentropy</w:t>
      </w:r>
      <w:r>
        <w:rPr>
          <w:rFonts w:ascii="Courier New" w:hAnsi="Courier New" w:cs="Courier New"/>
          <w:color w:val="37474F"/>
          <w:sz w:val="21"/>
          <w:szCs w:val="21"/>
        </w:rPr>
        <w:t>：</w:t>
      </w:r>
      <w:r>
        <w:rPr>
          <w:rFonts w:ascii="Courier New" w:hAnsi="Courier New" w:cs="Courier New"/>
          <w:color w:val="37474F"/>
          <w:sz w:val="21"/>
          <w:szCs w:val="21"/>
        </w:rPr>
        <w:t>0.5115  -  val_loss</w:t>
      </w:r>
      <w:r>
        <w:rPr>
          <w:rFonts w:ascii="Courier New" w:hAnsi="Courier New" w:cs="Courier New"/>
          <w:color w:val="37474F"/>
          <w:sz w:val="21"/>
          <w:szCs w:val="21"/>
        </w:rPr>
        <w:t>：</w:t>
      </w:r>
      <w:r>
        <w:rPr>
          <w:rFonts w:ascii="Courier New" w:hAnsi="Courier New" w:cs="Courier New"/>
          <w:color w:val="37474F"/>
          <w:sz w:val="21"/>
          <w:szCs w:val="21"/>
        </w:rPr>
        <w:t>0.3457  -  val_acc</w:t>
      </w:r>
      <w:r>
        <w:rPr>
          <w:rFonts w:ascii="Courier New" w:hAnsi="Courier New" w:cs="Courier New"/>
          <w:color w:val="37474F"/>
          <w:sz w:val="21"/>
          <w:szCs w:val="21"/>
        </w:rPr>
        <w:t>：</w:t>
      </w:r>
      <w:r>
        <w:rPr>
          <w:rFonts w:ascii="Courier New" w:hAnsi="Courier New" w:cs="Courier New"/>
          <w:color w:val="37474F"/>
          <w:sz w:val="21"/>
          <w:szCs w:val="21"/>
        </w:rPr>
        <w:t>0.8747  -  val_binary_crossentropy</w:t>
      </w:r>
      <w:r>
        <w:rPr>
          <w:rFonts w:ascii="Courier New" w:hAnsi="Courier New" w:cs="Courier New"/>
          <w:color w:val="37474F"/>
          <w:sz w:val="21"/>
          <w:szCs w:val="21"/>
        </w:rPr>
        <w:t>：</w:t>
      </w:r>
      <w:r>
        <w:rPr>
          <w:rFonts w:ascii="Courier New" w:hAnsi="Courier New" w:cs="Courier New"/>
          <w:color w:val="37474F"/>
          <w:sz w:val="21"/>
          <w:szCs w:val="21"/>
        </w:rPr>
        <w:t>0.3457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0.2539  -  acc</w:t>
      </w:r>
      <w:r>
        <w:rPr>
          <w:rFonts w:ascii="Courier New" w:hAnsi="Courier New" w:cs="Courier New"/>
          <w:color w:val="37474F"/>
          <w:sz w:val="21"/>
          <w:szCs w:val="21"/>
        </w:rPr>
        <w:t>：</w:t>
      </w:r>
      <w:r>
        <w:rPr>
          <w:rFonts w:ascii="Courier New" w:hAnsi="Courier New" w:cs="Courier New"/>
          <w:color w:val="37474F"/>
          <w:sz w:val="21"/>
          <w:szCs w:val="21"/>
        </w:rPr>
        <w:t>0.9101  -  binary_crossentropy</w:t>
      </w:r>
      <w:r>
        <w:rPr>
          <w:rFonts w:ascii="Courier New" w:hAnsi="Courier New" w:cs="Courier New"/>
          <w:color w:val="37474F"/>
          <w:sz w:val="21"/>
          <w:szCs w:val="21"/>
        </w:rPr>
        <w:t>：</w:t>
      </w:r>
      <w:r>
        <w:rPr>
          <w:rFonts w:ascii="Courier New" w:hAnsi="Courier New" w:cs="Courier New"/>
          <w:color w:val="37474F"/>
          <w:sz w:val="21"/>
          <w:szCs w:val="21"/>
        </w:rPr>
        <w:t>0.2539  -  val_loss</w:t>
      </w:r>
      <w:r>
        <w:rPr>
          <w:rFonts w:ascii="Courier New" w:hAnsi="Courier New" w:cs="Courier New"/>
          <w:color w:val="37474F"/>
          <w:sz w:val="21"/>
          <w:szCs w:val="21"/>
        </w:rPr>
        <w:t>：</w:t>
      </w:r>
      <w:r>
        <w:rPr>
          <w:rFonts w:ascii="Courier New" w:hAnsi="Courier New" w:cs="Courier New"/>
          <w:color w:val="37474F"/>
          <w:sz w:val="21"/>
          <w:szCs w:val="21"/>
        </w:rPr>
        <w:t>0.2845  -  val_acc</w:t>
      </w:r>
      <w:r>
        <w:rPr>
          <w:rFonts w:ascii="Courier New" w:hAnsi="Courier New" w:cs="Courier New"/>
          <w:color w:val="37474F"/>
          <w:sz w:val="21"/>
          <w:szCs w:val="21"/>
        </w:rPr>
        <w:t>：</w:t>
      </w:r>
      <w:r>
        <w:rPr>
          <w:rFonts w:ascii="Courier New" w:hAnsi="Courier New" w:cs="Courier New"/>
          <w:color w:val="37474F"/>
          <w:sz w:val="21"/>
          <w:szCs w:val="21"/>
        </w:rPr>
        <w:t>0.8873  -  val_binary_crossentropy</w:t>
      </w:r>
      <w:r>
        <w:rPr>
          <w:rFonts w:ascii="Courier New" w:hAnsi="Courier New" w:cs="Courier New"/>
          <w:color w:val="37474F"/>
          <w:sz w:val="21"/>
          <w:szCs w:val="21"/>
        </w:rPr>
        <w:t>：</w:t>
      </w:r>
      <w:r>
        <w:rPr>
          <w:rFonts w:ascii="Courier New" w:hAnsi="Courier New" w:cs="Courier New"/>
          <w:color w:val="37474F"/>
          <w:sz w:val="21"/>
          <w:szCs w:val="21"/>
        </w:rPr>
        <w:t>0.2845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0.1839  -  acc</w:t>
      </w:r>
      <w:r>
        <w:rPr>
          <w:rFonts w:ascii="Courier New" w:hAnsi="Courier New" w:cs="Courier New"/>
          <w:color w:val="37474F"/>
          <w:sz w:val="21"/>
          <w:szCs w:val="21"/>
        </w:rPr>
        <w:t>：</w:t>
      </w:r>
      <w:r>
        <w:rPr>
          <w:rFonts w:ascii="Courier New" w:hAnsi="Courier New" w:cs="Courier New"/>
          <w:color w:val="37474F"/>
          <w:sz w:val="21"/>
          <w:szCs w:val="21"/>
        </w:rPr>
        <w:t>0.9360  -  binary_crossentropy</w:t>
      </w:r>
      <w:r>
        <w:rPr>
          <w:rFonts w:ascii="Courier New" w:hAnsi="Courier New" w:cs="Courier New"/>
          <w:color w:val="37474F"/>
          <w:sz w:val="21"/>
          <w:szCs w:val="21"/>
        </w:rPr>
        <w:t>：</w:t>
      </w:r>
      <w:r>
        <w:rPr>
          <w:rFonts w:ascii="Courier New" w:hAnsi="Courier New" w:cs="Courier New"/>
          <w:color w:val="37474F"/>
          <w:sz w:val="21"/>
          <w:szCs w:val="21"/>
        </w:rPr>
        <w:t>0.1839  -  val_loss</w:t>
      </w:r>
      <w:r>
        <w:rPr>
          <w:rFonts w:ascii="Courier New" w:hAnsi="Courier New" w:cs="Courier New"/>
          <w:color w:val="37474F"/>
          <w:sz w:val="21"/>
          <w:szCs w:val="21"/>
        </w:rPr>
        <w:t>：</w:t>
      </w:r>
      <w:r>
        <w:rPr>
          <w:rFonts w:ascii="Courier New" w:hAnsi="Courier New" w:cs="Courier New"/>
          <w:color w:val="37474F"/>
          <w:sz w:val="21"/>
          <w:szCs w:val="21"/>
        </w:rPr>
        <w:t>0.2887  -  val_acc</w:t>
      </w:r>
      <w:r>
        <w:rPr>
          <w:rFonts w:ascii="Courier New" w:hAnsi="Courier New" w:cs="Courier New"/>
          <w:color w:val="37474F"/>
          <w:sz w:val="21"/>
          <w:szCs w:val="21"/>
        </w:rPr>
        <w:t>：</w:t>
      </w:r>
      <w:r>
        <w:rPr>
          <w:rFonts w:ascii="Courier New" w:hAnsi="Courier New" w:cs="Courier New"/>
          <w:color w:val="37474F"/>
          <w:sz w:val="21"/>
          <w:szCs w:val="21"/>
        </w:rPr>
        <w:t>0.8850  -  val_binary_crossentropy</w:t>
      </w:r>
      <w:r>
        <w:rPr>
          <w:rFonts w:ascii="Courier New" w:hAnsi="Courier New" w:cs="Courier New"/>
          <w:color w:val="37474F"/>
          <w:sz w:val="21"/>
          <w:szCs w:val="21"/>
        </w:rPr>
        <w:t>：</w:t>
      </w:r>
      <w:r>
        <w:rPr>
          <w:rFonts w:ascii="Courier New" w:hAnsi="Courier New" w:cs="Courier New"/>
          <w:color w:val="37474F"/>
          <w:sz w:val="21"/>
          <w:szCs w:val="21"/>
        </w:rPr>
        <w:t>0.2887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0.1474  -  acc</w:t>
      </w:r>
      <w:r>
        <w:rPr>
          <w:rFonts w:ascii="Courier New" w:hAnsi="Courier New" w:cs="Courier New"/>
          <w:color w:val="37474F"/>
          <w:sz w:val="21"/>
          <w:szCs w:val="21"/>
        </w:rPr>
        <w:t>：</w:t>
      </w:r>
      <w:r>
        <w:rPr>
          <w:rFonts w:ascii="Courier New" w:hAnsi="Courier New" w:cs="Courier New"/>
          <w:color w:val="37474F"/>
          <w:sz w:val="21"/>
          <w:szCs w:val="21"/>
        </w:rPr>
        <w:t>0.9494  -  binary_crossentropy</w:t>
      </w:r>
      <w:r>
        <w:rPr>
          <w:rFonts w:ascii="Courier New" w:hAnsi="Courier New" w:cs="Courier New"/>
          <w:color w:val="37474F"/>
          <w:sz w:val="21"/>
          <w:szCs w:val="21"/>
        </w:rPr>
        <w:t>：</w:t>
      </w:r>
      <w:r>
        <w:rPr>
          <w:rFonts w:ascii="Courier New" w:hAnsi="Courier New" w:cs="Courier New"/>
          <w:color w:val="37474F"/>
          <w:sz w:val="21"/>
          <w:szCs w:val="21"/>
        </w:rPr>
        <w:t>0.1474  -  val_loss</w:t>
      </w:r>
      <w:r>
        <w:rPr>
          <w:rFonts w:ascii="Courier New" w:hAnsi="Courier New" w:cs="Courier New"/>
          <w:color w:val="37474F"/>
          <w:sz w:val="21"/>
          <w:szCs w:val="21"/>
        </w:rPr>
        <w:t>：</w:t>
      </w:r>
      <w:r>
        <w:rPr>
          <w:rFonts w:ascii="Courier New" w:hAnsi="Courier New" w:cs="Courier New"/>
          <w:color w:val="37474F"/>
          <w:sz w:val="21"/>
          <w:szCs w:val="21"/>
        </w:rPr>
        <w:t>0.3132  -  val_acc</w:t>
      </w:r>
      <w:r>
        <w:rPr>
          <w:rFonts w:ascii="Courier New" w:hAnsi="Courier New" w:cs="Courier New"/>
          <w:color w:val="37474F"/>
          <w:sz w:val="21"/>
          <w:szCs w:val="21"/>
        </w:rPr>
        <w:t>：</w:t>
      </w:r>
      <w:r>
        <w:rPr>
          <w:rFonts w:ascii="Courier New" w:hAnsi="Courier New" w:cs="Courier New"/>
          <w:color w:val="37474F"/>
          <w:sz w:val="21"/>
          <w:szCs w:val="21"/>
        </w:rPr>
        <w:t>0.8789  -  val_binary_crossentropy</w:t>
      </w:r>
      <w:r>
        <w:rPr>
          <w:rFonts w:ascii="Courier New" w:hAnsi="Courier New" w:cs="Courier New"/>
          <w:color w:val="37474F"/>
          <w:sz w:val="21"/>
          <w:szCs w:val="21"/>
        </w:rPr>
        <w:t>：</w:t>
      </w:r>
      <w:r>
        <w:rPr>
          <w:rFonts w:ascii="Courier New" w:hAnsi="Courier New" w:cs="Courier New"/>
          <w:color w:val="37474F"/>
          <w:sz w:val="21"/>
          <w:szCs w:val="21"/>
        </w:rPr>
        <w:t>0.3132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0.1228  -  acc</w:t>
      </w:r>
      <w:r>
        <w:rPr>
          <w:rFonts w:ascii="Courier New" w:hAnsi="Courier New" w:cs="Courier New"/>
          <w:color w:val="37474F"/>
          <w:sz w:val="21"/>
          <w:szCs w:val="21"/>
        </w:rPr>
        <w:t>：</w:t>
      </w:r>
      <w:r>
        <w:rPr>
          <w:rFonts w:ascii="Courier New" w:hAnsi="Courier New" w:cs="Courier New"/>
          <w:color w:val="37474F"/>
          <w:sz w:val="21"/>
          <w:szCs w:val="21"/>
        </w:rPr>
        <w:t>0.9601  -  binary_crossentropy</w:t>
      </w:r>
      <w:r>
        <w:rPr>
          <w:rFonts w:ascii="Courier New" w:hAnsi="Courier New" w:cs="Courier New"/>
          <w:color w:val="37474F"/>
          <w:sz w:val="21"/>
          <w:szCs w:val="21"/>
        </w:rPr>
        <w:t>：</w:t>
      </w:r>
      <w:r>
        <w:rPr>
          <w:rFonts w:ascii="Courier New" w:hAnsi="Courier New" w:cs="Courier New"/>
          <w:color w:val="37474F"/>
          <w:sz w:val="21"/>
          <w:szCs w:val="21"/>
        </w:rPr>
        <w:t>0.1228  -  val_loss</w:t>
      </w:r>
      <w:r>
        <w:rPr>
          <w:rFonts w:ascii="Courier New" w:hAnsi="Courier New" w:cs="Courier New"/>
          <w:color w:val="37474F"/>
          <w:sz w:val="21"/>
          <w:szCs w:val="21"/>
        </w:rPr>
        <w:t>：</w:t>
      </w:r>
      <w:r>
        <w:rPr>
          <w:rFonts w:ascii="Courier New" w:hAnsi="Courier New" w:cs="Courier New"/>
          <w:color w:val="37474F"/>
          <w:sz w:val="21"/>
          <w:szCs w:val="21"/>
        </w:rPr>
        <w:t>0.3375  -  val_acc</w:t>
      </w:r>
      <w:r>
        <w:rPr>
          <w:rFonts w:ascii="Courier New" w:hAnsi="Courier New" w:cs="Courier New"/>
          <w:color w:val="37474F"/>
          <w:sz w:val="21"/>
          <w:szCs w:val="21"/>
        </w:rPr>
        <w:t>：</w:t>
      </w:r>
      <w:r>
        <w:rPr>
          <w:rFonts w:ascii="Courier New" w:hAnsi="Courier New" w:cs="Courier New"/>
          <w:color w:val="37474F"/>
          <w:sz w:val="21"/>
          <w:szCs w:val="21"/>
        </w:rPr>
        <w:t>0.8736  -  val_binary_crossentropy</w:t>
      </w:r>
      <w:r>
        <w:rPr>
          <w:rFonts w:ascii="Courier New" w:hAnsi="Courier New" w:cs="Courier New"/>
          <w:color w:val="37474F"/>
          <w:sz w:val="21"/>
          <w:szCs w:val="21"/>
        </w:rPr>
        <w:t>：</w:t>
      </w:r>
      <w:r>
        <w:rPr>
          <w:rFonts w:ascii="Courier New" w:hAnsi="Courier New" w:cs="Courier New"/>
          <w:color w:val="37474F"/>
          <w:sz w:val="21"/>
          <w:szCs w:val="21"/>
        </w:rPr>
        <w:t>0.3375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0.1021  -  acc</w:t>
      </w:r>
      <w:r>
        <w:rPr>
          <w:rFonts w:ascii="Courier New" w:hAnsi="Courier New" w:cs="Courier New"/>
          <w:color w:val="37474F"/>
          <w:sz w:val="21"/>
          <w:szCs w:val="21"/>
        </w:rPr>
        <w:t>：</w:t>
      </w:r>
      <w:r>
        <w:rPr>
          <w:rFonts w:ascii="Courier New" w:hAnsi="Courier New" w:cs="Courier New"/>
          <w:color w:val="37474F"/>
          <w:sz w:val="21"/>
          <w:szCs w:val="21"/>
        </w:rPr>
        <w:t>0.9679  -  binary_crossentropy</w:t>
      </w:r>
      <w:r>
        <w:rPr>
          <w:rFonts w:ascii="Courier New" w:hAnsi="Courier New" w:cs="Courier New"/>
          <w:color w:val="37474F"/>
          <w:sz w:val="21"/>
          <w:szCs w:val="21"/>
        </w:rPr>
        <w:t>：</w:t>
      </w:r>
      <w:r>
        <w:rPr>
          <w:rFonts w:ascii="Courier New" w:hAnsi="Courier New" w:cs="Courier New"/>
          <w:color w:val="37474F"/>
          <w:sz w:val="21"/>
          <w:szCs w:val="21"/>
        </w:rPr>
        <w:t>0.1021  -  val_loss</w:t>
      </w:r>
      <w:r>
        <w:rPr>
          <w:rFonts w:ascii="Courier New" w:hAnsi="Courier New" w:cs="Courier New"/>
          <w:color w:val="37474F"/>
          <w:sz w:val="21"/>
          <w:szCs w:val="21"/>
        </w:rPr>
        <w:t>：</w:t>
      </w:r>
      <w:r>
        <w:rPr>
          <w:rFonts w:ascii="Courier New" w:hAnsi="Courier New" w:cs="Courier New"/>
          <w:color w:val="37474F"/>
          <w:sz w:val="21"/>
          <w:szCs w:val="21"/>
        </w:rPr>
        <w:t>0.3666  -  val_acc</w:t>
      </w:r>
      <w:r>
        <w:rPr>
          <w:rFonts w:ascii="Courier New" w:hAnsi="Courier New" w:cs="Courier New"/>
          <w:color w:val="37474F"/>
          <w:sz w:val="21"/>
          <w:szCs w:val="21"/>
        </w:rPr>
        <w:t>：</w:t>
      </w:r>
      <w:r>
        <w:rPr>
          <w:rFonts w:ascii="Courier New" w:hAnsi="Courier New" w:cs="Courier New"/>
          <w:color w:val="37474F"/>
          <w:sz w:val="21"/>
          <w:szCs w:val="21"/>
        </w:rPr>
        <w:t>0.8704  -  val_binary_crossentropy</w:t>
      </w:r>
      <w:r>
        <w:rPr>
          <w:rFonts w:ascii="Courier New" w:hAnsi="Courier New" w:cs="Courier New"/>
          <w:color w:val="37474F"/>
          <w:sz w:val="21"/>
          <w:szCs w:val="21"/>
        </w:rPr>
        <w:t>：</w:t>
      </w:r>
      <w:r>
        <w:rPr>
          <w:rFonts w:ascii="Courier New" w:hAnsi="Courier New" w:cs="Courier New"/>
          <w:color w:val="37474F"/>
          <w:sz w:val="21"/>
          <w:szCs w:val="21"/>
        </w:rPr>
        <w:t>0.3666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0.0856  -  acc</w:t>
      </w:r>
      <w:r>
        <w:rPr>
          <w:rFonts w:ascii="Courier New" w:hAnsi="Courier New" w:cs="Courier New"/>
          <w:color w:val="37474F"/>
          <w:sz w:val="21"/>
          <w:szCs w:val="21"/>
        </w:rPr>
        <w:t>：</w:t>
      </w:r>
      <w:r>
        <w:rPr>
          <w:rFonts w:ascii="Courier New" w:hAnsi="Courier New" w:cs="Courier New"/>
          <w:color w:val="37474F"/>
          <w:sz w:val="21"/>
          <w:szCs w:val="21"/>
        </w:rPr>
        <w:t>0.9748  -  binary_crossentropy</w:t>
      </w:r>
      <w:r>
        <w:rPr>
          <w:rFonts w:ascii="Courier New" w:hAnsi="Courier New" w:cs="Courier New"/>
          <w:color w:val="37474F"/>
          <w:sz w:val="21"/>
          <w:szCs w:val="21"/>
        </w:rPr>
        <w:t>：</w:t>
      </w:r>
      <w:r>
        <w:rPr>
          <w:rFonts w:ascii="Courier New" w:hAnsi="Courier New" w:cs="Courier New"/>
          <w:color w:val="37474F"/>
          <w:sz w:val="21"/>
          <w:szCs w:val="21"/>
        </w:rPr>
        <w:t>0.0856  -  val_loss</w:t>
      </w:r>
      <w:r>
        <w:rPr>
          <w:rFonts w:ascii="Courier New" w:hAnsi="Courier New" w:cs="Courier New"/>
          <w:color w:val="37474F"/>
          <w:sz w:val="21"/>
          <w:szCs w:val="21"/>
        </w:rPr>
        <w:t>：</w:t>
      </w:r>
      <w:r>
        <w:rPr>
          <w:rFonts w:ascii="Courier New" w:hAnsi="Courier New" w:cs="Courier New"/>
          <w:color w:val="37474F"/>
          <w:sz w:val="21"/>
          <w:szCs w:val="21"/>
        </w:rPr>
        <w:t>0.4182  -  val_acc</w:t>
      </w:r>
      <w:r>
        <w:rPr>
          <w:rFonts w:ascii="Courier New" w:hAnsi="Courier New" w:cs="Courier New"/>
          <w:color w:val="37474F"/>
          <w:sz w:val="21"/>
          <w:szCs w:val="21"/>
        </w:rPr>
        <w:t>：</w:t>
      </w:r>
      <w:r>
        <w:rPr>
          <w:rFonts w:ascii="Courier New" w:hAnsi="Courier New" w:cs="Courier New"/>
          <w:color w:val="37474F"/>
          <w:sz w:val="21"/>
          <w:szCs w:val="21"/>
        </w:rPr>
        <w:t>0.8628  -  val_binary_crossentropy</w:t>
      </w:r>
      <w:r>
        <w:rPr>
          <w:rFonts w:ascii="Courier New" w:hAnsi="Courier New" w:cs="Courier New"/>
          <w:color w:val="37474F"/>
          <w:sz w:val="21"/>
          <w:szCs w:val="21"/>
        </w:rPr>
        <w:t>：</w:t>
      </w:r>
      <w:r>
        <w:rPr>
          <w:rFonts w:ascii="Courier New" w:hAnsi="Courier New" w:cs="Courier New"/>
          <w:color w:val="37474F"/>
          <w:sz w:val="21"/>
          <w:szCs w:val="21"/>
        </w:rPr>
        <w:t>0.4182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0.0723  -  acc</w:t>
      </w:r>
      <w:r>
        <w:rPr>
          <w:rFonts w:ascii="Courier New" w:hAnsi="Courier New" w:cs="Courier New"/>
          <w:color w:val="37474F"/>
          <w:sz w:val="21"/>
          <w:szCs w:val="21"/>
        </w:rPr>
        <w:t>：</w:t>
      </w:r>
      <w:r>
        <w:rPr>
          <w:rFonts w:ascii="Courier New" w:hAnsi="Courier New" w:cs="Courier New"/>
          <w:color w:val="37474F"/>
          <w:sz w:val="21"/>
          <w:szCs w:val="21"/>
        </w:rPr>
        <w:t>0.9797  -  binary_crossentropy</w:t>
      </w:r>
      <w:r>
        <w:rPr>
          <w:rFonts w:ascii="Courier New" w:hAnsi="Courier New" w:cs="Courier New"/>
          <w:color w:val="37474F"/>
          <w:sz w:val="21"/>
          <w:szCs w:val="21"/>
        </w:rPr>
        <w:t>：</w:t>
      </w:r>
      <w:r>
        <w:rPr>
          <w:rFonts w:ascii="Courier New" w:hAnsi="Courier New" w:cs="Courier New"/>
          <w:color w:val="37474F"/>
          <w:sz w:val="21"/>
          <w:szCs w:val="21"/>
        </w:rPr>
        <w:t>0.0723  -  val_loss</w:t>
      </w:r>
      <w:r>
        <w:rPr>
          <w:rFonts w:ascii="Courier New" w:hAnsi="Courier New" w:cs="Courier New"/>
          <w:color w:val="37474F"/>
          <w:sz w:val="21"/>
          <w:szCs w:val="21"/>
        </w:rPr>
        <w:t>：</w:t>
      </w:r>
      <w:r>
        <w:rPr>
          <w:rFonts w:ascii="Courier New" w:hAnsi="Courier New" w:cs="Courier New"/>
          <w:color w:val="37474F"/>
          <w:sz w:val="21"/>
          <w:szCs w:val="21"/>
        </w:rPr>
        <w:t>0.4379  -  val_acc</w:t>
      </w:r>
      <w:r>
        <w:rPr>
          <w:rFonts w:ascii="Courier New" w:hAnsi="Courier New" w:cs="Courier New"/>
          <w:color w:val="37474F"/>
          <w:sz w:val="21"/>
          <w:szCs w:val="21"/>
        </w:rPr>
        <w:t>：</w:t>
      </w:r>
      <w:r>
        <w:rPr>
          <w:rFonts w:ascii="Courier New" w:hAnsi="Courier New" w:cs="Courier New"/>
          <w:color w:val="37474F"/>
          <w:sz w:val="21"/>
          <w:szCs w:val="21"/>
        </w:rPr>
        <w:t>0.8644  -  val_binary_crossentropy</w:t>
      </w:r>
      <w:r>
        <w:rPr>
          <w:rFonts w:ascii="Courier New" w:hAnsi="Courier New" w:cs="Courier New"/>
          <w:color w:val="37474F"/>
          <w:sz w:val="21"/>
          <w:szCs w:val="21"/>
        </w:rPr>
        <w:t>：</w:t>
      </w:r>
      <w:r>
        <w:rPr>
          <w:rFonts w:ascii="Courier New" w:hAnsi="Courier New" w:cs="Courier New"/>
          <w:color w:val="37474F"/>
          <w:sz w:val="21"/>
          <w:szCs w:val="21"/>
        </w:rPr>
        <w:t>0.4379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0.0603  -  acc</w:t>
      </w:r>
      <w:r>
        <w:rPr>
          <w:rFonts w:ascii="Courier New" w:hAnsi="Courier New" w:cs="Courier New"/>
          <w:color w:val="37474F"/>
          <w:sz w:val="21"/>
          <w:szCs w:val="21"/>
        </w:rPr>
        <w:t>：</w:t>
      </w:r>
      <w:r>
        <w:rPr>
          <w:rFonts w:ascii="Courier New" w:hAnsi="Courier New" w:cs="Courier New"/>
          <w:color w:val="37474F"/>
          <w:sz w:val="21"/>
          <w:szCs w:val="21"/>
        </w:rPr>
        <w:t>0.9847  -  binary_crossentropy</w:t>
      </w:r>
      <w:r>
        <w:rPr>
          <w:rFonts w:ascii="Courier New" w:hAnsi="Courier New" w:cs="Courier New"/>
          <w:color w:val="37474F"/>
          <w:sz w:val="21"/>
          <w:szCs w:val="21"/>
        </w:rPr>
        <w:t>：</w:t>
      </w:r>
      <w:r>
        <w:rPr>
          <w:rFonts w:ascii="Courier New" w:hAnsi="Courier New" w:cs="Courier New"/>
          <w:color w:val="37474F"/>
          <w:sz w:val="21"/>
          <w:szCs w:val="21"/>
        </w:rPr>
        <w:t>0.0603  -  val_loss</w:t>
      </w:r>
      <w:r>
        <w:rPr>
          <w:rFonts w:ascii="Courier New" w:hAnsi="Courier New" w:cs="Courier New"/>
          <w:color w:val="37474F"/>
          <w:sz w:val="21"/>
          <w:szCs w:val="21"/>
        </w:rPr>
        <w:t>：</w:t>
      </w:r>
      <w:r>
        <w:rPr>
          <w:rFonts w:ascii="Courier New" w:hAnsi="Courier New" w:cs="Courier New"/>
          <w:color w:val="37474F"/>
          <w:sz w:val="21"/>
          <w:szCs w:val="21"/>
        </w:rPr>
        <w:t>0.4781  -  val_acc</w:t>
      </w:r>
      <w:r>
        <w:rPr>
          <w:rFonts w:ascii="Courier New" w:hAnsi="Courier New" w:cs="Courier New"/>
          <w:color w:val="37474F"/>
          <w:sz w:val="21"/>
          <w:szCs w:val="21"/>
        </w:rPr>
        <w:t>：</w:t>
      </w:r>
      <w:r>
        <w:rPr>
          <w:rFonts w:ascii="Courier New" w:hAnsi="Courier New" w:cs="Courier New"/>
          <w:color w:val="37474F"/>
          <w:sz w:val="21"/>
          <w:szCs w:val="21"/>
        </w:rPr>
        <w:t>0.8607  -  val_binary_crossentropy</w:t>
      </w:r>
      <w:r>
        <w:rPr>
          <w:rFonts w:ascii="Courier New" w:hAnsi="Courier New" w:cs="Courier New"/>
          <w:color w:val="37474F"/>
          <w:sz w:val="21"/>
          <w:szCs w:val="21"/>
        </w:rPr>
        <w:t>：</w:t>
      </w:r>
      <w:r>
        <w:rPr>
          <w:rFonts w:ascii="Courier New" w:hAnsi="Courier New" w:cs="Courier New"/>
          <w:color w:val="37474F"/>
          <w:sz w:val="21"/>
          <w:szCs w:val="21"/>
        </w:rPr>
        <w:t>0.4781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0.0501  -  acc</w:t>
      </w:r>
      <w:r>
        <w:rPr>
          <w:rFonts w:ascii="Courier New" w:hAnsi="Courier New" w:cs="Courier New"/>
          <w:color w:val="37474F"/>
          <w:sz w:val="21"/>
          <w:szCs w:val="21"/>
        </w:rPr>
        <w:t>：</w:t>
      </w:r>
      <w:r>
        <w:rPr>
          <w:rFonts w:ascii="Courier New" w:hAnsi="Courier New" w:cs="Courier New"/>
          <w:color w:val="37474F"/>
          <w:sz w:val="21"/>
          <w:szCs w:val="21"/>
        </w:rPr>
        <w:t>0.9891  -  binary_crossentropy</w:t>
      </w:r>
      <w:r>
        <w:rPr>
          <w:rFonts w:ascii="Courier New" w:hAnsi="Courier New" w:cs="Courier New"/>
          <w:color w:val="37474F"/>
          <w:sz w:val="21"/>
          <w:szCs w:val="21"/>
        </w:rPr>
        <w:t>：</w:t>
      </w:r>
      <w:r>
        <w:rPr>
          <w:rFonts w:ascii="Courier New" w:hAnsi="Courier New" w:cs="Courier New"/>
          <w:color w:val="37474F"/>
          <w:sz w:val="21"/>
          <w:szCs w:val="21"/>
        </w:rPr>
        <w:t>0.0501  -  val_loss</w:t>
      </w:r>
      <w:r>
        <w:rPr>
          <w:rFonts w:ascii="Courier New" w:hAnsi="Courier New" w:cs="Courier New"/>
          <w:color w:val="37474F"/>
          <w:sz w:val="21"/>
          <w:szCs w:val="21"/>
        </w:rPr>
        <w:t>：</w:t>
      </w:r>
      <w:r>
        <w:rPr>
          <w:rFonts w:ascii="Courier New" w:hAnsi="Courier New" w:cs="Courier New"/>
          <w:color w:val="37474F"/>
          <w:sz w:val="21"/>
          <w:szCs w:val="21"/>
        </w:rPr>
        <w:t>0.5264  -  val_acc</w:t>
      </w:r>
      <w:r>
        <w:rPr>
          <w:rFonts w:ascii="Courier New" w:hAnsi="Courier New" w:cs="Courier New"/>
          <w:color w:val="37474F"/>
          <w:sz w:val="21"/>
          <w:szCs w:val="21"/>
        </w:rPr>
        <w:t>：</w:t>
      </w:r>
      <w:r>
        <w:rPr>
          <w:rFonts w:ascii="Courier New" w:hAnsi="Courier New" w:cs="Courier New"/>
          <w:color w:val="37474F"/>
          <w:sz w:val="21"/>
          <w:szCs w:val="21"/>
        </w:rPr>
        <w:t>0.8577  -  val_binary_crossentropy</w:t>
      </w:r>
      <w:r>
        <w:rPr>
          <w:rFonts w:ascii="Courier New" w:hAnsi="Courier New" w:cs="Courier New"/>
          <w:color w:val="37474F"/>
          <w:sz w:val="21"/>
          <w:szCs w:val="21"/>
        </w:rPr>
        <w:t>：</w:t>
      </w:r>
      <w:r>
        <w:rPr>
          <w:rFonts w:ascii="Courier New" w:hAnsi="Courier New" w:cs="Courier New"/>
          <w:color w:val="37474F"/>
          <w:sz w:val="21"/>
          <w:szCs w:val="21"/>
        </w:rPr>
        <w:t>0.5264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0.0426  -  acc</w:t>
      </w:r>
      <w:r>
        <w:rPr>
          <w:rFonts w:ascii="Courier New" w:hAnsi="Courier New" w:cs="Courier New"/>
          <w:color w:val="37474F"/>
          <w:sz w:val="21"/>
          <w:szCs w:val="21"/>
        </w:rPr>
        <w:t>：</w:t>
      </w:r>
      <w:r>
        <w:rPr>
          <w:rFonts w:ascii="Courier New" w:hAnsi="Courier New" w:cs="Courier New"/>
          <w:color w:val="37474F"/>
          <w:sz w:val="21"/>
          <w:szCs w:val="21"/>
        </w:rPr>
        <w:t>0.9906  -  binary_crossentropy</w:t>
      </w:r>
      <w:r>
        <w:rPr>
          <w:rFonts w:ascii="Courier New" w:hAnsi="Courier New" w:cs="Courier New"/>
          <w:color w:val="37474F"/>
          <w:sz w:val="21"/>
          <w:szCs w:val="21"/>
        </w:rPr>
        <w:t>：</w:t>
      </w:r>
      <w:r>
        <w:rPr>
          <w:rFonts w:ascii="Courier New" w:hAnsi="Courier New" w:cs="Courier New"/>
          <w:color w:val="37474F"/>
          <w:sz w:val="21"/>
          <w:szCs w:val="21"/>
        </w:rPr>
        <w:t>0.0426  -  val_loss</w:t>
      </w:r>
      <w:r>
        <w:rPr>
          <w:rFonts w:ascii="Courier New" w:hAnsi="Courier New" w:cs="Courier New"/>
          <w:color w:val="37474F"/>
          <w:sz w:val="21"/>
          <w:szCs w:val="21"/>
        </w:rPr>
        <w:t>：</w:t>
      </w:r>
      <w:r>
        <w:rPr>
          <w:rFonts w:ascii="Courier New" w:hAnsi="Courier New" w:cs="Courier New"/>
          <w:color w:val="37474F"/>
          <w:sz w:val="21"/>
          <w:szCs w:val="21"/>
        </w:rPr>
        <w:t>0.5616  -  val_acc</w:t>
      </w:r>
      <w:r>
        <w:rPr>
          <w:rFonts w:ascii="Courier New" w:hAnsi="Courier New" w:cs="Courier New"/>
          <w:color w:val="37474F"/>
          <w:sz w:val="21"/>
          <w:szCs w:val="21"/>
        </w:rPr>
        <w:t>：</w:t>
      </w:r>
      <w:r>
        <w:rPr>
          <w:rFonts w:ascii="Courier New" w:hAnsi="Courier New" w:cs="Courier New"/>
          <w:color w:val="37474F"/>
          <w:sz w:val="21"/>
          <w:szCs w:val="21"/>
        </w:rPr>
        <w:t>0.8580  -  val_binary_crossentropy</w:t>
      </w:r>
      <w:r>
        <w:rPr>
          <w:rFonts w:ascii="Courier New" w:hAnsi="Courier New" w:cs="Courier New"/>
          <w:color w:val="37474F"/>
          <w:sz w:val="21"/>
          <w:szCs w:val="21"/>
        </w:rPr>
        <w:t>：</w:t>
      </w:r>
      <w:r>
        <w:rPr>
          <w:rFonts w:ascii="Courier New" w:hAnsi="Courier New" w:cs="Courier New"/>
          <w:color w:val="37474F"/>
          <w:sz w:val="21"/>
          <w:szCs w:val="21"/>
        </w:rPr>
        <w:t>0.5616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0.0336  -  acc</w:t>
      </w:r>
      <w:r>
        <w:rPr>
          <w:rFonts w:ascii="Courier New" w:hAnsi="Courier New" w:cs="Courier New"/>
          <w:color w:val="37474F"/>
          <w:sz w:val="21"/>
          <w:szCs w:val="21"/>
        </w:rPr>
        <w:t>：</w:t>
      </w:r>
      <w:r>
        <w:rPr>
          <w:rFonts w:ascii="Courier New" w:hAnsi="Courier New" w:cs="Courier New"/>
          <w:color w:val="37474F"/>
          <w:sz w:val="21"/>
          <w:szCs w:val="21"/>
        </w:rPr>
        <w:t>0.9943  -  binary_crossentropy</w:t>
      </w:r>
      <w:r>
        <w:rPr>
          <w:rFonts w:ascii="Courier New" w:hAnsi="Courier New" w:cs="Courier New"/>
          <w:color w:val="37474F"/>
          <w:sz w:val="21"/>
          <w:szCs w:val="21"/>
        </w:rPr>
        <w:t>：</w:t>
      </w:r>
      <w:r>
        <w:rPr>
          <w:rFonts w:ascii="Courier New" w:hAnsi="Courier New" w:cs="Courier New"/>
          <w:color w:val="37474F"/>
          <w:sz w:val="21"/>
          <w:szCs w:val="21"/>
        </w:rPr>
        <w:t>0.0336  -  val_loss</w:t>
      </w:r>
      <w:r>
        <w:rPr>
          <w:rFonts w:ascii="Courier New" w:hAnsi="Courier New" w:cs="Courier New"/>
          <w:color w:val="37474F"/>
          <w:sz w:val="21"/>
          <w:szCs w:val="21"/>
        </w:rPr>
        <w:t>：</w:t>
      </w:r>
      <w:r>
        <w:rPr>
          <w:rFonts w:ascii="Courier New" w:hAnsi="Courier New" w:cs="Courier New"/>
          <w:color w:val="37474F"/>
          <w:sz w:val="21"/>
          <w:szCs w:val="21"/>
        </w:rPr>
        <w:t>0.6012  -  val_acc</w:t>
      </w:r>
      <w:r>
        <w:rPr>
          <w:rFonts w:ascii="Courier New" w:hAnsi="Courier New" w:cs="Courier New"/>
          <w:color w:val="37474F"/>
          <w:sz w:val="21"/>
          <w:szCs w:val="21"/>
        </w:rPr>
        <w:t>：</w:t>
      </w:r>
      <w:r>
        <w:rPr>
          <w:rFonts w:ascii="Courier New" w:hAnsi="Courier New" w:cs="Courier New"/>
          <w:color w:val="37474F"/>
          <w:sz w:val="21"/>
          <w:szCs w:val="21"/>
        </w:rPr>
        <w:t>0.8570  -  val_binary_crossentropy</w:t>
      </w:r>
      <w:r>
        <w:rPr>
          <w:rFonts w:ascii="Courier New" w:hAnsi="Courier New" w:cs="Courier New"/>
          <w:color w:val="37474F"/>
          <w:sz w:val="21"/>
          <w:szCs w:val="21"/>
        </w:rPr>
        <w:t>：</w:t>
      </w:r>
      <w:r>
        <w:rPr>
          <w:rFonts w:ascii="Courier New" w:hAnsi="Courier New" w:cs="Courier New"/>
          <w:color w:val="37474F"/>
          <w:sz w:val="21"/>
          <w:szCs w:val="21"/>
        </w:rPr>
        <w:t>0.6012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0.0267  -  acc</w:t>
      </w:r>
      <w:r>
        <w:rPr>
          <w:rFonts w:ascii="Courier New" w:hAnsi="Courier New" w:cs="Courier New"/>
          <w:color w:val="37474F"/>
          <w:sz w:val="21"/>
          <w:szCs w:val="21"/>
        </w:rPr>
        <w:t>：</w:t>
      </w:r>
      <w:r>
        <w:rPr>
          <w:rFonts w:ascii="Courier New" w:hAnsi="Courier New" w:cs="Courier New"/>
          <w:color w:val="37474F"/>
          <w:sz w:val="21"/>
          <w:szCs w:val="21"/>
        </w:rPr>
        <w:t>0.9958  -  binary_crossentropy</w:t>
      </w:r>
      <w:r>
        <w:rPr>
          <w:rFonts w:ascii="Courier New" w:hAnsi="Courier New" w:cs="Courier New"/>
          <w:color w:val="37474F"/>
          <w:sz w:val="21"/>
          <w:szCs w:val="21"/>
        </w:rPr>
        <w:t>：</w:t>
      </w:r>
      <w:r>
        <w:rPr>
          <w:rFonts w:ascii="Courier New" w:hAnsi="Courier New" w:cs="Courier New"/>
          <w:color w:val="37474F"/>
          <w:sz w:val="21"/>
          <w:szCs w:val="21"/>
        </w:rPr>
        <w:t>0.0267  -  val_loss</w:t>
      </w:r>
      <w:r>
        <w:rPr>
          <w:rFonts w:ascii="Courier New" w:hAnsi="Courier New" w:cs="Courier New"/>
          <w:color w:val="37474F"/>
          <w:sz w:val="21"/>
          <w:szCs w:val="21"/>
        </w:rPr>
        <w:t>：</w:t>
      </w:r>
      <w:r>
        <w:rPr>
          <w:rFonts w:ascii="Courier New" w:hAnsi="Courier New" w:cs="Courier New"/>
          <w:color w:val="37474F"/>
          <w:sz w:val="21"/>
          <w:szCs w:val="21"/>
        </w:rPr>
        <w:t>0.6439  -  val_acc</w:t>
      </w:r>
      <w:r>
        <w:rPr>
          <w:rFonts w:ascii="Courier New" w:hAnsi="Courier New" w:cs="Courier New"/>
          <w:color w:val="37474F"/>
          <w:sz w:val="21"/>
          <w:szCs w:val="21"/>
        </w:rPr>
        <w:t>：</w:t>
      </w:r>
      <w:r>
        <w:rPr>
          <w:rFonts w:ascii="Courier New" w:hAnsi="Courier New" w:cs="Courier New"/>
          <w:color w:val="37474F"/>
          <w:sz w:val="21"/>
          <w:szCs w:val="21"/>
        </w:rPr>
        <w:t>0.8546  -  val_binary_crossentropy</w:t>
      </w:r>
      <w:r>
        <w:rPr>
          <w:rFonts w:ascii="Courier New" w:hAnsi="Courier New" w:cs="Courier New"/>
          <w:color w:val="37474F"/>
          <w:sz w:val="21"/>
          <w:szCs w:val="21"/>
        </w:rPr>
        <w:t>：</w:t>
      </w:r>
      <w:r>
        <w:rPr>
          <w:rFonts w:ascii="Courier New" w:hAnsi="Courier New" w:cs="Courier New"/>
          <w:color w:val="37474F"/>
          <w:sz w:val="21"/>
          <w:szCs w:val="21"/>
        </w:rPr>
        <w:t>0.6439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0.0208  -  acc</w:t>
      </w:r>
      <w:r>
        <w:rPr>
          <w:rFonts w:ascii="Courier New" w:hAnsi="Courier New" w:cs="Courier New"/>
          <w:color w:val="37474F"/>
          <w:sz w:val="21"/>
          <w:szCs w:val="21"/>
        </w:rPr>
        <w:t>：</w:t>
      </w:r>
      <w:r>
        <w:rPr>
          <w:rFonts w:ascii="Courier New" w:hAnsi="Courier New" w:cs="Courier New"/>
          <w:color w:val="37474F"/>
          <w:sz w:val="21"/>
          <w:szCs w:val="21"/>
        </w:rPr>
        <w:t>0.9975  -  binary_crossentropy</w:t>
      </w:r>
      <w:r>
        <w:rPr>
          <w:rFonts w:ascii="Courier New" w:hAnsi="Courier New" w:cs="Courier New"/>
          <w:color w:val="37474F"/>
          <w:sz w:val="21"/>
          <w:szCs w:val="21"/>
        </w:rPr>
        <w:t>：</w:t>
      </w:r>
      <w:r>
        <w:rPr>
          <w:rFonts w:ascii="Courier New" w:hAnsi="Courier New" w:cs="Courier New"/>
          <w:color w:val="37474F"/>
          <w:sz w:val="21"/>
          <w:szCs w:val="21"/>
        </w:rPr>
        <w:t>0.0208  -  val_loss</w:t>
      </w:r>
      <w:r>
        <w:rPr>
          <w:rFonts w:ascii="Courier New" w:hAnsi="Courier New" w:cs="Courier New"/>
          <w:color w:val="37474F"/>
          <w:sz w:val="21"/>
          <w:szCs w:val="21"/>
        </w:rPr>
        <w:t>：</w:t>
      </w:r>
      <w:r>
        <w:rPr>
          <w:rFonts w:ascii="Courier New" w:hAnsi="Courier New" w:cs="Courier New"/>
          <w:color w:val="37474F"/>
          <w:sz w:val="21"/>
          <w:szCs w:val="21"/>
        </w:rPr>
        <w:t>0.6809  -  val_acc</w:t>
      </w:r>
      <w:r>
        <w:rPr>
          <w:rFonts w:ascii="Courier New" w:hAnsi="Courier New" w:cs="Courier New"/>
          <w:color w:val="37474F"/>
          <w:sz w:val="21"/>
          <w:szCs w:val="21"/>
        </w:rPr>
        <w:t>：</w:t>
      </w:r>
      <w:r>
        <w:rPr>
          <w:rFonts w:ascii="Courier New" w:hAnsi="Courier New" w:cs="Courier New"/>
          <w:color w:val="37474F"/>
          <w:sz w:val="21"/>
          <w:szCs w:val="21"/>
        </w:rPr>
        <w:t>0.8530  -  val_binary_crossentropy</w:t>
      </w:r>
      <w:r>
        <w:rPr>
          <w:rFonts w:ascii="Courier New" w:hAnsi="Courier New" w:cs="Courier New"/>
          <w:color w:val="37474F"/>
          <w:sz w:val="21"/>
          <w:szCs w:val="21"/>
        </w:rPr>
        <w:t>：</w:t>
      </w:r>
      <w:r>
        <w:rPr>
          <w:rFonts w:ascii="Courier New" w:hAnsi="Courier New" w:cs="Courier New"/>
          <w:color w:val="37474F"/>
          <w:sz w:val="21"/>
          <w:szCs w:val="21"/>
        </w:rPr>
        <w:t>0.6809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0.0159  -  acc</w:t>
      </w:r>
      <w:r>
        <w:rPr>
          <w:rFonts w:ascii="Courier New" w:hAnsi="Courier New" w:cs="Courier New"/>
          <w:color w:val="37474F"/>
          <w:sz w:val="21"/>
          <w:szCs w:val="21"/>
        </w:rPr>
        <w:t>：</w:t>
      </w:r>
      <w:r>
        <w:rPr>
          <w:rFonts w:ascii="Courier New" w:hAnsi="Courier New" w:cs="Courier New"/>
          <w:color w:val="37474F"/>
          <w:sz w:val="21"/>
          <w:szCs w:val="21"/>
        </w:rPr>
        <w:t>0.9988  -  binary_crossentropy</w:t>
      </w:r>
      <w:r>
        <w:rPr>
          <w:rFonts w:ascii="Courier New" w:hAnsi="Courier New" w:cs="Courier New"/>
          <w:color w:val="37474F"/>
          <w:sz w:val="21"/>
          <w:szCs w:val="21"/>
        </w:rPr>
        <w:t>：</w:t>
      </w:r>
      <w:r>
        <w:rPr>
          <w:rFonts w:ascii="Courier New" w:hAnsi="Courier New" w:cs="Courier New"/>
          <w:color w:val="37474F"/>
          <w:sz w:val="21"/>
          <w:szCs w:val="21"/>
        </w:rPr>
        <w:t>0.0159  -  val_loss</w:t>
      </w:r>
      <w:r>
        <w:rPr>
          <w:rFonts w:ascii="Courier New" w:hAnsi="Courier New" w:cs="Courier New"/>
          <w:color w:val="37474F"/>
          <w:sz w:val="21"/>
          <w:szCs w:val="21"/>
        </w:rPr>
        <w:t>：</w:t>
      </w:r>
      <w:r>
        <w:rPr>
          <w:rFonts w:ascii="Courier New" w:hAnsi="Courier New" w:cs="Courier New"/>
          <w:color w:val="37474F"/>
          <w:sz w:val="21"/>
          <w:szCs w:val="21"/>
        </w:rPr>
        <w:t>0.7184  -  val_acc</w:t>
      </w:r>
      <w:r>
        <w:rPr>
          <w:rFonts w:ascii="Courier New" w:hAnsi="Courier New" w:cs="Courier New"/>
          <w:color w:val="37474F"/>
          <w:sz w:val="21"/>
          <w:szCs w:val="21"/>
        </w:rPr>
        <w:t>：</w:t>
      </w:r>
      <w:r>
        <w:rPr>
          <w:rFonts w:ascii="Courier New" w:hAnsi="Courier New" w:cs="Courier New"/>
          <w:color w:val="37474F"/>
          <w:sz w:val="21"/>
          <w:szCs w:val="21"/>
        </w:rPr>
        <w:t>0.8523  -  val_binary_crossentropy</w:t>
      </w:r>
      <w:r>
        <w:rPr>
          <w:rFonts w:ascii="Courier New" w:hAnsi="Courier New" w:cs="Courier New"/>
          <w:color w:val="37474F"/>
          <w:sz w:val="21"/>
          <w:szCs w:val="21"/>
        </w:rPr>
        <w:t>：</w:t>
      </w:r>
      <w:r>
        <w:rPr>
          <w:rFonts w:ascii="Courier New" w:hAnsi="Courier New" w:cs="Courier New"/>
          <w:color w:val="37474F"/>
          <w:sz w:val="21"/>
          <w:szCs w:val="21"/>
        </w:rPr>
        <w:t>0.7184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0.0125  -  acc</w:t>
      </w:r>
      <w:r>
        <w:rPr>
          <w:rFonts w:ascii="Courier New" w:hAnsi="Courier New" w:cs="Courier New"/>
          <w:color w:val="37474F"/>
          <w:sz w:val="21"/>
          <w:szCs w:val="21"/>
        </w:rPr>
        <w:t>：</w:t>
      </w:r>
      <w:r>
        <w:rPr>
          <w:rFonts w:ascii="Courier New" w:hAnsi="Courier New" w:cs="Courier New"/>
          <w:color w:val="37474F"/>
          <w:sz w:val="21"/>
          <w:szCs w:val="21"/>
        </w:rPr>
        <w:t>0.9992  -  binary_crossentropy</w:t>
      </w:r>
      <w:r>
        <w:rPr>
          <w:rFonts w:ascii="Courier New" w:hAnsi="Courier New" w:cs="Courier New"/>
          <w:color w:val="37474F"/>
          <w:sz w:val="21"/>
          <w:szCs w:val="21"/>
        </w:rPr>
        <w:t>：</w:t>
      </w:r>
      <w:r>
        <w:rPr>
          <w:rFonts w:ascii="Courier New" w:hAnsi="Courier New" w:cs="Courier New"/>
          <w:color w:val="37474F"/>
          <w:sz w:val="21"/>
          <w:szCs w:val="21"/>
        </w:rPr>
        <w:t>0.0125  -  val_loss</w:t>
      </w:r>
      <w:r>
        <w:rPr>
          <w:rFonts w:ascii="Courier New" w:hAnsi="Courier New" w:cs="Courier New"/>
          <w:color w:val="37474F"/>
          <w:sz w:val="21"/>
          <w:szCs w:val="21"/>
        </w:rPr>
        <w:t>：</w:t>
      </w:r>
      <w:r>
        <w:rPr>
          <w:rFonts w:ascii="Courier New" w:hAnsi="Courier New" w:cs="Courier New"/>
          <w:color w:val="37474F"/>
          <w:sz w:val="21"/>
          <w:szCs w:val="21"/>
        </w:rPr>
        <w:t>0.7439  -  val_acc</w:t>
      </w:r>
      <w:r>
        <w:rPr>
          <w:rFonts w:ascii="Courier New" w:hAnsi="Courier New" w:cs="Courier New"/>
          <w:color w:val="37474F"/>
          <w:sz w:val="21"/>
          <w:szCs w:val="21"/>
        </w:rPr>
        <w:t>：</w:t>
      </w:r>
      <w:r>
        <w:rPr>
          <w:rFonts w:ascii="Courier New" w:hAnsi="Courier New" w:cs="Courier New"/>
          <w:color w:val="37474F"/>
          <w:sz w:val="21"/>
          <w:szCs w:val="21"/>
        </w:rPr>
        <w:t>0.8523  -  val_binary_crossentropy</w:t>
      </w:r>
      <w:r>
        <w:rPr>
          <w:rFonts w:ascii="Courier New" w:hAnsi="Courier New" w:cs="Courier New"/>
          <w:color w:val="37474F"/>
          <w:sz w:val="21"/>
          <w:szCs w:val="21"/>
        </w:rPr>
        <w:t>：</w:t>
      </w:r>
      <w:r>
        <w:rPr>
          <w:rFonts w:ascii="Courier New" w:hAnsi="Courier New" w:cs="Courier New"/>
          <w:color w:val="37474F"/>
          <w:sz w:val="21"/>
          <w:szCs w:val="21"/>
        </w:rPr>
        <w:t>0.7439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0.0098  -  acc</w:t>
      </w:r>
      <w:r>
        <w:rPr>
          <w:rFonts w:ascii="Courier New" w:hAnsi="Courier New" w:cs="Courier New"/>
          <w:color w:val="37474F"/>
          <w:sz w:val="21"/>
          <w:szCs w:val="21"/>
        </w:rPr>
        <w:t>：</w:t>
      </w:r>
      <w:r>
        <w:rPr>
          <w:rFonts w:ascii="Courier New" w:hAnsi="Courier New" w:cs="Courier New"/>
          <w:color w:val="37474F"/>
          <w:sz w:val="21"/>
          <w:szCs w:val="21"/>
        </w:rPr>
        <w:t>0.9996  -  binary_crossentropy</w:t>
      </w:r>
      <w:r>
        <w:rPr>
          <w:rFonts w:ascii="Courier New" w:hAnsi="Courier New" w:cs="Courier New"/>
          <w:color w:val="37474F"/>
          <w:sz w:val="21"/>
          <w:szCs w:val="21"/>
        </w:rPr>
        <w:t>：</w:t>
      </w:r>
      <w:r>
        <w:rPr>
          <w:rFonts w:ascii="Courier New" w:hAnsi="Courier New" w:cs="Courier New"/>
          <w:color w:val="37474F"/>
          <w:sz w:val="21"/>
          <w:szCs w:val="21"/>
        </w:rPr>
        <w:t>0.0098  -  val_loss</w:t>
      </w:r>
      <w:r>
        <w:rPr>
          <w:rFonts w:ascii="Courier New" w:hAnsi="Courier New" w:cs="Courier New"/>
          <w:color w:val="37474F"/>
          <w:sz w:val="21"/>
          <w:szCs w:val="21"/>
        </w:rPr>
        <w:t>：</w:t>
      </w:r>
      <w:r>
        <w:rPr>
          <w:rFonts w:ascii="Courier New" w:hAnsi="Courier New" w:cs="Courier New"/>
          <w:color w:val="37474F"/>
          <w:sz w:val="21"/>
          <w:szCs w:val="21"/>
        </w:rPr>
        <w:t>0.7784  -  val_acc</w:t>
      </w:r>
      <w:r>
        <w:rPr>
          <w:rFonts w:ascii="Courier New" w:hAnsi="Courier New" w:cs="Courier New"/>
          <w:color w:val="37474F"/>
          <w:sz w:val="21"/>
          <w:szCs w:val="21"/>
        </w:rPr>
        <w:t>：</w:t>
      </w:r>
      <w:r>
        <w:rPr>
          <w:rFonts w:ascii="Courier New" w:hAnsi="Courier New" w:cs="Courier New"/>
          <w:color w:val="37474F"/>
          <w:sz w:val="21"/>
          <w:szCs w:val="21"/>
        </w:rPr>
        <w:t>0.8518  -  val_binary_crossentropy</w:t>
      </w:r>
      <w:r>
        <w:rPr>
          <w:rFonts w:ascii="Courier New" w:hAnsi="Courier New" w:cs="Courier New"/>
          <w:color w:val="37474F"/>
          <w:sz w:val="21"/>
          <w:szCs w:val="21"/>
        </w:rPr>
        <w:t>：</w:t>
      </w:r>
      <w:r>
        <w:rPr>
          <w:rFonts w:ascii="Courier New" w:hAnsi="Courier New" w:cs="Courier New"/>
          <w:color w:val="37474F"/>
          <w:sz w:val="21"/>
          <w:szCs w:val="21"/>
        </w:rPr>
        <w:t>0.7784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0.0077  -  acc</w:t>
      </w:r>
      <w:r>
        <w:rPr>
          <w:rFonts w:ascii="Courier New" w:hAnsi="Courier New" w:cs="Courier New"/>
          <w:color w:val="37474F"/>
          <w:sz w:val="21"/>
          <w:szCs w:val="21"/>
        </w:rPr>
        <w:t>：</w:t>
      </w:r>
      <w:r>
        <w:rPr>
          <w:rFonts w:ascii="Courier New" w:hAnsi="Courier New" w:cs="Courier New"/>
          <w:color w:val="37474F"/>
          <w:sz w:val="21"/>
          <w:szCs w:val="21"/>
        </w:rPr>
        <w:t>0.9996  -  binary_crossentropy</w:t>
      </w:r>
      <w:r>
        <w:rPr>
          <w:rFonts w:ascii="Courier New" w:hAnsi="Courier New" w:cs="Courier New"/>
          <w:color w:val="37474F"/>
          <w:sz w:val="21"/>
          <w:szCs w:val="21"/>
        </w:rPr>
        <w:t>：</w:t>
      </w:r>
      <w:r>
        <w:rPr>
          <w:rFonts w:ascii="Courier New" w:hAnsi="Courier New" w:cs="Courier New"/>
          <w:color w:val="37474F"/>
          <w:sz w:val="21"/>
          <w:szCs w:val="21"/>
        </w:rPr>
        <w:t>0.0077  -  val_loss</w:t>
      </w:r>
      <w:r>
        <w:rPr>
          <w:rFonts w:ascii="Courier New" w:hAnsi="Courier New" w:cs="Courier New"/>
          <w:color w:val="37474F"/>
          <w:sz w:val="21"/>
          <w:szCs w:val="21"/>
        </w:rPr>
        <w:t>：</w:t>
      </w:r>
      <w:r>
        <w:rPr>
          <w:rFonts w:ascii="Courier New" w:hAnsi="Courier New" w:cs="Courier New"/>
          <w:color w:val="37474F"/>
          <w:sz w:val="21"/>
          <w:szCs w:val="21"/>
        </w:rPr>
        <w:t>0.8068  -  val_acc</w:t>
      </w:r>
      <w:r>
        <w:rPr>
          <w:rFonts w:ascii="Courier New" w:hAnsi="Courier New" w:cs="Courier New"/>
          <w:color w:val="37474F"/>
          <w:sz w:val="21"/>
          <w:szCs w:val="21"/>
        </w:rPr>
        <w:t>：</w:t>
      </w:r>
      <w:r>
        <w:rPr>
          <w:rFonts w:ascii="Courier New" w:hAnsi="Courier New" w:cs="Courier New"/>
          <w:color w:val="37474F"/>
          <w:sz w:val="21"/>
          <w:szCs w:val="21"/>
        </w:rPr>
        <w:t>0.8522  -  val_binary_crossentropy</w:t>
      </w:r>
      <w:r>
        <w:rPr>
          <w:rFonts w:ascii="Courier New" w:hAnsi="Courier New" w:cs="Courier New"/>
          <w:color w:val="37474F"/>
          <w:sz w:val="21"/>
          <w:szCs w:val="21"/>
        </w:rPr>
        <w:t>：</w:t>
      </w:r>
      <w:r>
        <w:rPr>
          <w:rFonts w:ascii="Courier New" w:hAnsi="Courier New" w:cs="Courier New"/>
          <w:color w:val="37474F"/>
          <w:sz w:val="21"/>
          <w:szCs w:val="21"/>
        </w:rPr>
        <w:t>0.8068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0.0062  -  acc</w:t>
      </w:r>
      <w:r>
        <w:rPr>
          <w:rFonts w:ascii="Courier New" w:hAnsi="Courier New" w:cs="Courier New"/>
          <w:color w:val="37474F"/>
          <w:sz w:val="21"/>
          <w:szCs w:val="21"/>
        </w:rPr>
        <w:t>：</w:t>
      </w:r>
      <w:r>
        <w:rPr>
          <w:rFonts w:ascii="Courier New" w:hAnsi="Courier New" w:cs="Courier New"/>
          <w:color w:val="37474F"/>
          <w:sz w:val="21"/>
          <w:szCs w:val="21"/>
        </w:rPr>
        <w:t>0.9998  -  binary_crossentropy</w:t>
      </w:r>
      <w:r>
        <w:rPr>
          <w:rFonts w:ascii="Courier New" w:hAnsi="Courier New" w:cs="Courier New"/>
          <w:color w:val="37474F"/>
          <w:sz w:val="21"/>
          <w:szCs w:val="21"/>
        </w:rPr>
        <w:t>：</w:t>
      </w:r>
      <w:r>
        <w:rPr>
          <w:rFonts w:ascii="Courier New" w:hAnsi="Courier New" w:cs="Courier New"/>
          <w:color w:val="37474F"/>
          <w:sz w:val="21"/>
          <w:szCs w:val="21"/>
        </w:rPr>
        <w:t>0.0062  -  val_loss</w:t>
      </w:r>
      <w:r>
        <w:rPr>
          <w:rFonts w:ascii="Courier New" w:hAnsi="Courier New" w:cs="Courier New"/>
          <w:color w:val="37474F"/>
          <w:sz w:val="21"/>
          <w:szCs w:val="21"/>
        </w:rPr>
        <w:t>：</w:t>
      </w:r>
      <w:r>
        <w:rPr>
          <w:rFonts w:ascii="Courier New" w:hAnsi="Courier New" w:cs="Courier New"/>
          <w:color w:val="37474F"/>
          <w:sz w:val="21"/>
          <w:szCs w:val="21"/>
        </w:rPr>
        <w:t>0.8251  -  val_acc</w:t>
      </w:r>
      <w:r>
        <w:rPr>
          <w:rFonts w:ascii="Courier New" w:hAnsi="Courier New" w:cs="Courier New"/>
          <w:color w:val="37474F"/>
          <w:sz w:val="21"/>
          <w:szCs w:val="21"/>
        </w:rPr>
        <w:t>：</w:t>
      </w:r>
      <w:r>
        <w:rPr>
          <w:rFonts w:ascii="Courier New" w:hAnsi="Courier New" w:cs="Courier New"/>
          <w:color w:val="37474F"/>
          <w:sz w:val="21"/>
          <w:szCs w:val="21"/>
        </w:rPr>
        <w:t>0.8523  -  val_binary_crossentropy</w:t>
      </w:r>
      <w:r>
        <w:rPr>
          <w:rFonts w:ascii="Courier New" w:hAnsi="Courier New" w:cs="Courier New"/>
          <w:color w:val="37474F"/>
          <w:sz w:val="21"/>
          <w:szCs w:val="21"/>
        </w:rPr>
        <w:t>：</w:t>
      </w:r>
      <w:r>
        <w:rPr>
          <w:rFonts w:ascii="Courier New" w:hAnsi="Courier New" w:cs="Courier New"/>
          <w:color w:val="37474F"/>
          <w:sz w:val="21"/>
          <w:szCs w:val="21"/>
        </w:rPr>
        <w:t>0.8251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0.0051  -  acc</w:t>
      </w:r>
      <w:r>
        <w:rPr>
          <w:rFonts w:ascii="Courier New" w:hAnsi="Courier New" w:cs="Courier New"/>
          <w:color w:val="37474F"/>
          <w:sz w:val="21"/>
          <w:szCs w:val="21"/>
        </w:rPr>
        <w:t>：</w:t>
      </w:r>
      <w:r>
        <w:rPr>
          <w:rFonts w:ascii="Courier New" w:hAnsi="Courier New" w:cs="Courier New"/>
          <w:color w:val="37474F"/>
          <w:sz w:val="21"/>
          <w:szCs w:val="21"/>
        </w:rPr>
        <w:t>0.9998  -  binary_crossentropy</w:t>
      </w:r>
      <w:r>
        <w:rPr>
          <w:rFonts w:ascii="Courier New" w:hAnsi="Courier New" w:cs="Courier New"/>
          <w:color w:val="37474F"/>
          <w:sz w:val="21"/>
          <w:szCs w:val="21"/>
        </w:rPr>
        <w:t>：</w:t>
      </w:r>
      <w:r>
        <w:rPr>
          <w:rFonts w:ascii="Courier New" w:hAnsi="Courier New" w:cs="Courier New"/>
          <w:color w:val="37474F"/>
          <w:sz w:val="21"/>
          <w:szCs w:val="21"/>
        </w:rPr>
        <w:t>0.0051  -  val_loss</w:t>
      </w:r>
      <w:r>
        <w:rPr>
          <w:rFonts w:ascii="Courier New" w:hAnsi="Courier New" w:cs="Courier New"/>
          <w:color w:val="37474F"/>
          <w:sz w:val="21"/>
          <w:szCs w:val="21"/>
        </w:rPr>
        <w:t>：</w:t>
      </w:r>
      <w:r>
        <w:rPr>
          <w:rFonts w:ascii="Courier New" w:hAnsi="Courier New" w:cs="Courier New"/>
          <w:color w:val="37474F"/>
          <w:sz w:val="21"/>
          <w:szCs w:val="21"/>
        </w:rPr>
        <w:t>0.8534  -  val_acc</w:t>
      </w:r>
      <w:r>
        <w:rPr>
          <w:rFonts w:ascii="Courier New" w:hAnsi="Courier New" w:cs="Courier New"/>
          <w:color w:val="37474F"/>
          <w:sz w:val="21"/>
          <w:szCs w:val="21"/>
        </w:rPr>
        <w:t>：</w:t>
      </w:r>
      <w:r>
        <w:rPr>
          <w:rFonts w:ascii="Courier New" w:hAnsi="Courier New" w:cs="Courier New"/>
          <w:color w:val="37474F"/>
          <w:sz w:val="21"/>
          <w:szCs w:val="21"/>
        </w:rPr>
        <w:t>0.8514  -  val_binary_crossentropy</w:t>
      </w:r>
      <w:r>
        <w:rPr>
          <w:rFonts w:ascii="Courier New" w:hAnsi="Courier New" w:cs="Courier New"/>
          <w:color w:val="37474F"/>
          <w:sz w:val="21"/>
          <w:szCs w:val="21"/>
        </w:rPr>
        <w:t>：</w:t>
      </w:r>
      <w:r>
        <w:rPr>
          <w:rFonts w:ascii="Courier New" w:hAnsi="Courier New" w:cs="Courier New"/>
          <w:color w:val="37474F"/>
          <w:sz w:val="21"/>
          <w:szCs w:val="21"/>
        </w:rPr>
        <w:t>0.8534</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创建一个较小的模型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让我们创建一个隐藏单元较少的模型，与我们刚刚创建的基线模型进行比较：</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smaller_model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smaller_model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smaller_model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dense_3</w:t>
      </w:r>
      <w:r>
        <w:rPr>
          <w:rFonts w:ascii="Courier New" w:hAnsi="Courier New" w:cs="Courier New"/>
          <w:color w:val="37474F"/>
          <w:sz w:val="21"/>
          <w:szCs w:val="21"/>
        </w:rPr>
        <w:t>（密集）（无，</w:t>
      </w:r>
      <w:r>
        <w:rPr>
          <w:rFonts w:ascii="Courier New" w:hAnsi="Courier New" w:cs="Courier New"/>
          <w:color w:val="37474F"/>
          <w:sz w:val="21"/>
          <w:szCs w:val="21"/>
        </w:rPr>
        <w:t>4</w:t>
      </w:r>
      <w:r>
        <w:rPr>
          <w:rFonts w:ascii="Courier New" w:hAnsi="Courier New" w:cs="Courier New"/>
          <w:color w:val="37474F"/>
          <w:sz w:val="21"/>
          <w:szCs w:val="21"/>
        </w:rPr>
        <w:t>）</w:t>
      </w:r>
      <w:r>
        <w:rPr>
          <w:rFonts w:ascii="Courier New" w:hAnsi="Courier New" w:cs="Courier New"/>
          <w:color w:val="37474F"/>
          <w:sz w:val="21"/>
          <w:szCs w:val="21"/>
        </w:rPr>
        <w:t xml:space="preserve">40004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dense_4</w:t>
      </w:r>
      <w:r>
        <w:rPr>
          <w:rFonts w:ascii="Courier New" w:hAnsi="Courier New" w:cs="Courier New"/>
          <w:color w:val="37474F"/>
          <w:sz w:val="21"/>
          <w:szCs w:val="21"/>
        </w:rPr>
        <w:t>（密集）（无，</w:t>
      </w:r>
      <w:r>
        <w:rPr>
          <w:rFonts w:ascii="Courier New" w:hAnsi="Courier New" w:cs="Courier New"/>
          <w:color w:val="37474F"/>
          <w:sz w:val="21"/>
          <w:szCs w:val="21"/>
        </w:rPr>
        <w:t>4</w:t>
      </w:r>
      <w:r>
        <w:rPr>
          <w:rFonts w:ascii="Courier New" w:hAnsi="Courier New" w:cs="Courier New"/>
          <w:color w:val="37474F"/>
          <w:sz w:val="21"/>
          <w:szCs w:val="21"/>
        </w:rPr>
        <w:t>）</w:t>
      </w:r>
      <w:r>
        <w:rPr>
          <w:rFonts w:ascii="Courier New" w:hAnsi="Courier New" w:cs="Courier New"/>
          <w:color w:val="37474F"/>
          <w:sz w:val="21"/>
          <w:szCs w:val="21"/>
        </w:rPr>
        <w:t xml:space="preserve">20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dense_5</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5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40,029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40,029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并使用相同的数据训练模型：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smaller_history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smaller_model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0.5929  -  acc</w:t>
      </w:r>
      <w:r>
        <w:rPr>
          <w:rFonts w:ascii="Courier New" w:hAnsi="Courier New" w:cs="Courier New"/>
          <w:color w:val="37474F"/>
          <w:sz w:val="21"/>
          <w:szCs w:val="21"/>
        </w:rPr>
        <w:t>：</w:t>
      </w:r>
      <w:r>
        <w:rPr>
          <w:rFonts w:ascii="Courier New" w:hAnsi="Courier New" w:cs="Courier New"/>
          <w:color w:val="37474F"/>
          <w:sz w:val="21"/>
          <w:szCs w:val="21"/>
        </w:rPr>
        <w:t>0.7445  -  binary_crossentropy</w:t>
      </w:r>
      <w:r>
        <w:rPr>
          <w:rFonts w:ascii="Courier New" w:hAnsi="Courier New" w:cs="Courier New"/>
          <w:color w:val="37474F"/>
          <w:sz w:val="21"/>
          <w:szCs w:val="21"/>
        </w:rPr>
        <w:t>：</w:t>
      </w:r>
      <w:r>
        <w:rPr>
          <w:rFonts w:ascii="Courier New" w:hAnsi="Courier New" w:cs="Courier New"/>
          <w:color w:val="37474F"/>
          <w:sz w:val="21"/>
          <w:szCs w:val="21"/>
        </w:rPr>
        <w:t>0.5929  -  val_loss</w:t>
      </w:r>
      <w:r>
        <w:rPr>
          <w:rFonts w:ascii="Courier New" w:hAnsi="Courier New" w:cs="Courier New"/>
          <w:color w:val="37474F"/>
          <w:sz w:val="21"/>
          <w:szCs w:val="21"/>
        </w:rPr>
        <w:t>：</w:t>
      </w:r>
      <w:r>
        <w:rPr>
          <w:rFonts w:ascii="Courier New" w:hAnsi="Courier New" w:cs="Courier New"/>
          <w:color w:val="37474F"/>
          <w:sz w:val="21"/>
          <w:szCs w:val="21"/>
        </w:rPr>
        <w:t>0.4676  -  val_acc</w:t>
      </w:r>
      <w:r>
        <w:rPr>
          <w:rFonts w:ascii="Courier New" w:hAnsi="Courier New" w:cs="Courier New"/>
          <w:color w:val="37474F"/>
          <w:sz w:val="21"/>
          <w:szCs w:val="21"/>
        </w:rPr>
        <w:t>：</w:t>
      </w:r>
      <w:r>
        <w:rPr>
          <w:rFonts w:ascii="Courier New" w:hAnsi="Courier New" w:cs="Courier New"/>
          <w:color w:val="37474F"/>
          <w:sz w:val="21"/>
          <w:szCs w:val="21"/>
        </w:rPr>
        <w:t>0.8480  -  val_binary_crossentropy</w:t>
      </w:r>
      <w:r>
        <w:rPr>
          <w:rFonts w:ascii="Courier New" w:hAnsi="Courier New" w:cs="Courier New"/>
          <w:color w:val="37474F"/>
          <w:sz w:val="21"/>
          <w:szCs w:val="21"/>
        </w:rPr>
        <w:t>：</w:t>
      </w:r>
      <w:r>
        <w:rPr>
          <w:rFonts w:ascii="Courier New" w:hAnsi="Courier New" w:cs="Courier New"/>
          <w:color w:val="37474F"/>
          <w:sz w:val="21"/>
          <w:szCs w:val="21"/>
        </w:rPr>
        <w:t>0.4676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0.3696  -  acc</w:t>
      </w:r>
      <w:r>
        <w:rPr>
          <w:rFonts w:ascii="Courier New" w:hAnsi="Courier New" w:cs="Courier New"/>
          <w:color w:val="37474F"/>
          <w:sz w:val="21"/>
          <w:szCs w:val="21"/>
        </w:rPr>
        <w:t>：</w:t>
      </w:r>
      <w:r>
        <w:rPr>
          <w:rFonts w:ascii="Courier New" w:hAnsi="Courier New" w:cs="Courier New"/>
          <w:color w:val="37474F"/>
          <w:sz w:val="21"/>
          <w:szCs w:val="21"/>
        </w:rPr>
        <w:t>0.8842  -  binary_crossentropy</w:t>
      </w:r>
      <w:r>
        <w:rPr>
          <w:rFonts w:ascii="Courier New" w:hAnsi="Courier New" w:cs="Courier New"/>
          <w:color w:val="37474F"/>
          <w:sz w:val="21"/>
          <w:szCs w:val="21"/>
        </w:rPr>
        <w:t>：</w:t>
      </w:r>
      <w:r>
        <w:rPr>
          <w:rFonts w:ascii="Courier New" w:hAnsi="Courier New" w:cs="Courier New"/>
          <w:color w:val="37474F"/>
          <w:sz w:val="21"/>
          <w:szCs w:val="21"/>
        </w:rPr>
        <w:t>0.3696  -  val_loss</w:t>
      </w:r>
      <w:r>
        <w:rPr>
          <w:rFonts w:ascii="Courier New" w:hAnsi="Courier New" w:cs="Courier New"/>
          <w:color w:val="37474F"/>
          <w:sz w:val="21"/>
          <w:szCs w:val="21"/>
        </w:rPr>
        <w:t>：</w:t>
      </w:r>
      <w:r>
        <w:rPr>
          <w:rFonts w:ascii="Courier New" w:hAnsi="Courier New" w:cs="Courier New"/>
          <w:color w:val="37474F"/>
          <w:sz w:val="21"/>
          <w:szCs w:val="21"/>
        </w:rPr>
        <w:t>0.3464  -  val_acc</w:t>
      </w:r>
      <w:r>
        <w:rPr>
          <w:rFonts w:ascii="Courier New" w:hAnsi="Courier New" w:cs="Courier New"/>
          <w:color w:val="37474F"/>
          <w:sz w:val="21"/>
          <w:szCs w:val="21"/>
        </w:rPr>
        <w:t>：</w:t>
      </w:r>
      <w:r>
        <w:rPr>
          <w:rFonts w:ascii="Courier New" w:hAnsi="Courier New" w:cs="Courier New"/>
          <w:color w:val="37474F"/>
          <w:sz w:val="21"/>
          <w:szCs w:val="21"/>
        </w:rPr>
        <w:t>0.8764  -  val_binary_crossentropy</w:t>
      </w:r>
      <w:r>
        <w:rPr>
          <w:rFonts w:ascii="Courier New" w:hAnsi="Courier New" w:cs="Courier New"/>
          <w:color w:val="37474F"/>
          <w:sz w:val="21"/>
          <w:szCs w:val="21"/>
        </w:rPr>
        <w:t>：</w:t>
      </w:r>
      <w:r>
        <w:rPr>
          <w:rFonts w:ascii="Courier New" w:hAnsi="Courier New" w:cs="Courier New"/>
          <w:color w:val="37474F"/>
          <w:sz w:val="21"/>
          <w:szCs w:val="21"/>
        </w:rPr>
        <w:t>0.3464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0.2713  -  acc</w:t>
      </w:r>
      <w:r>
        <w:rPr>
          <w:rFonts w:ascii="Courier New" w:hAnsi="Courier New" w:cs="Courier New"/>
          <w:color w:val="37474F"/>
          <w:sz w:val="21"/>
          <w:szCs w:val="21"/>
        </w:rPr>
        <w:t>：</w:t>
      </w:r>
      <w:r>
        <w:rPr>
          <w:rFonts w:ascii="Courier New" w:hAnsi="Courier New" w:cs="Courier New"/>
          <w:color w:val="37474F"/>
          <w:sz w:val="21"/>
          <w:szCs w:val="21"/>
        </w:rPr>
        <w:t>0.9111  -  binary_crossentropy</w:t>
      </w:r>
      <w:r>
        <w:rPr>
          <w:rFonts w:ascii="Courier New" w:hAnsi="Courier New" w:cs="Courier New"/>
          <w:color w:val="37474F"/>
          <w:sz w:val="21"/>
          <w:szCs w:val="21"/>
        </w:rPr>
        <w:t>：</w:t>
      </w:r>
      <w:r>
        <w:rPr>
          <w:rFonts w:ascii="Courier New" w:hAnsi="Courier New" w:cs="Courier New"/>
          <w:color w:val="37474F"/>
          <w:sz w:val="21"/>
          <w:szCs w:val="21"/>
        </w:rPr>
        <w:t>0.2713  -  val_loss</w:t>
      </w:r>
      <w:r>
        <w:rPr>
          <w:rFonts w:ascii="Courier New" w:hAnsi="Courier New" w:cs="Courier New"/>
          <w:color w:val="37474F"/>
          <w:sz w:val="21"/>
          <w:szCs w:val="21"/>
        </w:rPr>
        <w:t>：</w:t>
      </w:r>
      <w:r>
        <w:rPr>
          <w:rFonts w:ascii="Courier New" w:hAnsi="Courier New" w:cs="Courier New"/>
          <w:color w:val="37474F"/>
          <w:sz w:val="21"/>
          <w:szCs w:val="21"/>
        </w:rPr>
        <w:t>0.3006  -  val_acc</w:t>
      </w:r>
      <w:r>
        <w:rPr>
          <w:rFonts w:ascii="Courier New" w:hAnsi="Courier New" w:cs="Courier New"/>
          <w:color w:val="37474F"/>
          <w:sz w:val="21"/>
          <w:szCs w:val="21"/>
        </w:rPr>
        <w:t>：</w:t>
      </w:r>
      <w:r>
        <w:rPr>
          <w:rFonts w:ascii="Courier New" w:hAnsi="Courier New" w:cs="Courier New"/>
          <w:color w:val="37474F"/>
          <w:sz w:val="21"/>
          <w:szCs w:val="21"/>
        </w:rPr>
        <w:t>0.8866  -  val_binary_crossentropy</w:t>
      </w:r>
      <w:r>
        <w:rPr>
          <w:rFonts w:ascii="Courier New" w:hAnsi="Courier New" w:cs="Courier New"/>
          <w:color w:val="37474F"/>
          <w:sz w:val="21"/>
          <w:szCs w:val="21"/>
        </w:rPr>
        <w:t>：</w:t>
      </w:r>
      <w:r>
        <w:rPr>
          <w:rFonts w:ascii="Courier New" w:hAnsi="Courier New" w:cs="Courier New"/>
          <w:color w:val="37474F"/>
          <w:sz w:val="21"/>
          <w:szCs w:val="21"/>
        </w:rPr>
        <w:t>0.3006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0.2198  -  acc</w:t>
      </w:r>
      <w:r>
        <w:rPr>
          <w:rFonts w:ascii="Courier New" w:hAnsi="Courier New" w:cs="Courier New"/>
          <w:color w:val="37474F"/>
          <w:sz w:val="21"/>
          <w:szCs w:val="21"/>
        </w:rPr>
        <w:t>：</w:t>
      </w:r>
      <w:r>
        <w:rPr>
          <w:rFonts w:ascii="Courier New" w:hAnsi="Courier New" w:cs="Courier New"/>
          <w:color w:val="37474F"/>
          <w:sz w:val="21"/>
          <w:szCs w:val="21"/>
        </w:rPr>
        <w:t>0.9268  -  binary_crossentropy</w:t>
      </w:r>
      <w:r>
        <w:rPr>
          <w:rFonts w:ascii="Courier New" w:hAnsi="Courier New" w:cs="Courier New"/>
          <w:color w:val="37474F"/>
          <w:sz w:val="21"/>
          <w:szCs w:val="21"/>
        </w:rPr>
        <w:t>：</w:t>
      </w:r>
      <w:r>
        <w:rPr>
          <w:rFonts w:ascii="Courier New" w:hAnsi="Courier New" w:cs="Courier New"/>
          <w:color w:val="37474F"/>
          <w:sz w:val="21"/>
          <w:szCs w:val="21"/>
        </w:rPr>
        <w:t>0.2198  -  val_loss</w:t>
      </w:r>
      <w:r>
        <w:rPr>
          <w:rFonts w:ascii="Courier New" w:hAnsi="Courier New" w:cs="Courier New"/>
          <w:color w:val="37474F"/>
          <w:sz w:val="21"/>
          <w:szCs w:val="21"/>
        </w:rPr>
        <w:t>：</w:t>
      </w:r>
      <w:r>
        <w:rPr>
          <w:rFonts w:ascii="Courier New" w:hAnsi="Courier New" w:cs="Courier New"/>
          <w:color w:val="37474F"/>
          <w:sz w:val="21"/>
          <w:szCs w:val="21"/>
        </w:rPr>
        <w:t>0.2858  -  val_acc</w:t>
      </w:r>
      <w:r>
        <w:rPr>
          <w:rFonts w:ascii="Courier New" w:hAnsi="Courier New" w:cs="Courier New"/>
          <w:color w:val="37474F"/>
          <w:sz w:val="21"/>
          <w:szCs w:val="21"/>
        </w:rPr>
        <w:t>：</w:t>
      </w:r>
      <w:r>
        <w:rPr>
          <w:rFonts w:ascii="Courier New" w:hAnsi="Courier New" w:cs="Courier New"/>
          <w:color w:val="37474F"/>
          <w:sz w:val="21"/>
          <w:szCs w:val="21"/>
        </w:rPr>
        <w:t>0.8869  -  val_binary_crossentropy</w:t>
      </w:r>
      <w:r>
        <w:rPr>
          <w:rFonts w:ascii="Courier New" w:hAnsi="Courier New" w:cs="Courier New"/>
          <w:color w:val="37474F"/>
          <w:sz w:val="21"/>
          <w:szCs w:val="21"/>
        </w:rPr>
        <w:t>：</w:t>
      </w:r>
      <w:r>
        <w:rPr>
          <w:rFonts w:ascii="Courier New" w:hAnsi="Courier New" w:cs="Courier New"/>
          <w:color w:val="37474F"/>
          <w:sz w:val="21"/>
          <w:szCs w:val="21"/>
        </w:rPr>
        <w:t>0.2858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0.1868  -  acc</w:t>
      </w:r>
      <w:r>
        <w:rPr>
          <w:rFonts w:ascii="Courier New" w:hAnsi="Courier New" w:cs="Courier New"/>
          <w:color w:val="37474F"/>
          <w:sz w:val="21"/>
          <w:szCs w:val="21"/>
        </w:rPr>
        <w:t>：</w:t>
      </w:r>
      <w:r>
        <w:rPr>
          <w:rFonts w:ascii="Courier New" w:hAnsi="Courier New" w:cs="Courier New"/>
          <w:color w:val="37474F"/>
          <w:sz w:val="21"/>
          <w:szCs w:val="21"/>
        </w:rPr>
        <w:t>0.9384  -  binary_crossentropy</w:t>
      </w:r>
      <w:r>
        <w:rPr>
          <w:rFonts w:ascii="Courier New" w:hAnsi="Courier New" w:cs="Courier New"/>
          <w:color w:val="37474F"/>
          <w:sz w:val="21"/>
          <w:szCs w:val="21"/>
        </w:rPr>
        <w:t>：</w:t>
      </w:r>
      <w:r>
        <w:rPr>
          <w:rFonts w:ascii="Courier New" w:hAnsi="Courier New" w:cs="Courier New"/>
          <w:color w:val="37474F"/>
          <w:sz w:val="21"/>
          <w:szCs w:val="21"/>
        </w:rPr>
        <w:t>0.1868  -  val_loss</w:t>
      </w:r>
      <w:r>
        <w:rPr>
          <w:rFonts w:ascii="Courier New" w:hAnsi="Courier New" w:cs="Courier New"/>
          <w:color w:val="37474F"/>
          <w:sz w:val="21"/>
          <w:szCs w:val="21"/>
        </w:rPr>
        <w:t>：</w:t>
      </w:r>
      <w:r>
        <w:rPr>
          <w:rFonts w:ascii="Courier New" w:hAnsi="Courier New" w:cs="Courier New"/>
          <w:color w:val="37474F"/>
          <w:sz w:val="21"/>
          <w:szCs w:val="21"/>
        </w:rPr>
        <w:t>0.2852  -  val_acc</w:t>
      </w:r>
      <w:r>
        <w:rPr>
          <w:rFonts w:ascii="Courier New" w:hAnsi="Courier New" w:cs="Courier New"/>
          <w:color w:val="37474F"/>
          <w:sz w:val="21"/>
          <w:szCs w:val="21"/>
        </w:rPr>
        <w:t>：</w:t>
      </w:r>
      <w:r>
        <w:rPr>
          <w:rFonts w:ascii="Courier New" w:hAnsi="Courier New" w:cs="Courier New"/>
          <w:color w:val="37474F"/>
          <w:sz w:val="21"/>
          <w:szCs w:val="21"/>
        </w:rPr>
        <w:t>0.8855  -  val_binary_crossentropy</w:t>
      </w:r>
      <w:r>
        <w:rPr>
          <w:rFonts w:ascii="Courier New" w:hAnsi="Courier New" w:cs="Courier New"/>
          <w:color w:val="37474F"/>
          <w:sz w:val="21"/>
          <w:szCs w:val="21"/>
        </w:rPr>
        <w:t>：</w:t>
      </w:r>
      <w:r>
        <w:rPr>
          <w:rFonts w:ascii="Courier New" w:hAnsi="Courier New" w:cs="Courier New"/>
          <w:color w:val="37474F"/>
          <w:sz w:val="21"/>
          <w:szCs w:val="21"/>
        </w:rPr>
        <w:t>0.2852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0.1623  -  acc</w:t>
      </w:r>
      <w:r>
        <w:rPr>
          <w:rFonts w:ascii="Courier New" w:hAnsi="Courier New" w:cs="Courier New"/>
          <w:color w:val="37474F"/>
          <w:sz w:val="21"/>
          <w:szCs w:val="21"/>
        </w:rPr>
        <w:t>：</w:t>
      </w:r>
      <w:r>
        <w:rPr>
          <w:rFonts w:ascii="Courier New" w:hAnsi="Courier New" w:cs="Courier New"/>
          <w:color w:val="37474F"/>
          <w:sz w:val="21"/>
          <w:szCs w:val="21"/>
        </w:rPr>
        <w:t>0.9464  -  binary_crossentropy</w:t>
      </w:r>
      <w:r>
        <w:rPr>
          <w:rFonts w:ascii="Courier New" w:hAnsi="Courier New" w:cs="Courier New"/>
          <w:color w:val="37474F"/>
          <w:sz w:val="21"/>
          <w:szCs w:val="21"/>
        </w:rPr>
        <w:t>：</w:t>
      </w:r>
      <w:r>
        <w:rPr>
          <w:rFonts w:ascii="Courier New" w:hAnsi="Courier New" w:cs="Courier New"/>
          <w:color w:val="37474F"/>
          <w:sz w:val="21"/>
          <w:szCs w:val="21"/>
        </w:rPr>
        <w:t>0.1623  -  val_loss</w:t>
      </w:r>
      <w:r>
        <w:rPr>
          <w:rFonts w:ascii="Courier New" w:hAnsi="Courier New" w:cs="Courier New"/>
          <w:color w:val="37474F"/>
          <w:sz w:val="21"/>
          <w:szCs w:val="21"/>
        </w:rPr>
        <w:t>：</w:t>
      </w:r>
      <w:r>
        <w:rPr>
          <w:rFonts w:ascii="Courier New" w:hAnsi="Courier New" w:cs="Courier New"/>
          <w:color w:val="37474F"/>
          <w:sz w:val="21"/>
          <w:szCs w:val="21"/>
        </w:rPr>
        <w:t>0.2872  -  val_acc</w:t>
      </w:r>
      <w:r>
        <w:rPr>
          <w:rFonts w:ascii="Courier New" w:hAnsi="Courier New" w:cs="Courier New"/>
          <w:color w:val="37474F"/>
          <w:sz w:val="21"/>
          <w:szCs w:val="21"/>
        </w:rPr>
        <w:t>：</w:t>
      </w:r>
      <w:r>
        <w:rPr>
          <w:rFonts w:ascii="Courier New" w:hAnsi="Courier New" w:cs="Courier New"/>
          <w:color w:val="37474F"/>
          <w:sz w:val="21"/>
          <w:szCs w:val="21"/>
        </w:rPr>
        <w:t>0.8853  -  val_binary_crossentropy</w:t>
      </w:r>
      <w:r>
        <w:rPr>
          <w:rFonts w:ascii="Courier New" w:hAnsi="Courier New" w:cs="Courier New"/>
          <w:color w:val="37474F"/>
          <w:sz w:val="21"/>
          <w:szCs w:val="21"/>
        </w:rPr>
        <w:t>：</w:t>
      </w:r>
      <w:r>
        <w:rPr>
          <w:rFonts w:ascii="Courier New" w:hAnsi="Courier New" w:cs="Courier New"/>
          <w:color w:val="37474F"/>
          <w:sz w:val="21"/>
          <w:szCs w:val="21"/>
        </w:rPr>
        <w:t>0.2872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0.1428  -  acc</w:t>
      </w:r>
      <w:r>
        <w:rPr>
          <w:rFonts w:ascii="Courier New" w:hAnsi="Courier New" w:cs="Courier New"/>
          <w:color w:val="37474F"/>
          <w:sz w:val="21"/>
          <w:szCs w:val="21"/>
        </w:rPr>
        <w:t>：</w:t>
      </w:r>
      <w:r>
        <w:rPr>
          <w:rFonts w:ascii="Courier New" w:hAnsi="Courier New" w:cs="Courier New"/>
          <w:color w:val="37474F"/>
          <w:sz w:val="21"/>
          <w:szCs w:val="21"/>
        </w:rPr>
        <w:t>0.9550  -  binary_crossentropy</w:t>
      </w:r>
      <w:r>
        <w:rPr>
          <w:rFonts w:ascii="Courier New" w:hAnsi="Courier New" w:cs="Courier New"/>
          <w:color w:val="37474F"/>
          <w:sz w:val="21"/>
          <w:szCs w:val="21"/>
        </w:rPr>
        <w:t>：</w:t>
      </w:r>
      <w:r>
        <w:rPr>
          <w:rFonts w:ascii="Courier New" w:hAnsi="Courier New" w:cs="Courier New"/>
          <w:color w:val="37474F"/>
          <w:sz w:val="21"/>
          <w:szCs w:val="21"/>
        </w:rPr>
        <w:t>0.1428  -  val_loss</w:t>
      </w:r>
      <w:r>
        <w:rPr>
          <w:rFonts w:ascii="Courier New" w:hAnsi="Courier New" w:cs="Courier New"/>
          <w:color w:val="37474F"/>
          <w:sz w:val="21"/>
          <w:szCs w:val="21"/>
        </w:rPr>
        <w:t>：</w:t>
      </w:r>
      <w:r>
        <w:rPr>
          <w:rFonts w:ascii="Courier New" w:hAnsi="Courier New" w:cs="Courier New"/>
          <w:color w:val="37474F"/>
          <w:sz w:val="21"/>
          <w:szCs w:val="21"/>
        </w:rPr>
        <w:t>0.2963  -  val_acc</w:t>
      </w:r>
      <w:r>
        <w:rPr>
          <w:rFonts w:ascii="Courier New" w:hAnsi="Courier New" w:cs="Courier New"/>
          <w:color w:val="37474F"/>
          <w:sz w:val="21"/>
          <w:szCs w:val="21"/>
        </w:rPr>
        <w:t>：</w:t>
      </w:r>
      <w:r>
        <w:rPr>
          <w:rFonts w:ascii="Courier New" w:hAnsi="Courier New" w:cs="Courier New"/>
          <w:color w:val="37474F"/>
          <w:sz w:val="21"/>
          <w:szCs w:val="21"/>
        </w:rPr>
        <w:t>0.8832  -  val_binary_crossentropy</w:t>
      </w:r>
      <w:r>
        <w:rPr>
          <w:rFonts w:ascii="Courier New" w:hAnsi="Courier New" w:cs="Courier New"/>
          <w:color w:val="37474F"/>
          <w:sz w:val="21"/>
          <w:szCs w:val="21"/>
        </w:rPr>
        <w:t>：</w:t>
      </w:r>
      <w:r>
        <w:rPr>
          <w:rFonts w:ascii="Courier New" w:hAnsi="Courier New" w:cs="Courier New"/>
          <w:color w:val="37474F"/>
          <w:sz w:val="21"/>
          <w:szCs w:val="21"/>
        </w:rPr>
        <w:t>0.2963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0.1273  -  acc</w:t>
      </w:r>
      <w:r>
        <w:rPr>
          <w:rFonts w:ascii="Courier New" w:hAnsi="Courier New" w:cs="Courier New"/>
          <w:color w:val="37474F"/>
          <w:sz w:val="21"/>
          <w:szCs w:val="21"/>
        </w:rPr>
        <w:t>：</w:t>
      </w:r>
      <w:r>
        <w:rPr>
          <w:rFonts w:ascii="Courier New" w:hAnsi="Courier New" w:cs="Courier New"/>
          <w:color w:val="37474F"/>
          <w:sz w:val="21"/>
          <w:szCs w:val="21"/>
        </w:rPr>
        <w:t>0.9598  -  binary_crossentropy</w:t>
      </w:r>
      <w:r>
        <w:rPr>
          <w:rFonts w:ascii="Courier New" w:hAnsi="Courier New" w:cs="Courier New"/>
          <w:color w:val="37474F"/>
          <w:sz w:val="21"/>
          <w:szCs w:val="21"/>
        </w:rPr>
        <w:t>：</w:t>
      </w:r>
      <w:r>
        <w:rPr>
          <w:rFonts w:ascii="Courier New" w:hAnsi="Courier New" w:cs="Courier New"/>
          <w:color w:val="37474F"/>
          <w:sz w:val="21"/>
          <w:szCs w:val="21"/>
        </w:rPr>
        <w:t>0.1273  -  val_loss</w:t>
      </w:r>
      <w:r>
        <w:rPr>
          <w:rFonts w:ascii="Courier New" w:hAnsi="Courier New" w:cs="Courier New"/>
          <w:color w:val="37474F"/>
          <w:sz w:val="21"/>
          <w:szCs w:val="21"/>
        </w:rPr>
        <w:t>：</w:t>
      </w:r>
      <w:r>
        <w:rPr>
          <w:rFonts w:ascii="Courier New" w:hAnsi="Courier New" w:cs="Courier New"/>
          <w:color w:val="37474F"/>
          <w:sz w:val="21"/>
          <w:szCs w:val="21"/>
        </w:rPr>
        <w:t>0.3092  -  val_acc</w:t>
      </w:r>
      <w:r>
        <w:rPr>
          <w:rFonts w:ascii="Courier New" w:hAnsi="Courier New" w:cs="Courier New"/>
          <w:color w:val="37474F"/>
          <w:sz w:val="21"/>
          <w:szCs w:val="21"/>
        </w:rPr>
        <w:t>：</w:t>
      </w:r>
      <w:r>
        <w:rPr>
          <w:rFonts w:ascii="Courier New" w:hAnsi="Courier New" w:cs="Courier New"/>
          <w:color w:val="37474F"/>
          <w:sz w:val="21"/>
          <w:szCs w:val="21"/>
        </w:rPr>
        <w:t>0.8799  -  val_binary_crossentropy</w:t>
      </w:r>
      <w:r>
        <w:rPr>
          <w:rFonts w:ascii="Courier New" w:hAnsi="Courier New" w:cs="Courier New"/>
          <w:color w:val="37474F"/>
          <w:sz w:val="21"/>
          <w:szCs w:val="21"/>
        </w:rPr>
        <w:t>：</w:t>
      </w:r>
      <w:r>
        <w:rPr>
          <w:rFonts w:ascii="Courier New" w:hAnsi="Courier New" w:cs="Courier New"/>
          <w:color w:val="37474F"/>
          <w:sz w:val="21"/>
          <w:szCs w:val="21"/>
        </w:rPr>
        <w:t>0.3092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0.1145  -  acc</w:t>
      </w:r>
      <w:r>
        <w:rPr>
          <w:rFonts w:ascii="Courier New" w:hAnsi="Courier New" w:cs="Courier New"/>
          <w:color w:val="37474F"/>
          <w:sz w:val="21"/>
          <w:szCs w:val="21"/>
        </w:rPr>
        <w:t>：</w:t>
      </w:r>
      <w:r>
        <w:rPr>
          <w:rFonts w:ascii="Courier New" w:hAnsi="Courier New" w:cs="Courier New"/>
          <w:color w:val="37474F"/>
          <w:sz w:val="21"/>
          <w:szCs w:val="21"/>
        </w:rPr>
        <w:t>0.9649  -  binary_crossentropy</w:t>
      </w:r>
      <w:r>
        <w:rPr>
          <w:rFonts w:ascii="Courier New" w:hAnsi="Courier New" w:cs="Courier New"/>
          <w:color w:val="37474F"/>
          <w:sz w:val="21"/>
          <w:szCs w:val="21"/>
        </w:rPr>
        <w:t>：</w:t>
      </w:r>
      <w:r>
        <w:rPr>
          <w:rFonts w:ascii="Courier New" w:hAnsi="Courier New" w:cs="Courier New"/>
          <w:color w:val="37474F"/>
          <w:sz w:val="21"/>
          <w:szCs w:val="21"/>
        </w:rPr>
        <w:t>0.1145  -  val_loss</w:t>
      </w:r>
      <w:r>
        <w:rPr>
          <w:rFonts w:ascii="Courier New" w:hAnsi="Courier New" w:cs="Courier New"/>
          <w:color w:val="37474F"/>
          <w:sz w:val="21"/>
          <w:szCs w:val="21"/>
        </w:rPr>
        <w:t>：</w:t>
      </w:r>
      <w:r>
        <w:rPr>
          <w:rFonts w:ascii="Courier New" w:hAnsi="Courier New" w:cs="Courier New"/>
          <w:color w:val="37474F"/>
          <w:sz w:val="21"/>
          <w:szCs w:val="21"/>
        </w:rPr>
        <w:t>0.3231  -  val_acc</w:t>
      </w:r>
      <w:r>
        <w:rPr>
          <w:rFonts w:ascii="Courier New" w:hAnsi="Courier New" w:cs="Courier New"/>
          <w:color w:val="37474F"/>
          <w:sz w:val="21"/>
          <w:szCs w:val="21"/>
        </w:rPr>
        <w:t>：</w:t>
      </w:r>
      <w:r>
        <w:rPr>
          <w:rFonts w:ascii="Courier New" w:hAnsi="Courier New" w:cs="Courier New"/>
          <w:color w:val="37474F"/>
          <w:sz w:val="21"/>
          <w:szCs w:val="21"/>
        </w:rPr>
        <w:t>0.8770  -  val_binary_crossentropy</w:t>
      </w:r>
      <w:r>
        <w:rPr>
          <w:rFonts w:ascii="Courier New" w:hAnsi="Courier New" w:cs="Courier New"/>
          <w:color w:val="37474F"/>
          <w:sz w:val="21"/>
          <w:szCs w:val="21"/>
        </w:rPr>
        <w:t>：</w:t>
      </w:r>
      <w:r>
        <w:rPr>
          <w:rFonts w:ascii="Courier New" w:hAnsi="Courier New" w:cs="Courier New"/>
          <w:color w:val="37474F"/>
          <w:sz w:val="21"/>
          <w:szCs w:val="21"/>
        </w:rPr>
        <w:t>0.3231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0.1026  -  acc</w:t>
      </w:r>
      <w:r>
        <w:rPr>
          <w:rFonts w:ascii="Courier New" w:hAnsi="Courier New" w:cs="Courier New"/>
          <w:color w:val="37474F"/>
          <w:sz w:val="21"/>
          <w:szCs w:val="21"/>
        </w:rPr>
        <w:t>：</w:t>
      </w:r>
      <w:r>
        <w:rPr>
          <w:rFonts w:ascii="Courier New" w:hAnsi="Courier New" w:cs="Courier New"/>
          <w:color w:val="37474F"/>
          <w:sz w:val="21"/>
          <w:szCs w:val="21"/>
        </w:rPr>
        <w:t>0.9698  -  binary_crossentropy</w:t>
      </w:r>
      <w:r>
        <w:rPr>
          <w:rFonts w:ascii="Courier New" w:hAnsi="Courier New" w:cs="Courier New"/>
          <w:color w:val="37474F"/>
          <w:sz w:val="21"/>
          <w:szCs w:val="21"/>
        </w:rPr>
        <w:t>：</w:t>
      </w:r>
      <w:r>
        <w:rPr>
          <w:rFonts w:ascii="Courier New" w:hAnsi="Courier New" w:cs="Courier New"/>
          <w:color w:val="37474F"/>
          <w:sz w:val="21"/>
          <w:szCs w:val="21"/>
        </w:rPr>
        <w:t>0.1026  -  val_loss</w:t>
      </w:r>
      <w:r>
        <w:rPr>
          <w:rFonts w:ascii="Courier New" w:hAnsi="Courier New" w:cs="Courier New"/>
          <w:color w:val="37474F"/>
          <w:sz w:val="21"/>
          <w:szCs w:val="21"/>
        </w:rPr>
        <w:t>：</w:t>
      </w:r>
      <w:r>
        <w:rPr>
          <w:rFonts w:ascii="Courier New" w:hAnsi="Courier New" w:cs="Courier New"/>
          <w:color w:val="37474F"/>
          <w:sz w:val="21"/>
          <w:szCs w:val="21"/>
        </w:rPr>
        <w:t>0.3381  -  val_acc</w:t>
      </w:r>
      <w:r>
        <w:rPr>
          <w:rFonts w:ascii="Courier New" w:hAnsi="Courier New" w:cs="Courier New"/>
          <w:color w:val="37474F"/>
          <w:sz w:val="21"/>
          <w:szCs w:val="21"/>
        </w:rPr>
        <w:t>：</w:t>
      </w:r>
      <w:r>
        <w:rPr>
          <w:rFonts w:ascii="Courier New" w:hAnsi="Courier New" w:cs="Courier New"/>
          <w:color w:val="37474F"/>
          <w:sz w:val="21"/>
          <w:szCs w:val="21"/>
        </w:rPr>
        <w:t>0.8748  -  val_binary_crossentropy</w:t>
      </w:r>
      <w:r>
        <w:rPr>
          <w:rFonts w:ascii="Courier New" w:hAnsi="Courier New" w:cs="Courier New"/>
          <w:color w:val="37474F"/>
          <w:sz w:val="21"/>
          <w:szCs w:val="21"/>
        </w:rPr>
        <w:t>：</w:t>
      </w:r>
      <w:r>
        <w:rPr>
          <w:rFonts w:ascii="Courier New" w:hAnsi="Courier New" w:cs="Courier New"/>
          <w:color w:val="37474F"/>
          <w:sz w:val="21"/>
          <w:szCs w:val="21"/>
        </w:rPr>
        <w:t>0.3381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0.0927  -  acc</w:t>
      </w:r>
      <w:r>
        <w:rPr>
          <w:rFonts w:ascii="Courier New" w:hAnsi="Courier New" w:cs="Courier New"/>
          <w:color w:val="37474F"/>
          <w:sz w:val="21"/>
          <w:szCs w:val="21"/>
        </w:rPr>
        <w:t>：</w:t>
      </w:r>
      <w:r>
        <w:rPr>
          <w:rFonts w:ascii="Courier New" w:hAnsi="Courier New" w:cs="Courier New"/>
          <w:color w:val="37474F"/>
          <w:sz w:val="21"/>
          <w:szCs w:val="21"/>
        </w:rPr>
        <w:t>0.9736  -  binary_crossentropy</w:t>
      </w:r>
      <w:r>
        <w:rPr>
          <w:rFonts w:ascii="Courier New" w:hAnsi="Courier New" w:cs="Courier New"/>
          <w:color w:val="37474F"/>
          <w:sz w:val="21"/>
          <w:szCs w:val="21"/>
        </w:rPr>
        <w:t>：</w:t>
      </w:r>
      <w:r>
        <w:rPr>
          <w:rFonts w:ascii="Courier New" w:hAnsi="Courier New" w:cs="Courier New"/>
          <w:color w:val="37474F"/>
          <w:sz w:val="21"/>
          <w:szCs w:val="21"/>
        </w:rPr>
        <w:t>0.0927  -  val_loss</w:t>
      </w:r>
      <w:r>
        <w:rPr>
          <w:rFonts w:ascii="Courier New" w:hAnsi="Courier New" w:cs="Courier New"/>
          <w:color w:val="37474F"/>
          <w:sz w:val="21"/>
          <w:szCs w:val="21"/>
        </w:rPr>
        <w:t>：</w:t>
      </w:r>
      <w:r>
        <w:rPr>
          <w:rFonts w:ascii="Courier New" w:hAnsi="Courier New" w:cs="Courier New"/>
          <w:color w:val="37474F"/>
          <w:sz w:val="21"/>
          <w:szCs w:val="21"/>
        </w:rPr>
        <w:t>0.3562  -  val_acc</w:t>
      </w:r>
      <w:r>
        <w:rPr>
          <w:rFonts w:ascii="Courier New" w:hAnsi="Courier New" w:cs="Courier New"/>
          <w:color w:val="37474F"/>
          <w:sz w:val="21"/>
          <w:szCs w:val="21"/>
        </w:rPr>
        <w:t>：</w:t>
      </w:r>
      <w:r>
        <w:rPr>
          <w:rFonts w:ascii="Courier New" w:hAnsi="Courier New" w:cs="Courier New"/>
          <w:color w:val="37474F"/>
          <w:sz w:val="21"/>
          <w:szCs w:val="21"/>
        </w:rPr>
        <w:t>0.8719  -  val_binary_crossentropy</w:t>
      </w:r>
      <w:r>
        <w:rPr>
          <w:rFonts w:ascii="Courier New" w:hAnsi="Courier New" w:cs="Courier New"/>
          <w:color w:val="37474F"/>
          <w:sz w:val="21"/>
          <w:szCs w:val="21"/>
        </w:rPr>
        <w:t>：</w:t>
      </w:r>
      <w:r>
        <w:rPr>
          <w:rFonts w:ascii="Courier New" w:hAnsi="Courier New" w:cs="Courier New"/>
          <w:color w:val="37474F"/>
          <w:sz w:val="21"/>
          <w:szCs w:val="21"/>
        </w:rPr>
        <w:t>0.3562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0.0830  -  acc</w:t>
      </w:r>
      <w:r>
        <w:rPr>
          <w:rFonts w:ascii="Courier New" w:hAnsi="Courier New" w:cs="Courier New"/>
          <w:color w:val="37474F"/>
          <w:sz w:val="21"/>
          <w:szCs w:val="21"/>
        </w:rPr>
        <w:t>：</w:t>
      </w:r>
      <w:r>
        <w:rPr>
          <w:rFonts w:ascii="Courier New" w:hAnsi="Courier New" w:cs="Courier New"/>
          <w:color w:val="37474F"/>
          <w:sz w:val="21"/>
          <w:szCs w:val="21"/>
        </w:rPr>
        <w:t>0.9774  -  binary_crossentropy</w:t>
      </w:r>
      <w:r>
        <w:rPr>
          <w:rFonts w:ascii="Courier New" w:hAnsi="Courier New" w:cs="Courier New"/>
          <w:color w:val="37474F"/>
          <w:sz w:val="21"/>
          <w:szCs w:val="21"/>
        </w:rPr>
        <w:t>：</w:t>
      </w:r>
      <w:r>
        <w:rPr>
          <w:rFonts w:ascii="Courier New" w:hAnsi="Courier New" w:cs="Courier New"/>
          <w:color w:val="37474F"/>
          <w:sz w:val="21"/>
          <w:szCs w:val="21"/>
        </w:rPr>
        <w:t>0.0830  -  val_loss</w:t>
      </w:r>
      <w:r>
        <w:rPr>
          <w:rFonts w:ascii="Courier New" w:hAnsi="Courier New" w:cs="Courier New"/>
          <w:color w:val="37474F"/>
          <w:sz w:val="21"/>
          <w:szCs w:val="21"/>
        </w:rPr>
        <w:t>：</w:t>
      </w:r>
      <w:r>
        <w:rPr>
          <w:rFonts w:ascii="Courier New" w:hAnsi="Courier New" w:cs="Courier New"/>
          <w:color w:val="37474F"/>
          <w:sz w:val="21"/>
          <w:szCs w:val="21"/>
        </w:rPr>
        <w:t>0.3736  -  val_acc</w:t>
      </w:r>
      <w:r>
        <w:rPr>
          <w:rFonts w:ascii="Courier New" w:hAnsi="Courier New" w:cs="Courier New"/>
          <w:color w:val="37474F"/>
          <w:sz w:val="21"/>
          <w:szCs w:val="21"/>
        </w:rPr>
        <w:t>：</w:t>
      </w:r>
      <w:r>
        <w:rPr>
          <w:rFonts w:ascii="Courier New" w:hAnsi="Courier New" w:cs="Courier New"/>
          <w:color w:val="37474F"/>
          <w:sz w:val="21"/>
          <w:szCs w:val="21"/>
        </w:rPr>
        <w:t>0.8699  -  val_binary_crossentropy</w:t>
      </w:r>
      <w:r>
        <w:rPr>
          <w:rFonts w:ascii="Courier New" w:hAnsi="Courier New" w:cs="Courier New"/>
          <w:color w:val="37474F"/>
          <w:sz w:val="21"/>
          <w:szCs w:val="21"/>
        </w:rPr>
        <w:t>：</w:t>
      </w:r>
      <w:r>
        <w:rPr>
          <w:rFonts w:ascii="Courier New" w:hAnsi="Courier New" w:cs="Courier New"/>
          <w:color w:val="37474F"/>
          <w:sz w:val="21"/>
          <w:szCs w:val="21"/>
        </w:rPr>
        <w:t>0.3736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0.0747  -  acc</w:t>
      </w:r>
      <w:r>
        <w:rPr>
          <w:rFonts w:ascii="Courier New" w:hAnsi="Courier New" w:cs="Courier New"/>
          <w:color w:val="37474F"/>
          <w:sz w:val="21"/>
          <w:szCs w:val="21"/>
        </w:rPr>
        <w:t>：</w:t>
      </w:r>
      <w:r>
        <w:rPr>
          <w:rFonts w:ascii="Courier New" w:hAnsi="Courier New" w:cs="Courier New"/>
          <w:color w:val="37474F"/>
          <w:sz w:val="21"/>
          <w:szCs w:val="21"/>
        </w:rPr>
        <w:t>0.9811  -  binary_crossentropy</w:t>
      </w:r>
      <w:r>
        <w:rPr>
          <w:rFonts w:ascii="Courier New" w:hAnsi="Courier New" w:cs="Courier New"/>
          <w:color w:val="37474F"/>
          <w:sz w:val="21"/>
          <w:szCs w:val="21"/>
        </w:rPr>
        <w:t>：</w:t>
      </w:r>
      <w:r>
        <w:rPr>
          <w:rFonts w:ascii="Courier New" w:hAnsi="Courier New" w:cs="Courier New"/>
          <w:color w:val="37474F"/>
          <w:sz w:val="21"/>
          <w:szCs w:val="21"/>
        </w:rPr>
        <w:t>0.0747  -  val_loss</w:t>
      </w:r>
      <w:r>
        <w:rPr>
          <w:rFonts w:ascii="Courier New" w:hAnsi="Courier New" w:cs="Courier New"/>
          <w:color w:val="37474F"/>
          <w:sz w:val="21"/>
          <w:szCs w:val="21"/>
        </w:rPr>
        <w:t>：</w:t>
      </w:r>
      <w:r>
        <w:rPr>
          <w:rFonts w:ascii="Courier New" w:hAnsi="Courier New" w:cs="Courier New"/>
          <w:color w:val="37474F"/>
          <w:sz w:val="21"/>
          <w:szCs w:val="21"/>
        </w:rPr>
        <w:t>0.3918  -  val_acc</w:t>
      </w:r>
      <w:r>
        <w:rPr>
          <w:rFonts w:ascii="Courier New" w:hAnsi="Courier New" w:cs="Courier New"/>
          <w:color w:val="37474F"/>
          <w:sz w:val="21"/>
          <w:szCs w:val="21"/>
        </w:rPr>
        <w:t>：</w:t>
      </w:r>
      <w:r>
        <w:rPr>
          <w:rFonts w:ascii="Courier New" w:hAnsi="Courier New" w:cs="Courier New"/>
          <w:color w:val="37474F"/>
          <w:sz w:val="21"/>
          <w:szCs w:val="21"/>
        </w:rPr>
        <w:t>0.8682  -  val_binary_crossentropy</w:t>
      </w:r>
      <w:r>
        <w:rPr>
          <w:rFonts w:ascii="Courier New" w:hAnsi="Courier New" w:cs="Courier New"/>
          <w:color w:val="37474F"/>
          <w:sz w:val="21"/>
          <w:szCs w:val="21"/>
        </w:rPr>
        <w:t>：</w:t>
      </w:r>
      <w:r>
        <w:rPr>
          <w:rFonts w:ascii="Courier New" w:hAnsi="Courier New" w:cs="Courier New"/>
          <w:color w:val="37474F"/>
          <w:sz w:val="21"/>
          <w:szCs w:val="21"/>
        </w:rPr>
        <w:t>0.3918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0.0675  -  acc</w:t>
      </w:r>
      <w:r>
        <w:rPr>
          <w:rFonts w:ascii="Courier New" w:hAnsi="Courier New" w:cs="Courier New"/>
          <w:color w:val="37474F"/>
          <w:sz w:val="21"/>
          <w:szCs w:val="21"/>
        </w:rPr>
        <w:t>：</w:t>
      </w:r>
      <w:r>
        <w:rPr>
          <w:rFonts w:ascii="Courier New" w:hAnsi="Courier New" w:cs="Courier New"/>
          <w:color w:val="37474F"/>
          <w:sz w:val="21"/>
          <w:szCs w:val="21"/>
        </w:rPr>
        <w:t>0.9843  -  binary_crossentropy</w:t>
      </w:r>
      <w:r>
        <w:rPr>
          <w:rFonts w:ascii="Courier New" w:hAnsi="Courier New" w:cs="Courier New"/>
          <w:color w:val="37474F"/>
          <w:sz w:val="21"/>
          <w:szCs w:val="21"/>
        </w:rPr>
        <w:t>：</w:t>
      </w:r>
      <w:r>
        <w:rPr>
          <w:rFonts w:ascii="Courier New" w:hAnsi="Courier New" w:cs="Courier New"/>
          <w:color w:val="37474F"/>
          <w:sz w:val="21"/>
          <w:szCs w:val="21"/>
        </w:rPr>
        <w:t>0.0675  -  val_loss</w:t>
      </w:r>
      <w:r>
        <w:rPr>
          <w:rFonts w:ascii="Courier New" w:hAnsi="Courier New" w:cs="Courier New"/>
          <w:color w:val="37474F"/>
          <w:sz w:val="21"/>
          <w:szCs w:val="21"/>
        </w:rPr>
        <w:t>：</w:t>
      </w:r>
      <w:r>
        <w:rPr>
          <w:rFonts w:ascii="Courier New" w:hAnsi="Courier New" w:cs="Courier New"/>
          <w:color w:val="37474F"/>
          <w:sz w:val="21"/>
          <w:szCs w:val="21"/>
        </w:rPr>
        <w:t>0.4135  -  val_acc</w:t>
      </w:r>
      <w:r>
        <w:rPr>
          <w:rFonts w:ascii="Courier New" w:hAnsi="Courier New" w:cs="Courier New"/>
          <w:color w:val="37474F"/>
          <w:sz w:val="21"/>
          <w:szCs w:val="21"/>
        </w:rPr>
        <w:t>：</w:t>
      </w:r>
      <w:r>
        <w:rPr>
          <w:rFonts w:ascii="Courier New" w:hAnsi="Courier New" w:cs="Courier New"/>
          <w:color w:val="37474F"/>
          <w:sz w:val="21"/>
          <w:szCs w:val="21"/>
        </w:rPr>
        <w:t>0.8657  -  val_binary_crossentropy</w:t>
      </w:r>
      <w:r>
        <w:rPr>
          <w:rFonts w:ascii="Courier New" w:hAnsi="Courier New" w:cs="Courier New"/>
          <w:color w:val="37474F"/>
          <w:sz w:val="21"/>
          <w:szCs w:val="21"/>
        </w:rPr>
        <w:t>：</w:t>
      </w:r>
      <w:r>
        <w:rPr>
          <w:rFonts w:ascii="Courier New" w:hAnsi="Courier New" w:cs="Courier New"/>
          <w:color w:val="37474F"/>
          <w:sz w:val="21"/>
          <w:szCs w:val="21"/>
        </w:rPr>
        <w:t>0.4135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0.0606  -  acc</w:t>
      </w:r>
      <w:r>
        <w:rPr>
          <w:rFonts w:ascii="Courier New" w:hAnsi="Courier New" w:cs="Courier New"/>
          <w:color w:val="37474F"/>
          <w:sz w:val="21"/>
          <w:szCs w:val="21"/>
        </w:rPr>
        <w:t>：</w:t>
      </w:r>
      <w:r>
        <w:rPr>
          <w:rFonts w:ascii="Courier New" w:hAnsi="Courier New" w:cs="Courier New"/>
          <w:color w:val="37474F"/>
          <w:sz w:val="21"/>
          <w:szCs w:val="21"/>
        </w:rPr>
        <w:t>0.9868  -  binary_crossentropy</w:t>
      </w:r>
      <w:r>
        <w:rPr>
          <w:rFonts w:ascii="Courier New" w:hAnsi="Courier New" w:cs="Courier New"/>
          <w:color w:val="37474F"/>
          <w:sz w:val="21"/>
          <w:szCs w:val="21"/>
        </w:rPr>
        <w:t>：</w:t>
      </w:r>
      <w:r>
        <w:rPr>
          <w:rFonts w:ascii="Courier New" w:hAnsi="Courier New" w:cs="Courier New"/>
          <w:color w:val="37474F"/>
          <w:sz w:val="21"/>
          <w:szCs w:val="21"/>
        </w:rPr>
        <w:t>0.0606  -  val_loss</w:t>
      </w:r>
      <w:r>
        <w:rPr>
          <w:rFonts w:ascii="Courier New" w:hAnsi="Courier New" w:cs="Courier New"/>
          <w:color w:val="37474F"/>
          <w:sz w:val="21"/>
          <w:szCs w:val="21"/>
        </w:rPr>
        <w:t>：</w:t>
      </w:r>
      <w:r>
        <w:rPr>
          <w:rFonts w:ascii="Courier New" w:hAnsi="Courier New" w:cs="Courier New"/>
          <w:color w:val="37474F"/>
          <w:sz w:val="21"/>
          <w:szCs w:val="21"/>
        </w:rPr>
        <w:t>0.4310  -  val_acc</w:t>
      </w:r>
      <w:r>
        <w:rPr>
          <w:rFonts w:ascii="Courier New" w:hAnsi="Courier New" w:cs="Courier New"/>
          <w:color w:val="37474F"/>
          <w:sz w:val="21"/>
          <w:szCs w:val="21"/>
        </w:rPr>
        <w:t>：</w:t>
      </w:r>
      <w:r>
        <w:rPr>
          <w:rFonts w:ascii="Courier New" w:hAnsi="Courier New" w:cs="Courier New"/>
          <w:color w:val="37474F"/>
          <w:sz w:val="21"/>
          <w:szCs w:val="21"/>
        </w:rPr>
        <w:t>0.8648  -  val_binary_crossentropy</w:t>
      </w:r>
      <w:r>
        <w:rPr>
          <w:rFonts w:ascii="Courier New" w:hAnsi="Courier New" w:cs="Courier New"/>
          <w:color w:val="37474F"/>
          <w:sz w:val="21"/>
          <w:szCs w:val="21"/>
        </w:rPr>
        <w:t>：</w:t>
      </w:r>
      <w:r>
        <w:rPr>
          <w:rFonts w:ascii="Courier New" w:hAnsi="Courier New" w:cs="Courier New"/>
          <w:color w:val="37474F"/>
          <w:sz w:val="21"/>
          <w:szCs w:val="21"/>
        </w:rPr>
        <w:t>0.4310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0.0546  -  acc</w:t>
      </w:r>
      <w:r>
        <w:rPr>
          <w:rFonts w:ascii="Courier New" w:hAnsi="Courier New" w:cs="Courier New"/>
          <w:color w:val="37474F"/>
          <w:sz w:val="21"/>
          <w:szCs w:val="21"/>
        </w:rPr>
        <w:t>：</w:t>
      </w:r>
      <w:r>
        <w:rPr>
          <w:rFonts w:ascii="Courier New" w:hAnsi="Courier New" w:cs="Courier New"/>
          <w:color w:val="37474F"/>
          <w:sz w:val="21"/>
          <w:szCs w:val="21"/>
        </w:rPr>
        <w:t>0.9888  -  binary_crossentropy</w:t>
      </w:r>
      <w:r>
        <w:rPr>
          <w:rFonts w:ascii="Courier New" w:hAnsi="Courier New" w:cs="Courier New"/>
          <w:color w:val="37474F"/>
          <w:sz w:val="21"/>
          <w:szCs w:val="21"/>
        </w:rPr>
        <w:t>：</w:t>
      </w:r>
      <w:r>
        <w:rPr>
          <w:rFonts w:ascii="Courier New" w:hAnsi="Courier New" w:cs="Courier New"/>
          <w:color w:val="37474F"/>
          <w:sz w:val="21"/>
          <w:szCs w:val="21"/>
        </w:rPr>
        <w:t>0.0546  -  val_loss</w:t>
      </w:r>
      <w:r>
        <w:rPr>
          <w:rFonts w:ascii="Courier New" w:hAnsi="Courier New" w:cs="Courier New"/>
          <w:color w:val="37474F"/>
          <w:sz w:val="21"/>
          <w:szCs w:val="21"/>
        </w:rPr>
        <w:t>：</w:t>
      </w:r>
      <w:r>
        <w:rPr>
          <w:rFonts w:ascii="Courier New" w:hAnsi="Courier New" w:cs="Courier New"/>
          <w:color w:val="37474F"/>
          <w:sz w:val="21"/>
          <w:szCs w:val="21"/>
        </w:rPr>
        <w:t>0.4520  -  val_acc</w:t>
      </w:r>
      <w:r>
        <w:rPr>
          <w:rFonts w:ascii="Courier New" w:hAnsi="Courier New" w:cs="Courier New"/>
          <w:color w:val="37474F"/>
          <w:sz w:val="21"/>
          <w:szCs w:val="21"/>
        </w:rPr>
        <w:t>：</w:t>
      </w:r>
      <w:r>
        <w:rPr>
          <w:rFonts w:ascii="Courier New" w:hAnsi="Courier New" w:cs="Courier New"/>
          <w:color w:val="37474F"/>
          <w:sz w:val="21"/>
          <w:szCs w:val="21"/>
        </w:rPr>
        <w:t>0.8636  -  val_binary_crossentropy</w:t>
      </w:r>
      <w:r>
        <w:rPr>
          <w:rFonts w:ascii="Courier New" w:hAnsi="Courier New" w:cs="Courier New"/>
          <w:color w:val="37474F"/>
          <w:sz w:val="21"/>
          <w:szCs w:val="21"/>
        </w:rPr>
        <w:t>：</w:t>
      </w:r>
      <w:r>
        <w:rPr>
          <w:rFonts w:ascii="Courier New" w:hAnsi="Courier New" w:cs="Courier New"/>
          <w:color w:val="37474F"/>
          <w:sz w:val="21"/>
          <w:szCs w:val="21"/>
        </w:rPr>
        <w:t>0.4520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0.0491  -  acc</w:t>
      </w:r>
      <w:r>
        <w:rPr>
          <w:rFonts w:ascii="Courier New" w:hAnsi="Courier New" w:cs="Courier New"/>
          <w:color w:val="37474F"/>
          <w:sz w:val="21"/>
          <w:szCs w:val="21"/>
        </w:rPr>
        <w:t>：</w:t>
      </w:r>
      <w:r>
        <w:rPr>
          <w:rFonts w:ascii="Courier New" w:hAnsi="Courier New" w:cs="Courier New"/>
          <w:color w:val="37474F"/>
          <w:sz w:val="21"/>
          <w:szCs w:val="21"/>
        </w:rPr>
        <w:t>0.9906  -  binary_crossentropy</w:t>
      </w:r>
      <w:r>
        <w:rPr>
          <w:rFonts w:ascii="Courier New" w:hAnsi="Courier New" w:cs="Courier New"/>
          <w:color w:val="37474F"/>
          <w:sz w:val="21"/>
          <w:szCs w:val="21"/>
        </w:rPr>
        <w:t>：</w:t>
      </w:r>
      <w:r>
        <w:rPr>
          <w:rFonts w:ascii="Courier New" w:hAnsi="Courier New" w:cs="Courier New"/>
          <w:color w:val="37474F"/>
          <w:sz w:val="21"/>
          <w:szCs w:val="21"/>
        </w:rPr>
        <w:t>0.0491  -  val_loss</w:t>
      </w:r>
      <w:r>
        <w:rPr>
          <w:rFonts w:ascii="Courier New" w:hAnsi="Courier New" w:cs="Courier New"/>
          <w:color w:val="37474F"/>
          <w:sz w:val="21"/>
          <w:szCs w:val="21"/>
        </w:rPr>
        <w:t>：</w:t>
      </w:r>
      <w:r>
        <w:rPr>
          <w:rFonts w:ascii="Courier New" w:hAnsi="Courier New" w:cs="Courier New"/>
          <w:color w:val="37474F"/>
          <w:sz w:val="21"/>
          <w:szCs w:val="21"/>
        </w:rPr>
        <w:t>0.4741  -  val_acc</w:t>
      </w:r>
      <w:r>
        <w:rPr>
          <w:rFonts w:ascii="Courier New" w:hAnsi="Courier New" w:cs="Courier New"/>
          <w:color w:val="37474F"/>
          <w:sz w:val="21"/>
          <w:szCs w:val="21"/>
        </w:rPr>
        <w:t>：</w:t>
      </w:r>
      <w:r>
        <w:rPr>
          <w:rFonts w:ascii="Courier New" w:hAnsi="Courier New" w:cs="Courier New"/>
          <w:color w:val="37474F"/>
          <w:sz w:val="21"/>
          <w:szCs w:val="21"/>
        </w:rPr>
        <w:t>0.8614  -  val_binary_crossentropy</w:t>
      </w:r>
      <w:r>
        <w:rPr>
          <w:rFonts w:ascii="Courier New" w:hAnsi="Courier New" w:cs="Courier New"/>
          <w:color w:val="37474F"/>
          <w:sz w:val="21"/>
          <w:szCs w:val="21"/>
        </w:rPr>
        <w:t>：</w:t>
      </w:r>
      <w:r>
        <w:rPr>
          <w:rFonts w:ascii="Courier New" w:hAnsi="Courier New" w:cs="Courier New"/>
          <w:color w:val="37474F"/>
          <w:sz w:val="21"/>
          <w:szCs w:val="21"/>
        </w:rPr>
        <w:t>0.4741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0.0437  -  acc</w:t>
      </w:r>
      <w:r>
        <w:rPr>
          <w:rFonts w:ascii="Courier New" w:hAnsi="Courier New" w:cs="Courier New"/>
          <w:color w:val="37474F"/>
          <w:sz w:val="21"/>
          <w:szCs w:val="21"/>
        </w:rPr>
        <w:t>：</w:t>
      </w:r>
      <w:r>
        <w:rPr>
          <w:rFonts w:ascii="Courier New" w:hAnsi="Courier New" w:cs="Courier New"/>
          <w:color w:val="37474F"/>
          <w:sz w:val="21"/>
          <w:szCs w:val="21"/>
        </w:rPr>
        <w:t>0.9922  -  binary_crossentropy</w:t>
      </w:r>
      <w:r>
        <w:rPr>
          <w:rFonts w:ascii="Courier New" w:hAnsi="Courier New" w:cs="Courier New"/>
          <w:color w:val="37474F"/>
          <w:sz w:val="21"/>
          <w:szCs w:val="21"/>
        </w:rPr>
        <w:t>：</w:t>
      </w:r>
      <w:r>
        <w:rPr>
          <w:rFonts w:ascii="Courier New" w:hAnsi="Courier New" w:cs="Courier New"/>
          <w:color w:val="37474F"/>
          <w:sz w:val="21"/>
          <w:szCs w:val="21"/>
        </w:rPr>
        <w:t>0.0437  -  val_loss</w:t>
      </w:r>
      <w:r>
        <w:rPr>
          <w:rFonts w:ascii="Courier New" w:hAnsi="Courier New" w:cs="Courier New"/>
          <w:color w:val="37474F"/>
          <w:sz w:val="21"/>
          <w:szCs w:val="21"/>
        </w:rPr>
        <w:t>：</w:t>
      </w:r>
      <w:r>
        <w:rPr>
          <w:rFonts w:ascii="Courier New" w:hAnsi="Courier New" w:cs="Courier New"/>
          <w:color w:val="37474F"/>
          <w:sz w:val="21"/>
          <w:szCs w:val="21"/>
        </w:rPr>
        <w:t>0.5019  -  val_acc</w:t>
      </w:r>
      <w:r>
        <w:rPr>
          <w:rFonts w:ascii="Courier New" w:hAnsi="Courier New" w:cs="Courier New"/>
          <w:color w:val="37474F"/>
          <w:sz w:val="21"/>
          <w:szCs w:val="21"/>
        </w:rPr>
        <w:t>：</w:t>
      </w:r>
      <w:r>
        <w:rPr>
          <w:rFonts w:ascii="Courier New" w:hAnsi="Courier New" w:cs="Courier New"/>
          <w:color w:val="37474F"/>
          <w:sz w:val="21"/>
          <w:szCs w:val="21"/>
        </w:rPr>
        <w:t>0.8597  -  val_binary_crossentropy</w:t>
      </w:r>
      <w:r>
        <w:rPr>
          <w:rFonts w:ascii="Courier New" w:hAnsi="Courier New" w:cs="Courier New"/>
          <w:color w:val="37474F"/>
          <w:sz w:val="21"/>
          <w:szCs w:val="21"/>
        </w:rPr>
        <w:t>：</w:t>
      </w:r>
      <w:r>
        <w:rPr>
          <w:rFonts w:ascii="Courier New" w:hAnsi="Courier New" w:cs="Courier New"/>
          <w:color w:val="37474F"/>
          <w:sz w:val="21"/>
          <w:szCs w:val="21"/>
        </w:rPr>
        <w:t>0.5019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0.0388  -  acc</w:t>
      </w:r>
      <w:r>
        <w:rPr>
          <w:rFonts w:ascii="Courier New" w:hAnsi="Courier New" w:cs="Courier New"/>
          <w:color w:val="37474F"/>
          <w:sz w:val="21"/>
          <w:szCs w:val="21"/>
        </w:rPr>
        <w:t>：</w:t>
      </w:r>
      <w:r>
        <w:rPr>
          <w:rFonts w:ascii="Courier New" w:hAnsi="Courier New" w:cs="Courier New"/>
          <w:color w:val="37474F"/>
          <w:sz w:val="21"/>
          <w:szCs w:val="21"/>
        </w:rPr>
        <w:t>0.9932  -  binary_crossentropy</w:t>
      </w:r>
      <w:r>
        <w:rPr>
          <w:rFonts w:ascii="Courier New" w:hAnsi="Courier New" w:cs="Courier New"/>
          <w:color w:val="37474F"/>
          <w:sz w:val="21"/>
          <w:szCs w:val="21"/>
        </w:rPr>
        <w:t>：</w:t>
      </w:r>
      <w:r>
        <w:rPr>
          <w:rFonts w:ascii="Courier New" w:hAnsi="Courier New" w:cs="Courier New"/>
          <w:color w:val="37474F"/>
          <w:sz w:val="21"/>
          <w:szCs w:val="21"/>
        </w:rPr>
        <w:t>0.0388  -  val_loss</w:t>
      </w:r>
      <w:r>
        <w:rPr>
          <w:rFonts w:ascii="Courier New" w:hAnsi="Courier New" w:cs="Courier New"/>
          <w:color w:val="37474F"/>
          <w:sz w:val="21"/>
          <w:szCs w:val="21"/>
        </w:rPr>
        <w:t>：</w:t>
      </w:r>
      <w:r>
        <w:rPr>
          <w:rFonts w:ascii="Courier New" w:hAnsi="Courier New" w:cs="Courier New"/>
          <w:color w:val="37474F"/>
          <w:sz w:val="21"/>
          <w:szCs w:val="21"/>
        </w:rPr>
        <w:t>0.5181  -  val_acc</w:t>
      </w:r>
      <w:r>
        <w:rPr>
          <w:rFonts w:ascii="Courier New" w:hAnsi="Courier New" w:cs="Courier New"/>
          <w:color w:val="37474F"/>
          <w:sz w:val="21"/>
          <w:szCs w:val="21"/>
        </w:rPr>
        <w:t>：</w:t>
      </w:r>
      <w:r>
        <w:rPr>
          <w:rFonts w:ascii="Courier New" w:hAnsi="Courier New" w:cs="Courier New"/>
          <w:color w:val="37474F"/>
          <w:sz w:val="21"/>
          <w:szCs w:val="21"/>
        </w:rPr>
        <w:t>0.8582  -  val_binary_crossentropy</w:t>
      </w:r>
      <w:r>
        <w:rPr>
          <w:rFonts w:ascii="Courier New" w:hAnsi="Courier New" w:cs="Courier New"/>
          <w:color w:val="37474F"/>
          <w:sz w:val="21"/>
          <w:szCs w:val="21"/>
        </w:rPr>
        <w:t>：</w:t>
      </w:r>
      <w:r>
        <w:rPr>
          <w:rFonts w:ascii="Courier New" w:hAnsi="Courier New" w:cs="Courier New"/>
          <w:color w:val="37474F"/>
          <w:sz w:val="21"/>
          <w:szCs w:val="21"/>
        </w:rPr>
        <w:t>0.5181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0.0348  -  acc</w:t>
      </w:r>
      <w:r>
        <w:rPr>
          <w:rFonts w:ascii="Courier New" w:hAnsi="Courier New" w:cs="Courier New"/>
          <w:color w:val="37474F"/>
          <w:sz w:val="21"/>
          <w:szCs w:val="21"/>
        </w:rPr>
        <w:t>：</w:t>
      </w:r>
      <w:r>
        <w:rPr>
          <w:rFonts w:ascii="Courier New" w:hAnsi="Courier New" w:cs="Courier New"/>
          <w:color w:val="37474F"/>
          <w:sz w:val="21"/>
          <w:szCs w:val="21"/>
        </w:rPr>
        <w:t>0.9943  -  binary_crossentropy</w:t>
      </w:r>
      <w:r>
        <w:rPr>
          <w:rFonts w:ascii="Courier New" w:hAnsi="Courier New" w:cs="Courier New"/>
          <w:color w:val="37474F"/>
          <w:sz w:val="21"/>
          <w:szCs w:val="21"/>
        </w:rPr>
        <w:t>：</w:t>
      </w:r>
      <w:r>
        <w:rPr>
          <w:rFonts w:ascii="Courier New" w:hAnsi="Courier New" w:cs="Courier New"/>
          <w:color w:val="37474F"/>
          <w:sz w:val="21"/>
          <w:szCs w:val="21"/>
        </w:rPr>
        <w:t>0.0348  -  val_loss</w:t>
      </w:r>
      <w:r>
        <w:rPr>
          <w:rFonts w:ascii="Courier New" w:hAnsi="Courier New" w:cs="Courier New"/>
          <w:color w:val="37474F"/>
          <w:sz w:val="21"/>
          <w:szCs w:val="21"/>
        </w:rPr>
        <w:t>：</w:t>
      </w:r>
      <w:r>
        <w:rPr>
          <w:rFonts w:ascii="Courier New" w:hAnsi="Courier New" w:cs="Courier New"/>
          <w:color w:val="37474F"/>
          <w:sz w:val="21"/>
          <w:szCs w:val="21"/>
        </w:rPr>
        <w:t>0.5407  -  val_acc</w:t>
      </w:r>
      <w:r>
        <w:rPr>
          <w:rFonts w:ascii="Courier New" w:hAnsi="Courier New" w:cs="Courier New"/>
          <w:color w:val="37474F"/>
          <w:sz w:val="21"/>
          <w:szCs w:val="21"/>
        </w:rPr>
        <w:t>：</w:t>
      </w:r>
      <w:r>
        <w:rPr>
          <w:rFonts w:ascii="Courier New" w:hAnsi="Courier New" w:cs="Courier New"/>
          <w:color w:val="37474F"/>
          <w:sz w:val="21"/>
          <w:szCs w:val="21"/>
        </w:rPr>
        <w:t>0.8574  -  val_binary_crossentropy</w:t>
      </w:r>
      <w:r>
        <w:rPr>
          <w:rFonts w:ascii="Courier New" w:hAnsi="Courier New" w:cs="Courier New"/>
          <w:color w:val="37474F"/>
          <w:sz w:val="21"/>
          <w:szCs w:val="21"/>
        </w:rPr>
        <w:t>：</w:t>
      </w:r>
      <w:r>
        <w:rPr>
          <w:rFonts w:ascii="Courier New" w:hAnsi="Courier New" w:cs="Courier New"/>
          <w:color w:val="37474F"/>
          <w:sz w:val="21"/>
          <w:szCs w:val="21"/>
        </w:rPr>
        <w:t>0.5407</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创建一个更大的模型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作为练习，您可以创建一个更大的模型，并查看它开始过度拟合的速度。接下来，让我们在这个基准测试中添加一个</w:t>
      </w:r>
      <w:del w:id="636" w:author="Shirley Li" w:date="2018-11-16T08:04:00Z">
        <w:r w:rsidDel="00D36C37">
          <w:rPr>
            <w:rFonts w:ascii="Arial" w:hAnsi="Arial" w:cs="Arial" w:hint="eastAsia"/>
            <w:color w:val="212121"/>
          </w:rPr>
          <w:delText>容量大得多的网络，</w:delText>
        </w:r>
      </w:del>
      <w:ins w:id="637" w:author="Shirley Li" w:date="2018-11-16T08:04:00Z">
        <w:r w:rsidR="00D36C37">
          <w:rPr>
            <w:rFonts w:ascii="Arial" w:hAnsi="Arial" w:cs="Arial" w:hint="eastAsia"/>
            <w:color w:val="212121"/>
          </w:rPr>
          <w:t>能够解决</w:t>
        </w:r>
      </w:ins>
      <w:r>
        <w:rPr>
          <w:rFonts w:ascii="Arial" w:hAnsi="Arial" w:cs="Arial"/>
          <w:color w:val="212121"/>
        </w:rPr>
        <w:t>远远超出问题的范围</w:t>
      </w:r>
      <w:ins w:id="638" w:author="Shirley Li" w:date="2018-11-16T08:04:00Z">
        <w:r w:rsidR="00D36C37">
          <w:rPr>
            <w:rFonts w:ascii="Arial" w:hAnsi="Arial" w:cs="Arial" w:hint="eastAsia"/>
            <w:color w:val="212121"/>
          </w:rPr>
          <w:t>的更大的</w:t>
        </w:r>
      </w:ins>
      <w:ins w:id="639" w:author="Shirley Li" w:date="2018-11-16T08:05:00Z">
        <w:r w:rsidR="00D36C37">
          <w:rPr>
            <w:rFonts w:ascii="Arial" w:hAnsi="Arial" w:cs="Arial" w:hint="eastAsia"/>
            <w:color w:val="212121"/>
          </w:rPr>
          <w:t>神经网络</w:t>
        </w:r>
      </w:ins>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bigger_model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bigger_model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bigger_model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dense_6</w:t>
      </w:r>
      <w:r>
        <w:rPr>
          <w:rFonts w:ascii="Courier New" w:hAnsi="Courier New" w:cs="Courier New"/>
          <w:color w:val="37474F"/>
          <w:sz w:val="21"/>
          <w:szCs w:val="21"/>
        </w:rPr>
        <w:t>（密集）（无，</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5120512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dense_7</w:t>
      </w:r>
      <w:r>
        <w:rPr>
          <w:rFonts w:ascii="Courier New" w:hAnsi="Courier New" w:cs="Courier New"/>
          <w:color w:val="37474F"/>
          <w:sz w:val="21"/>
          <w:szCs w:val="21"/>
        </w:rPr>
        <w:t>（密集）（无，</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262656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dense_8</w:t>
      </w:r>
      <w:r>
        <w:rPr>
          <w:rFonts w:ascii="Courier New" w:hAnsi="Courier New" w:cs="Courier New"/>
          <w:color w:val="37474F"/>
          <w:sz w:val="21"/>
          <w:szCs w:val="21"/>
        </w:rPr>
        <w:t>（密集）（无，</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 xml:space="preserve">513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总参数：</w:t>
      </w:r>
      <w:r>
        <w:rPr>
          <w:rFonts w:ascii="Courier New" w:hAnsi="Courier New" w:cs="Courier New"/>
          <w:color w:val="37474F"/>
          <w:sz w:val="21"/>
          <w:szCs w:val="21"/>
        </w:rPr>
        <w:t>5,383,681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5,383,681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并且，再次使用相同的数据训练模型：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bigger_history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bigger_model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0.3404  -  acc</w:t>
      </w:r>
      <w:r>
        <w:rPr>
          <w:rFonts w:ascii="Courier New" w:hAnsi="Courier New" w:cs="Courier New"/>
          <w:color w:val="37474F"/>
          <w:sz w:val="21"/>
          <w:szCs w:val="21"/>
        </w:rPr>
        <w:t>：</w:t>
      </w:r>
      <w:r>
        <w:rPr>
          <w:rFonts w:ascii="Courier New" w:hAnsi="Courier New" w:cs="Courier New"/>
          <w:color w:val="37474F"/>
          <w:sz w:val="21"/>
          <w:szCs w:val="21"/>
        </w:rPr>
        <w:t>0.8564  -  binary_crossentropy</w:t>
      </w:r>
      <w:r>
        <w:rPr>
          <w:rFonts w:ascii="Courier New" w:hAnsi="Courier New" w:cs="Courier New"/>
          <w:color w:val="37474F"/>
          <w:sz w:val="21"/>
          <w:szCs w:val="21"/>
        </w:rPr>
        <w:t>：</w:t>
      </w:r>
      <w:r>
        <w:rPr>
          <w:rFonts w:ascii="Courier New" w:hAnsi="Courier New" w:cs="Courier New"/>
          <w:color w:val="37474F"/>
          <w:sz w:val="21"/>
          <w:szCs w:val="21"/>
        </w:rPr>
        <w:t>0.3404  -  val_loss</w:t>
      </w:r>
      <w:r>
        <w:rPr>
          <w:rFonts w:ascii="Courier New" w:hAnsi="Courier New" w:cs="Courier New"/>
          <w:color w:val="37474F"/>
          <w:sz w:val="21"/>
          <w:szCs w:val="21"/>
        </w:rPr>
        <w:t>：</w:t>
      </w:r>
      <w:r>
        <w:rPr>
          <w:rFonts w:ascii="Courier New" w:hAnsi="Courier New" w:cs="Courier New"/>
          <w:color w:val="37474F"/>
          <w:sz w:val="21"/>
          <w:szCs w:val="21"/>
        </w:rPr>
        <w:t>0.2946  -  val_acc</w:t>
      </w:r>
      <w:r>
        <w:rPr>
          <w:rFonts w:ascii="Courier New" w:hAnsi="Courier New" w:cs="Courier New"/>
          <w:color w:val="37474F"/>
          <w:sz w:val="21"/>
          <w:szCs w:val="21"/>
        </w:rPr>
        <w:t>：</w:t>
      </w:r>
      <w:r>
        <w:rPr>
          <w:rFonts w:ascii="Courier New" w:hAnsi="Courier New" w:cs="Courier New"/>
          <w:color w:val="37474F"/>
          <w:sz w:val="21"/>
          <w:szCs w:val="21"/>
        </w:rPr>
        <w:t>0.8808  -  val_binary_crossentropy</w:t>
      </w:r>
      <w:r>
        <w:rPr>
          <w:rFonts w:ascii="Courier New" w:hAnsi="Courier New" w:cs="Courier New"/>
          <w:color w:val="37474F"/>
          <w:sz w:val="21"/>
          <w:szCs w:val="21"/>
        </w:rPr>
        <w:t>：</w:t>
      </w:r>
      <w:r>
        <w:rPr>
          <w:rFonts w:ascii="Courier New" w:hAnsi="Courier New" w:cs="Courier New"/>
          <w:color w:val="37474F"/>
          <w:sz w:val="21"/>
          <w:szCs w:val="21"/>
        </w:rPr>
        <w:t>0.2946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0.1331  -  acc</w:t>
      </w:r>
      <w:r>
        <w:rPr>
          <w:rFonts w:ascii="Courier New" w:hAnsi="Courier New" w:cs="Courier New"/>
          <w:color w:val="37474F"/>
          <w:sz w:val="21"/>
          <w:szCs w:val="21"/>
        </w:rPr>
        <w:t>：</w:t>
      </w:r>
      <w:r>
        <w:rPr>
          <w:rFonts w:ascii="Courier New" w:hAnsi="Courier New" w:cs="Courier New"/>
          <w:color w:val="37474F"/>
          <w:sz w:val="21"/>
          <w:szCs w:val="21"/>
        </w:rPr>
        <w:t>0.9519  -  binary_crossentropy</w:t>
      </w:r>
      <w:r>
        <w:rPr>
          <w:rFonts w:ascii="Courier New" w:hAnsi="Courier New" w:cs="Courier New"/>
          <w:color w:val="37474F"/>
          <w:sz w:val="21"/>
          <w:szCs w:val="21"/>
        </w:rPr>
        <w:t>：</w:t>
      </w:r>
      <w:r>
        <w:rPr>
          <w:rFonts w:ascii="Courier New" w:hAnsi="Courier New" w:cs="Courier New"/>
          <w:color w:val="37474F"/>
          <w:sz w:val="21"/>
          <w:szCs w:val="21"/>
        </w:rPr>
        <w:t>0.1331  -  val_loss</w:t>
      </w:r>
      <w:r>
        <w:rPr>
          <w:rFonts w:ascii="Courier New" w:hAnsi="Courier New" w:cs="Courier New"/>
          <w:color w:val="37474F"/>
          <w:sz w:val="21"/>
          <w:szCs w:val="21"/>
        </w:rPr>
        <w:t>：</w:t>
      </w:r>
      <w:r>
        <w:rPr>
          <w:rFonts w:ascii="Courier New" w:hAnsi="Courier New" w:cs="Courier New"/>
          <w:color w:val="37474F"/>
          <w:sz w:val="21"/>
          <w:szCs w:val="21"/>
        </w:rPr>
        <w:t>0.3506  -  val_acc</w:t>
      </w:r>
      <w:r>
        <w:rPr>
          <w:rFonts w:ascii="Courier New" w:hAnsi="Courier New" w:cs="Courier New"/>
          <w:color w:val="37474F"/>
          <w:sz w:val="21"/>
          <w:szCs w:val="21"/>
        </w:rPr>
        <w:t>：</w:t>
      </w:r>
      <w:r>
        <w:rPr>
          <w:rFonts w:ascii="Courier New" w:hAnsi="Courier New" w:cs="Courier New"/>
          <w:color w:val="37474F"/>
          <w:sz w:val="21"/>
          <w:szCs w:val="21"/>
        </w:rPr>
        <w:t>0.8657  -  val_binary_crossentropy</w:t>
      </w:r>
      <w:r>
        <w:rPr>
          <w:rFonts w:ascii="Courier New" w:hAnsi="Courier New" w:cs="Courier New"/>
          <w:color w:val="37474F"/>
          <w:sz w:val="21"/>
          <w:szCs w:val="21"/>
        </w:rPr>
        <w:t>：</w:t>
      </w:r>
      <w:r>
        <w:rPr>
          <w:rFonts w:ascii="Courier New" w:hAnsi="Courier New" w:cs="Courier New"/>
          <w:color w:val="37474F"/>
          <w:sz w:val="21"/>
          <w:szCs w:val="21"/>
        </w:rPr>
        <w:t>0.3506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0.0401  -  acc</w:t>
      </w:r>
      <w:r>
        <w:rPr>
          <w:rFonts w:ascii="Courier New" w:hAnsi="Courier New" w:cs="Courier New"/>
          <w:color w:val="37474F"/>
          <w:sz w:val="21"/>
          <w:szCs w:val="21"/>
        </w:rPr>
        <w:t>：</w:t>
      </w:r>
      <w:r>
        <w:rPr>
          <w:rFonts w:ascii="Courier New" w:hAnsi="Courier New" w:cs="Courier New"/>
          <w:color w:val="37474F"/>
          <w:sz w:val="21"/>
          <w:szCs w:val="21"/>
        </w:rPr>
        <w:t>0.9889  -  binary_crossentropy</w:t>
      </w:r>
      <w:r>
        <w:rPr>
          <w:rFonts w:ascii="Courier New" w:hAnsi="Courier New" w:cs="Courier New"/>
          <w:color w:val="37474F"/>
          <w:sz w:val="21"/>
          <w:szCs w:val="21"/>
        </w:rPr>
        <w:t>：</w:t>
      </w:r>
      <w:r>
        <w:rPr>
          <w:rFonts w:ascii="Courier New" w:hAnsi="Courier New" w:cs="Courier New"/>
          <w:color w:val="37474F"/>
          <w:sz w:val="21"/>
          <w:szCs w:val="21"/>
        </w:rPr>
        <w:t>0.0401  -  val_loss</w:t>
      </w:r>
      <w:r>
        <w:rPr>
          <w:rFonts w:ascii="Courier New" w:hAnsi="Courier New" w:cs="Courier New"/>
          <w:color w:val="37474F"/>
          <w:sz w:val="21"/>
          <w:szCs w:val="21"/>
        </w:rPr>
        <w:t>：</w:t>
      </w:r>
      <w:r>
        <w:rPr>
          <w:rFonts w:ascii="Courier New" w:hAnsi="Courier New" w:cs="Courier New"/>
          <w:color w:val="37474F"/>
          <w:sz w:val="21"/>
          <w:szCs w:val="21"/>
        </w:rPr>
        <w:t>0.4434  -  val_acc</w:t>
      </w:r>
      <w:r>
        <w:rPr>
          <w:rFonts w:ascii="Courier New" w:hAnsi="Courier New" w:cs="Courier New"/>
          <w:color w:val="37474F"/>
          <w:sz w:val="21"/>
          <w:szCs w:val="21"/>
        </w:rPr>
        <w:t>：</w:t>
      </w:r>
      <w:r>
        <w:rPr>
          <w:rFonts w:ascii="Courier New" w:hAnsi="Courier New" w:cs="Courier New"/>
          <w:color w:val="37474F"/>
          <w:sz w:val="21"/>
          <w:szCs w:val="21"/>
        </w:rPr>
        <w:t>0.8681  -  val_binary_crossentropy</w:t>
      </w:r>
      <w:r>
        <w:rPr>
          <w:rFonts w:ascii="Courier New" w:hAnsi="Courier New" w:cs="Courier New"/>
          <w:color w:val="37474F"/>
          <w:sz w:val="21"/>
          <w:szCs w:val="21"/>
        </w:rPr>
        <w:t>：</w:t>
      </w:r>
      <w:r>
        <w:rPr>
          <w:rFonts w:ascii="Courier New" w:hAnsi="Courier New" w:cs="Courier New"/>
          <w:color w:val="37474F"/>
          <w:sz w:val="21"/>
          <w:szCs w:val="21"/>
        </w:rPr>
        <w:t>0.4434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0.0066  -  acc</w:t>
      </w:r>
      <w:r>
        <w:rPr>
          <w:rFonts w:ascii="Courier New" w:hAnsi="Courier New" w:cs="Courier New"/>
          <w:color w:val="37474F"/>
          <w:sz w:val="21"/>
          <w:szCs w:val="21"/>
        </w:rPr>
        <w:t>：</w:t>
      </w:r>
      <w:r>
        <w:rPr>
          <w:rFonts w:ascii="Courier New" w:hAnsi="Courier New" w:cs="Courier New"/>
          <w:color w:val="37474F"/>
          <w:sz w:val="21"/>
          <w:szCs w:val="21"/>
        </w:rPr>
        <w:t>0.9990  -  binary_crossentropy</w:t>
      </w:r>
      <w:r>
        <w:rPr>
          <w:rFonts w:ascii="Courier New" w:hAnsi="Courier New" w:cs="Courier New"/>
          <w:color w:val="37474F"/>
          <w:sz w:val="21"/>
          <w:szCs w:val="21"/>
        </w:rPr>
        <w:t>：</w:t>
      </w:r>
      <w:r>
        <w:rPr>
          <w:rFonts w:ascii="Courier New" w:hAnsi="Courier New" w:cs="Courier New"/>
          <w:color w:val="37474F"/>
          <w:sz w:val="21"/>
          <w:szCs w:val="21"/>
        </w:rPr>
        <w:t>0.0066  -  val_loss</w:t>
      </w:r>
      <w:r>
        <w:rPr>
          <w:rFonts w:ascii="Courier New" w:hAnsi="Courier New" w:cs="Courier New"/>
          <w:color w:val="37474F"/>
          <w:sz w:val="21"/>
          <w:szCs w:val="21"/>
        </w:rPr>
        <w:t>：</w:t>
      </w:r>
      <w:r>
        <w:rPr>
          <w:rFonts w:ascii="Courier New" w:hAnsi="Courier New" w:cs="Courier New"/>
          <w:color w:val="37474F"/>
          <w:sz w:val="21"/>
          <w:szCs w:val="21"/>
        </w:rPr>
        <w:t>0.5967  -  val_acc</w:t>
      </w:r>
      <w:r>
        <w:rPr>
          <w:rFonts w:ascii="Courier New" w:hAnsi="Courier New" w:cs="Courier New"/>
          <w:color w:val="37474F"/>
          <w:sz w:val="21"/>
          <w:szCs w:val="21"/>
        </w:rPr>
        <w:t>：</w:t>
      </w:r>
      <w:r>
        <w:rPr>
          <w:rFonts w:ascii="Courier New" w:hAnsi="Courier New" w:cs="Courier New"/>
          <w:color w:val="37474F"/>
          <w:sz w:val="21"/>
          <w:szCs w:val="21"/>
        </w:rPr>
        <w:t>0.8708  -  val_binary_crossentropy</w:t>
      </w:r>
      <w:r>
        <w:rPr>
          <w:rFonts w:ascii="Courier New" w:hAnsi="Courier New" w:cs="Courier New"/>
          <w:color w:val="37474F"/>
          <w:sz w:val="21"/>
          <w:szCs w:val="21"/>
        </w:rPr>
        <w:t>：</w:t>
      </w:r>
      <w:r>
        <w:rPr>
          <w:rFonts w:ascii="Courier New" w:hAnsi="Courier New" w:cs="Courier New"/>
          <w:color w:val="37474F"/>
          <w:sz w:val="21"/>
          <w:szCs w:val="21"/>
        </w:rPr>
        <w:t>0.5967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8s  - </w:t>
      </w:r>
      <w:r>
        <w:rPr>
          <w:rFonts w:ascii="Courier New" w:hAnsi="Courier New" w:cs="Courier New"/>
          <w:color w:val="37474F"/>
          <w:sz w:val="21"/>
          <w:szCs w:val="21"/>
        </w:rPr>
        <w:t>损失：</w:t>
      </w:r>
      <w:r>
        <w:rPr>
          <w:rFonts w:ascii="Courier New" w:hAnsi="Courier New" w:cs="Courier New"/>
          <w:color w:val="37474F"/>
          <w:sz w:val="21"/>
          <w:szCs w:val="21"/>
        </w:rPr>
        <w:t>9.1714e-04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9.1714e-04  -  val_loss</w:t>
      </w:r>
      <w:r>
        <w:rPr>
          <w:rFonts w:ascii="Courier New" w:hAnsi="Courier New" w:cs="Courier New"/>
          <w:color w:val="37474F"/>
          <w:sz w:val="21"/>
          <w:szCs w:val="21"/>
        </w:rPr>
        <w:t>：</w:t>
      </w:r>
      <w:r>
        <w:rPr>
          <w:rFonts w:ascii="Courier New" w:hAnsi="Courier New" w:cs="Courier New"/>
          <w:color w:val="37474F"/>
          <w:sz w:val="21"/>
          <w:szCs w:val="21"/>
        </w:rPr>
        <w:t>0.6809  -  val_acc</w:t>
      </w:r>
      <w:r>
        <w:rPr>
          <w:rFonts w:ascii="Courier New" w:hAnsi="Courier New" w:cs="Courier New"/>
          <w:color w:val="37474F"/>
          <w:sz w:val="21"/>
          <w:szCs w:val="21"/>
        </w:rPr>
        <w:t>：</w:t>
      </w:r>
      <w:r>
        <w:rPr>
          <w:rFonts w:ascii="Courier New" w:hAnsi="Courier New" w:cs="Courier New"/>
          <w:color w:val="37474F"/>
          <w:sz w:val="21"/>
          <w:szCs w:val="21"/>
        </w:rPr>
        <w:t>0.8695  -  val_binary_crossentropy</w:t>
      </w:r>
      <w:r>
        <w:rPr>
          <w:rFonts w:ascii="Courier New" w:hAnsi="Courier New" w:cs="Courier New"/>
          <w:color w:val="37474F"/>
          <w:sz w:val="21"/>
          <w:szCs w:val="21"/>
        </w:rPr>
        <w:t>：</w:t>
      </w:r>
      <w:r>
        <w:rPr>
          <w:rFonts w:ascii="Courier New" w:hAnsi="Courier New" w:cs="Courier New"/>
          <w:color w:val="37474F"/>
          <w:sz w:val="21"/>
          <w:szCs w:val="21"/>
        </w:rPr>
        <w:t>0.6809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2.3596e-04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2.3596e-04  -  val_loss</w:t>
      </w:r>
      <w:r>
        <w:rPr>
          <w:rFonts w:ascii="Courier New" w:hAnsi="Courier New" w:cs="Courier New"/>
          <w:color w:val="37474F"/>
          <w:sz w:val="21"/>
          <w:szCs w:val="21"/>
        </w:rPr>
        <w:t>：</w:t>
      </w:r>
      <w:r>
        <w:rPr>
          <w:rFonts w:ascii="Courier New" w:hAnsi="Courier New" w:cs="Courier New"/>
          <w:color w:val="37474F"/>
          <w:sz w:val="21"/>
          <w:szCs w:val="21"/>
        </w:rPr>
        <w:t>0.7268  -  val_acc</w:t>
      </w:r>
      <w:r>
        <w:rPr>
          <w:rFonts w:ascii="Courier New" w:hAnsi="Courier New" w:cs="Courier New"/>
          <w:color w:val="37474F"/>
          <w:sz w:val="21"/>
          <w:szCs w:val="21"/>
        </w:rPr>
        <w:t>：</w:t>
      </w:r>
      <w:r>
        <w:rPr>
          <w:rFonts w:ascii="Courier New" w:hAnsi="Courier New" w:cs="Courier New"/>
          <w:color w:val="37474F"/>
          <w:sz w:val="21"/>
          <w:szCs w:val="21"/>
        </w:rPr>
        <w:t>0.8707  -  val_binary_crossentropy</w:t>
      </w:r>
      <w:r>
        <w:rPr>
          <w:rFonts w:ascii="Courier New" w:hAnsi="Courier New" w:cs="Courier New"/>
          <w:color w:val="37474F"/>
          <w:sz w:val="21"/>
          <w:szCs w:val="21"/>
        </w:rPr>
        <w:t>：</w:t>
      </w:r>
      <w:r>
        <w:rPr>
          <w:rFonts w:ascii="Courier New" w:hAnsi="Courier New" w:cs="Courier New"/>
          <w:color w:val="37474F"/>
          <w:sz w:val="21"/>
          <w:szCs w:val="21"/>
        </w:rPr>
        <w:t>0.7268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7s  - </w:t>
      </w:r>
      <w:r>
        <w:rPr>
          <w:rFonts w:ascii="Courier New" w:hAnsi="Courier New" w:cs="Courier New"/>
          <w:color w:val="37474F"/>
          <w:sz w:val="21"/>
          <w:szCs w:val="21"/>
        </w:rPr>
        <w:t>损失：</w:t>
      </w:r>
      <w:r>
        <w:rPr>
          <w:rFonts w:ascii="Courier New" w:hAnsi="Courier New" w:cs="Courier New"/>
          <w:color w:val="37474F"/>
          <w:sz w:val="21"/>
          <w:szCs w:val="21"/>
        </w:rPr>
        <w:t>1.3292e-04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1.3292e-04  -  val_loss</w:t>
      </w:r>
      <w:r>
        <w:rPr>
          <w:rFonts w:ascii="Courier New" w:hAnsi="Courier New" w:cs="Courier New"/>
          <w:color w:val="37474F"/>
          <w:sz w:val="21"/>
          <w:szCs w:val="21"/>
        </w:rPr>
        <w:t>：</w:t>
      </w:r>
      <w:r>
        <w:rPr>
          <w:rFonts w:ascii="Courier New" w:hAnsi="Courier New" w:cs="Courier New"/>
          <w:color w:val="37474F"/>
          <w:sz w:val="21"/>
          <w:szCs w:val="21"/>
        </w:rPr>
        <w:t>0.7551  -  val_acc</w:t>
      </w:r>
      <w:r>
        <w:rPr>
          <w:rFonts w:ascii="Courier New" w:hAnsi="Courier New" w:cs="Courier New"/>
          <w:color w:val="37474F"/>
          <w:sz w:val="21"/>
          <w:szCs w:val="21"/>
        </w:rPr>
        <w:t>：</w:t>
      </w:r>
      <w:r>
        <w:rPr>
          <w:rFonts w:ascii="Courier New" w:hAnsi="Courier New" w:cs="Courier New"/>
          <w:color w:val="37474F"/>
          <w:sz w:val="21"/>
          <w:szCs w:val="21"/>
        </w:rPr>
        <w:t>0.8712  -  val_binary_crossentropy</w:t>
      </w:r>
      <w:r>
        <w:rPr>
          <w:rFonts w:ascii="Courier New" w:hAnsi="Courier New" w:cs="Courier New"/>
          <w:color w:val="37474F"/>
          <w:sz w:val="21"/>
          <w:szCs w:val="21"/>
        </w:rPr>
        <w:t>：</w:t>
      </w:r>
      <w:r>
        <w:rPr>
          <w:rFonts w:ascii="Courier New" w:hAnsi="Courier New" w:cs="Courier New"/>
          <w:color w:val="37474F"/>
          <w:sz w:val="21"/>
          <w:szCs w:val="21"/>
        </w:rPr>
        <w:t>0.7551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9.3685e-05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9.3685e-05  -  val_loss</w:t>
      </w:r>
      <w:r>
        <w:rPr>
          <w:rFonts w:ascii="Courier New" w:hAnsi="Courier New" w:cs="Courier New"/>
          <w:color w:val="37474F"/>
          <w:sz w:val="21"/>
          <w:szCs w:val="21"/>
        </w:rPr>
        <w:t>：</w:t>
      </w:r>
      <w:r>
        <w:rPr>
          <w:rFonts w:ascii="Courier New" w:hAnsi="Courier New" w:cs="Courier New"/>
          <w:color w:val="37474F"/>
          <w:sz w:val="21"/>
          <w:szCs w:val="21"/>
        </w:rPr>
        <w:t>0.7756  -  val_acc</w:t>
      </w:r>
      <w:r>
        <w:rPr>
          <w:rFonts w:ascii="Courier New" w:hAnsi="Courier New" w:cs="Courier New"/>
          <w:color w:val="37474F"/>
          <w:sz w:val="21"/>
          <w:szCs w:val="21"/>
        </w:rPr>
        <w:t>：</w:t>
      </w:r>
      <w:r>
        <w:rPr>
          <w:rFonts w:ascii="Courier New" w:hAnsi="Courier New" w:cs="Courier New"/>
          <w:color w:val="37474F"/>
          <w:sz w:val="21"/>
          <w:szCs w:val="21"/>
        </w:rPr>
        <w:t>0.8712  -  val_binary_crossentropy</w:t>
      </w:r>
      <w:r>
        <w:rPr>
          <w:rFonts w:ascii="Courier New" w:hAnsi="Courier New" w:cs="Courier New"/>
          <w:color w:val="37474F"/>
          <w:sz w:val="21"/>
          <w:szCs w:val="21"/>
        </w:rPr>
        <w:t>：</w:t>
      </w:r>
      <w:r>
        <w:rPr>
          <w:rFonts w:ascii="Courier New" w:hAnsi="Courier New" w:cs="Courier New"/>
          <w:color w:val="37474F"/>
          <w:sz w:val="21"/>
          <w:szCs w:val="21"/>
        </w:rPr>
        <w:t>0.7756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7s  - </w:t>
      </w:r>
      <w:r>
        <w:rPr>
          <w:rFonts w:ascii="Courier New" w:hAnsi="Courier New" w:cs="Courier New"/>
          <w:color w:val="37474F"/>
          <w:sz w:val="21"/>
          <w:szCs w:val="21"/>
        </w:rPr>
        <w:t>损失：</w:t>
      </w:r>
      <w:r>
        <w:rPr>
          <w:rFonts w:ascii="Courier New" w:hAnsi="Courier New" w:cs="Courier New"/>
          <w:color w:val="37474F"/>
          <w:sz w:val="21"/>
          <w:szCs w:val="21"/>
        </w:rPr>
        <w:t>7.1403e-05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7.1403e-05  -  val_loss</w:t>
      </w:r>
      <w:r>
        <w:rPr>
          <w:rFonts w:ascii="Courier New" w:hAnsi="Courier New" w:cs="Courier New"/>
          <w:color w:val="37474F"/>
          <w:sz w:val="21"/>
          <w:szCs w:val="21"/>
        </w:rPr>
        <w:t>：</w:t>
      </w:r>
      <w:r>
        <w:rPr>
          <w:rFonts w:ascii="Courier New" w:hAnsi="Courier New" w:cs="Courier New"/>
          <w:color w:val="37474F"/>
          <w:sz w:val="21"/>
          <w:szCs w:val="21"/>
        </w:rPr>
        <w:t>0.7926  -  val_acc</w:t>
      </w:r>
      <w:r>
        <w:rPr>
          <w:rFonts w:ascii="Courier New" w:hAnsi="Courier New" w:cs="Courier New"/>
          <w:color w:val="37474F"/>
          <w:sz w:val="21"/>
          <w:szCs w:val="21"/>
        </w:rPr>
        <w:t>：</w:t>
      </w:r>
      <w:r>
        <w:rPr>
          <w:rFonts w:ascii="Courier New" w:hAnsi="Courier New" w:cs="Courier New"/>
          <w:color w:val="37474F"/>
          <w:sz w:val="21"/>
          <w:szCs w:val="21"/>
        </w:rPr>
        <w:t>0.8712  -  val_binary_crossentropy</w:t>
      </w:r>
      <w:r>
        <w:rPr>
          <w:rFonts w:ascii="Courier New" w:hAnsi="Courier New" w:cs="Courier New"/>
          <w:color w:val="37474F"/>
          <w:sz w:val="21"/>
          <w:szCs w:val="21"/>
        </w:rPr>
        <w:t>：</w:t>
      </w:r>
      <w:r>
        <w:rPr>
          <w:rFonts w:ascii="Courier New" w:hAnsi="Courier New" w:cs="Courier New"/>
          <w:color w:val="37474F"/>
          <w:sz w:val="21"/>
          <w:szCs w:val="21"/>
        </w:rPr>
        <w:t>0.7926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7s  - </w:t>
      </w:r>
      <w:r>
        <w:rPr>
          <w:rFonts w:ascii="Courier New" w:hAnsi="Courier New" w:cs="Courier New"/>
          <w:color w:val="37474F"/>
          <w:sz w:val="21"/>
          <w:szCs w:val="21"/>
        </w:rPr>
        <w:t>损失：</w:t>
      </w:r>
      <w:r>
        <w:rPr>
          <w:rFonts w:ascii="Courier New" w:hAnsi="Courier New" w:cs="Courier New"/>
          <w:color w:val="37474F"/>
          <w:sz w:val="21"/>
          <w:szCs w:val="21"/>
        </w:rPr>
        <w:t>5.6723e-05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5.6723e-05  -  val_loss</w:t>
      </w:r>
      <w:r>
        <w:rPr>
          <w:rFonts w:ascii="Courier New" w:hAnsi="Courier New" w:cs="Courier New"/>
          <w:color w:val="37474F"/>
          <w:sz w:val="21"/>
          <w:szCs w:val="21"/>
        </w:rPr>
        <w:t>：</w:t>
      </w:r>
      <w:r>
        <w:rPr>
          <w:rFonts w:ascii="Courier New" w:hAnsi="Courier New" w:cs="Courier New"/>
          <w:color w:val="37474F"/>
          <w:sz w:val="21"/>
          <w:szCs w:val="21"/>
        </w:rPr>
        <w:t>0.8061  -  val_acc</w:t>
      </w:r>
      <w:r>
        <w:rPr>
          <w:rFonts w:ascii="Courier New" w:hAnsi="Courier New" w:cs="Courier New"/>
          <w:color w:val="37474F"/>
          <w:sz w:val="21"/>
          <w:szCs w:val="21"/>
        </w:rPr>
        <w:t>：</w:t>
      </w:r>
      <w:r>
        <w:rPr>
          <w:rFonts w:ascii="Courier New" w:hAnsi="Courier New" w:cs="Courier New"/>
          <w:color w:val="37474F"/>
          <w:sz w:val="21"/>
          <w:szCs w:val="21"/>
        </w:rPr>
        <w:t>0.8712  -  val_binary_crossentropy</w:t>
      </w:r>
      <w:r>
        <w:rPr>
          <w:rFonts w:ascii="Courier New" w:hAnsi="Courier New" w:cs="Courier New"/>
          <w:color w:val="37474F"/>
          <w:sz w:val="21"/>
          <w:szCs w:val="21"/>
        </w:rPr>
        <w:t>：</w:t>
      </w:r>
      <w:r>
        <w:rPr>
          <w:rFonts w:ascii="Courier New" w:hAnsi="Courier New" w:cs="Courier New"/>
          <w:color w:val="37474F"/>
          <w:sz w:val="21"/>
          <w:szCs w:val="21"/>
        </w:rPr>
        <w:t>0.8061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4.6369e-05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4.6369e-05  -  val_loss</w:t>
      </w:r>
      <w:r>
        <w:rPr>
          <w:rFonts w:ascii="Courier New" w:hAnsi="Courier New" w:cs="Courier New"/>
          <w:color w:val="37474F"/>
          <w:sz w:val="21"/>
          <w:szCs w:val="21"/>
        </w:rPr>
        <w:t>：</w:t>
      </w:r>
      <w:r>
        <w:rPr>
          <w:rFonts w:ascii="Courier New" w:hAnsi="Courier New" w:cs="Courier New"/>
          <w:color w:val="37474F"/>
          <w:sz w:val="21"/>
          <w:szCs w:val="21"/>
        </w:rPr>
        <w:t>0.8184  -  val_acc</w:t>
      </w:r>
      <w:r>
        <w:rPr>
          <w:rFonts w:ascii="Courier New" w:hAnsi="Courier New" w:cs="Courier New"/>
          <w:color w:val="37474F"/>
          <w:sz w:val="21"/>
          <w:szCs w:val="21"/>
        </w:rPr>
        <w:t>：</w:t>
      </w:r>
      <w:r>
        <w:rPr>
          <w:rFonts w:ascii="Courier New" w:hAnsi="Courier New" w:cs="Courier New"/>
          <w:color w:val="37474F"/>
          <w:sz w:val="21"/>
          <w:szCs w:val="21"/>
        </w:rPr>
        <w:t>0.8709  -  val_binary_crossentropy</w:t>
      </w:r>
      <w:r>
        <w:rPr>
          <w:rFonts w:ascii="Courier New" w:hAnsi="Courier New" w:cs="Courier New"/>
          <w:color w:val="37474F"/>
          <w:sz w:val="21"/>
          <w:szCs w:val="21"/>
        </w:rPr>
        <w:t>：</w:t>
      </w:r>
      <w:r>
        <w:rPr>
          <w:rFonts w:ascii="Courier New" w:hAnsi="Courier New" w:cs="Courier New"/>
          <w:color w:val="37474F"/>
          <w:sz w:val="21"/>
          <w:szCs w:val="21"/>
        </w:rPr>
        <w:t>0.8184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3.8608e-05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3.8608e-05  -  val_loss</w:t>
      </w:r>
      <w:r>
        <w:rPr>
          <w:rFonts w:ascii="Courier New" w:hAnsi="Courier New" w:cs="Courier New"/>
          <w:color w:val="37474F"/>
          <w:sz w:val="21"/>
          <w:szCs w:val="21"/>
        </w:rPr>
        <w:t>：</w:t>
      </w:r>
      <w:r>
        <w:rPr>
          <w:rFonts w:ascii="Courier New" w:hAnsi="Courier New" w:cs="Courier New"/>
          <w:color w:val="37474F"/>
          <w:sz w:val="21"/>
          <w:szCs w:val="21"/>
        </w:rPr>
        <w:t>0.8290  -  val_acc</w:t>
      </w:r>
      <w:r>
        <w:rPr>
          <w:rFonts w:ascii="Courier New" w:hAnsi="Courier New" w:cs="Courier New"/>
          <w:color w:val="37474F"/>
          <w:sz w:val="21"/>
          <w:szCs w:val="21"/>
        </w:rPr>
        <w:t>：</w:t>
      </w:r>
      <w:r>
        <w:rPr>
          <w:rFonts w:ascii="Courier New" w:hAnsi="Courier New" w:cs="Courier New"/>
          <w:color w:val="37474F"/>
          <w:sz w:val="21"/>
          <w:szCs w:val="21"/>
        </w:rPr>
        <w:t>0.8710  -  val_binary_crossentropy</w:t>
      </w:r>
      <w:r>
        <w:rPr>
          <w:rFonts w:ascii="Courier New" w:hAnsi="Courier New" w:cs="Courier New"/>
          <w:color w:val="37474F"/>
          <w:sz w:val="21"/>
          <w:szCs w:val="21"/>
        </w:rPr>
        <w:t>：</w:t>
      </w:r>
      <w:r>
        <w:rPr>
          <w:rFonts w:ascii="Courier New" w:hAnsi="Courier New" w:cs="Courier New"/>
          <w:color w:val="37474F"/>
          <w:sz w:val="21"/>
          <w:szCs w:val="21"/>
        </w:rPr>
        <w:t>0.8290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7s  - </w:t>
      </w:r>
      <w:r>
        <w:rPr>
          <w:rFonts w:ascii="Courier New" w:hAnsi="Courier New" w:cs="Courier New"/>
          <w:color w:val="37474F"/>
          <w:sz w:val="21"/>
          <w:szCs w:val="21"/>
        </w:rPr>
        <w:t>损失：</w:t>
      </w:r>
      <w:r>
        <w:rPr>
          <w:rFonts w:ascii="Courier New" w:hAnsi="Courier New" w:cs="Courier New"/>
          <w:color w:val="37474F"/>
          <w:sz w:val="21"/>
          <w:szCs w:val="21"/>
        </w:rPr>
        <w:t>3.2698e-05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3.2698e-05  -  val_loss</w:t>
      </w:r>
      <w:r>
        <w:rPr>
          <w:rFonts w:ascii="Courier New" w:hAnsi="Courier New" w:cs="Courier New"/>
          <w:color w:val="37474F"/>
          <w:sz w:val="21"/>
          <w:szCs w:val="21"/>
        </w:rPr>
        <w:t>：</w:t>
      </w:r>
      <w:r>
        <w:rPr>
          <w:rFonts w:ascii="Courier New" w:hAnsi="Courier New" w:cs="Courier New"/>
          <w:color w:val="37474F"/>
          <w:sz w:val="21"/>
          <w:szCs w:val="21"/>
        </w:rPr>
        <w:t>0.8385  -  val_acc</w:t>
      </w:r>
      <w:r>
        <w:rPr>
          <w:rFonts w:ascii="Courier New" w:hAnsi="Courier New" w:cs="Courier New"/>
          <w:color w:val="37474F"/>
          <w:sz w:val="21"/>
          <w:szCs w:val="21"/>
        </w:rPr>
        <w:t>：</w:t>
      </w:r>
      <w:r>
        <w:rPr>
          <w:rFonts w:ascii="Courier New" w:hAnsi="Courier New" w:cs="Courier New"/>
          <w:color w:val="37474F"/>
          <w:sz w:val="21"/>
          <w:szCs w:val="21"/>
        </w:rPr>
        <w:t>0.8710  -  val_binary_crossentropy</w:t>
      </w:r>
      <w:r>
        <w:rPr>
          <w:rFonts w:ascii="Courier New" w:hAnsi="Courier New" w:cs="Courier New"/>
          <w:color w:val="37474F"/>
          <w:sz w:val="21"/>
          <w:szCs w:val="21"/>
        </w:rPr>
        <w:t>：</w:t>
      </w:r>
      <w:r>
        <w:rPr>
          <w:rFonts w:ascii="Courier New" w:hAnsi="Courier New" w:cs="Courier New"/>
          <w:color w:val="37474F"/>
          <w:sz w:val="21"/>
          <w:szCs w:val="21"/>
        </w:rPr>
        <w:t>0.8385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2.8087e-05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2.8087e-05  -  val_loss</w:t>
      </w:r>
      <w:r>
        <w:rPr>
          <w:rFonts w:ascii="Courier New" w:hAnsi="Courier New" w:cs="Courier New"/>
          <w:color w:val="37474F"/>
          <w:sz w:val="21"/>
          <w:szCs w:val="21"/>
        </w:rPr>
        <w:t>：</w:t>
      </w:r>
      <w:r>
        <w:rPr>
          <w:rFonts w:ascii="Courier New" w:hAnsi="Courier New" w:cs="Courier New"/>
          <w:color w:val="37474F"/>
          <w:sz w:val="21"/>
          <w:szCs w:val="21"/>
        </w:rPr>
        <w:t>0.8474  -  val_acc</w:t>
      </w:r>
      <w:r>
        <w:rPr>
          <w:rFonts w:ascii="Courier New" w:hAnsi="Courier New" w:cs="Courier New"/>
          <w:color w:val="37474F"/>
          <w:sz w:val="21"/>
          <w:szCs w:val="21"/>
        </w:rPr>
        <w:t>：</w:t>
      </w:r>
      <w:r>
        <w:rPr>
          <w:rFonts w:ascii="Courier New" w:hAnsi="Courier New" w:cs="Courier New"/>
          <w:color w:val="37474F"/>
          <w:sz w:val="21"/>
          <w:szCs w:val="21"/>
        </w:rPr>
        <w:t>0.8711  -  val_binary_crossentropy</w:t>
      </w:r>
      <w:r>
        <w:rPr>
          <w:rFonts w:ascii="Courier New" w:hAnsi="Courier New" w:cs="Courier New"/>
          <w:color w:val="37474F"/>
          <w:sz w:val="21"/>
          <w:szCs w:val="21"/>
        </w:rPr>
        <w:t>：</w:t>
      </w:r>
      <w:r>
        <w:rPr>
          <w:rFonts w:ascii="Courier New" w:hAnsi="Courier New" w:cs="Courier New"/>
          <w:color w:val="37474F"/>
          <w:sz w:val="21"/>
          <w:szCs w:val="21"/>
        </w:rPr>
        <w:t>0.8474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2.4346e-05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2.4346e-05  -  val_loss</w:t>
      </w:r>
      <w:r>
        <w:rPr>
          <w:rFonts w:ascii="Courier New" w:hAnsi="Courier New" w:cs="Courier New"/>
          <w:color w:val="37474F"/>
          <w:sz w:val="21"/>
          <w:szCs w:val="21"/>
        </w:rPr>
        <w:t>：</w:t>
      </w:r>
      <w:r>
        <w:rPr>
          <w:rFonts w:ascii="Courier New" w:hAnsi="Courier New" w:cs="Courier New"/>
          <w:color w:val="37474F"/>
          <w:sz w:val="21"/>
          <w:szCs w:val="21"/>
        </w:rPr>
        <w:t>0.8557  -  val_acc</w:t>
      </w:r>
      <w:r>
        <w:rPr>
          <w:rFonts w:ascii="Courier New" w:hAnsi="Courier New" w:cs="Courier New"/>
          <w:color w:val="37474F"/>
          <w:sz w:val="21"/>
          <w:szCs w:val="21"/>
        </w:rPr>
        <w:t>：</w:t>
      </w:r>
      <w:r>
        <w:rPr>
          <w:rFonts w:ascii="Courier New" w:hAnsi="Courier New" w:cs="Courier New"/>
          <w:color w:val="37474F"/>
          <w:sz w:val="21"/>
          <w:szCs w:val="21"/>
        </w:rPr>
        <w:t>0.8709  -  val_binary_crossentropy</w:t>
      </w:r>
      <w:r>
        <w:rPr>
          <w:rFonts w:ascii="Courier New" w:hAnsi="Courier New" w:cs="Courier New"/>
          <w:color w:val="37474F"/>
          <w:sz w:val="21"/>
          <w:szCs w:val="21"/>
        </w:rPr>
        <w:t>：</w:t>
      </w:r>
      <w:r>
        <w:rPr>
          <w:rFonts w:ascii="Courier New" w:hAnsi="Courier New" w:cs="Courier New"/>
          <w:color w:val="37474F"/>
          <w:sz w:val="21"/>
          <w:szCs w:val="21"/>
        </w:rPr>
        <w:t>0.8557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2.1311e-05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2.1311e-05  -  val_loss</w:t>
      </w:r>
      <w:r>
        <w:rPr>
          <w:rFonts w:ascii="Courier New" w:hAnsi="Courier New" w:cs="Courier New"/>
          <w:color w:val="37474F"/>
          <w:sz w:val="21"/>
          <w:szCs w:val="21"/>
        </w:rPr>
        <w:t>：</w:t>
      </w:r>
      <w:r>
        <w:rPr>
          <w:rFonts w:ascii="Courier New" w:hAnsi="Courier New" w:cs="Courier New"/>
          <w:color w:val="37474F"/>
          <w:sz w:val="21"/>
          <w:szCs w:val="21"/>
        </w:rPr>
        <w:t>0.8625  -  val_acc</w:t>
      </w:r>
      <w:r>
        <w:rPr>
          <w:rFonts w:ascii="Courier New" w:hAnsi="Courier New" w:cs="Courier New"/>
          <w:color w:val="37474F"/>
          <w:sz w:val="21"/>
          <w:szCs w:val="21"/>
        </w:rPr>
        <w:t>：</w:t>
      </w:r>
      <w:r>
        <w:rPr>
          <w:rFonts w:ascii="Courier New" w:hAnsi="Courier New" w:cs="Courier New"/>
          <w:color w:val="37474F"/>
          <w:sz w:val="21"/>
          <w:szCs w:val="21"/>
        </w:rPr>
        <w:t>0.8713  -  val_binary_crossentropy</w:t>
      </w:r>
      <w:r>
        <w:rPr>
          <w:rFonts w:ascii="Courier New" w:hAnsi="Courier New" w:cs="Courier New"/>
          <w:color w:val="37474F"/>
          <w:sz w:val="21"/>
          <w:szCs w:val="21"/>
        </w:rPr>
        <w:t>：</w:t>
      </w:r>
      <w:r>
        <w:rPr>
          <w:rFonts w:ascii="Courier New" w:hAnsi="Courier New" w:cs="Courier New"/>
          <w:color w:val="37474F"/>
          <w:sz w:val="21"/>
          <w:szCs w:val="21"/>
        </w:rPr>
        <w:t>0.8625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1.8774e-05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1.8774e-05  -  val_loss</w:t>
      </w:r>
      <w:r>
        <w:rPr>
          <w:rFonts w:ascii="Courier New" w:hAnsi="Courier New" w:cs="Courier New"/>
          <w:color w:val="37474F"/>
          <w:sz w:val="21"/>
          <w:szCs w:val="21"/>
        </w:rPr>
        <w:t>：</w:t>
      </w:r>
      <w:r>
        <w:rPr>
          <w:rFonts w:ascii="Courier New" w:hAnsi="Courier New" w:cs="Courier New"/>
          <w:color w:val="37474F"/>
          <w:sz w:val="21"/>
          <w:szCs w:val="21"/>
        </w:rPr>
        <w:t>0.8705  -  val_acc</w:t>
      </w:r>
      <w:r>
        <w:rPr>
          <w:rFonts w:ascii="Courier New" w:hAnsi="Courier New" w:cs="Courier New"/>
          <w:color w:val="37474F"/>
          <w:sz w:val="21"/>
          <w:szCs w:val="21"/>
        </w:rPr>
        <w:t>：</w:t>
      </w:r>
      <w:r>
        <w:rPr>
          <w:rFonts w:ascii="Courier New" w:hAnsi="Courier New" w:cs="Courier New"/>
          <w:color w:val="37474F"/>
          <w:sz w:val="21"/>
          <w:szCs w:val="21"/>
        </w:rPr>
        <w:t>0.8708  -  val_binary_crossentropy</w:t>
      </w:r>
      <w:r>
        <w:rPr>
          <w:rFonts w:ascii="Courier New" w:hAnsi="Courier New" w:cs="Courier New"/>
          <w:color w:val="37474F"/>
          <w:sz w:val="21"/>
          <w:szCs w:val="21"/>
        </w:rPr>
        <w:t>：</w:t>
      </w:r>
      <w:r>
        <w:rPr>
          <w:rFonts w:ascii="Courier New" w:hAnsi="Courier New" w:cs="Courier New"/>
          <w:color w:val="37474F"/>
          <w:sz w:val="21"/>
          <w:szCs w:val="21"/>
        </w:rPr>
        <w:t>0.8705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1.6692e-05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1.6692e-05  -  val_loss</w:t>
      </w:r>
      <w:r>
        <w:rPr>
          <w:rFonts w:ascii="Courier New" w:hAnsi="Courier New" w:cs="Courier New"/>
          <w:color w:val="37474F"/>
          <w:sz w:val="21"/>
          <w:szCs w:val="21"/>
        </w:rPr>
        <w:t>：</w:t>
      </w:r>
      <w:r>
        <w:rPr>
          <w:rFonts w:ascii="Courier New" w:hAnsi="Courier New" w:cs="Courier New"/>
          <w:color w:val="37474F"/>
          <w:sz w:val="21"/>
          <w:szCs w:val="21"/>
        </w:rPr>
        <w:t>0.8767  -  val_acc</w:t>
      </w:r>
      <w:r>
        <w:rPr>
          <w:rFonts w:ascii="Courier New" w:hAnsi="Courier New" w:cs="Courier New"/>
          <w:color w:val="37474F"/>
          <w:sz w:val="21"/>
          <w:szCs w:val="21"/>
        </w:rPr>
        <w:t>：</w:t>
      </w:r>
      <w:r>
        <w:rPr>
          <w:rFonts w:ascii="Courier New" w:hAnsi="Courier New" w:cs="Courier New"/>
          <w:color w:val="37474F"/>
          <w:sz w:val="21"/>
          <w:szCs w:val="21"/>
        </w:rPr>
        <w:t>0.8708  -  val_binary_crossentropy</w:t>
      </w:r>
      <w:r>
        <w:rPr>
          <w:rFonts w:ascii="Courier New" w:hAnsi="Courier New" w:cs="Courier New"/>
          <w:color w:val="37474F"/>
          <w:sz w:val="21"/>
          <w:szCs w:val="21"/>
        </w:rPr>
        <w:t>：</w:t>
      </w:r>
      <w:r>
        <w:rPr>
          <w:rFonts w:ascii="Courier New" w:hAnsi="Courier New" w:cs="Courier New"/>
          <w:color w:val="37474F"/>
          <w:sz w:val="21"/>
          <w:szCs w:val="21"/>
        </w:rPr>
        <w:t>0.8767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1.4877e-05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1.4877e-05  -  val_loss</w:t>
      </w:r>
      <w:r>
        <w:rPr>
          <w:rFonts w:ascii="Courier New" w:hAnsi="Courier New" w:cs="Courier New"/>
          <w:color w:val="37474F"/>
          <w:sz w:val="21"/>
          <w:szCs w:val="21"/>
        </w:rPr>
        <w:t>：</w:t>
      </w:r>
      <w:r>
        <w:rPr>
          <w:rFonts w:ascii="Courier New" w:hAnsi="Courier New" w:cs="Courier New"/>
          <w:color w:val="37474F"/>
          <w:sz w:val="21"/>
          <w:szCs w:val="21"/>
        </w:rPr>
        <w:t>0.8828  -  val_acc</w:t>
      </w:r>
      <w:r>
        <w:rPr>
          <w:rFonts w:ascii="Courier New" w:hAnsi="Courier New" w:cs="Courier New"/>
          <w:color w:val="37474F"/>
          <w:sz w:val="21"/>
          <w:szCs w:val="21"/>
        </w:rPr>
        <w:t>：</w:t>
      </w:r>
      <w:r>
        <w:rPr>
          <w:rFonts w:ascii="Courier New" w:hAnsi="Courier New" w:cs="Courier New"/>
          <w:color w:val="37474F"/>
          <w:sz w:val="21"/>
          <w:szCs w:val="21"/>
        </w:rPr>
        <w:t>0.8709  -  val_binary_crossentropy</w:t>
      </w:r>
      <w:r>
        <w:rPr>
          <w:rFonts w:ascii="Courier New" w:hAnsi="Courier New" w:cs="Courier New"/>
          <w:color w:val="37474F"/>
          <w:sz w:val="21"/>
          <w:szCs w:val="21"/>
        </w:rPr>
        <w:t>：</w:t>
      </w:r>
      <w:r>
        <w:rPr>
          <w:rFonts w:ascii="Courier New" w:hAnsi="Courier New" w:cs="Courier New"/>
          <w:color w:val="37474F"/>
          <w:sz w:val="21"/>
          <w:szCs w:val="21"/>
        </w:rPr>
        <w:t>0.8828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8s  - </w:t>
      </w:r>
      <w:r>
        <w:rPr>
          <w:rFonts w:ascii="Courier New" w:hAnsi="Courier New" w:cs="Courier New"/>
          <w:color w:val="37474F"/>
          <w:sz w:val="21"/>
          <w:szCs w:val="21"/>
        </w:rPr>
        <w:t>损失：</w:t>
      </w:r>
      <w:r>
        <w:rPr>
          <w:rFonts w:ascii="Courier New" w:hAnsi="Courier New" w:cs="Courier New"/>
          <w:color w:val="37474F"/>
          <w:sz w:val="21"/>
          <w:szCs w:val="21"/>
        </w:rPr>
        <w:t>1.3357e-05  -  acc</w:t>
      </w:r>
      <w:r>
        <w:rPr>
          <w:rFonts w:ascii="Courier New" w:hAnsi="Courier New" w:cs="Courier New"/>
          <w:color w:val="37474F"/>
          <w:sz w:val="21"/>
          <w:szCs w:val="21"/>
        </w:rPr>
        <w:t>：</w:t>
      </w:r>
      <w:r>
        <w:rPr>
          <w:rFonts w:ascii="Courier New" w:hAnsi="Courier New" w:cs="Courier New"/>
          <w:color w:val="37474F"/>
          <w:sz w:val="21"/>
          <w:szCs w:val="21"/>
        </w:rPr>
        <w:t>1.0000  -  binary_crossentropy</w:t>
      </w:r>
      <w:r>
        <w:rPr>
          <w:rFonts w:ascii="Courier New" w:hAnsi="Courier New" w:cs="Courier New"/>
          <w:color w:val="37474F"/>
          <w:sz w:val="21"/>
          <w:szCs w:val="21"/>
        </w:rPr>
        <w:t>：</w:t>
      </w:r>
      <w:r>
        <w:rPr>
          <w:rFonts w:ascii="Courier New" w:hAnsi="Courier New" w:cs="Courier New"/>
          <w:color w:val="37474F"/>
          <w:sz w:val="21"/>
          <w:szCs w:val="21"/>
        </w:rPr>
        <w:t>1.3357e-05  -  val_loss</w:t>
      </w:r>
      <w:r>
        <w:rPr>
          <w:rFonts w:ascii="Courier New" w:hAnsi="Courier New" w:cs="Courier New"/>
          <w:color w:val="37474F"/>
          <w:sz w:val="21"/>
          <w:szCs w:val="21"/>
        </w:rPr>
        <w:t>：</w:t>
      </w:r>
      <w:r>
        <w:rPr>
          <w:rFonts w:ascii="Courier New" w:hAnsi="Courier New" w:cs="Courier New"/>
          <w:color w:val="37474F"/>
          <w:sz w:val="21"/>
          <w:szCs w:val="21"/>
        </w:rPr>
        <w:t>0.8892  -  val_acc</w:t>
      </w:r>
      <w:r>
        <w:rPr>
          <w:rFonts w:ascii="Courier New" w:hAnsi="Courier New" w:cs="Courier New"/>
          <w:color w:val="37474F"/>
          <w:sz w:val="21"/>
          <w:szCs w:val="21"/>
        </w:rPr>
        <w:t>：</w:t>
      </w:r>
      <w:r>
        <w:rPr>
          <w:rFonts w:ascii="Courier New" w:hAnsi="Courier New" w:cs="Courier New"/>
          <w:color w:val="37474F"/>
          <w:sz w:val="21"/>
          <w:szCs w:val="21"/>
        </w:rPr>
        <w:t>0.8707  -  val_binary_crossentropy</w:t>
      </w:r>
      <w:r>
        <w:rPr>
          <w:rFonts w:ascii="Courier New" w:hAnsi="Courier New" w:cs="Courier New"/>
          <w:color w:val="37474F"/>
          <w:sz w:val="21"/>
          <w:szCs w:val="21"/>
        </w:rPr>
        <w:t>：</w:t>
      </w:r>
      <w:r>
        <w:rPr>
          <w:rFonts w:ascii="Courier New" w:hAnsi="Courier New" w:cs="Courier New"/>
          <w:color w:val="37474F"/>
          <w:sz w:val="21"/>
          <w:szCs w:val="21"/>
        </w:rPr>
        <w:t>0.8892</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绘制</w:t>
      </w:r>
      <w:del w:id="640" w:author="Shirley Li" w:date="2018-11-16T08:05:00Z">
        <w:r w:rsidDel="00972875">
          <w:rPr>
            <w:rFonts w:ascii="Arial" w:hAnsi="Arial" w:cs="Arial" w:hint="eastAsia"/>
            <w:b w:val="0"/>
            <w:bCs w:val="0"/>
            <w:color w:val="212121"/>
            <w:sz w:val="30"/>
            <w:szCs w:val="30"/>
          </w:rPr>
          <w:delText>培训和验证</w:delText>
        </w:r>
      </w:del>
      <w:ins w:id="641" w:author="Shirley Li" w:date="2018-11-16T08:05:00Z">
        <w:r w:rsidR="00972875">
          <w:rPr>
            <w:rFonts w:ascii="Arial" w:hAnsi="Arial" w:cs="Arial" w:hint="eastAsia"/>
            <w:b w:val="0"/>
            <w:bCs w:val="0"/>
            <w:color w:val="212121"/>
            <w:sz w:val="30"/>
            <w:szCs w:val="30"/>
          </w:rPr>
          <w:t>训练集和验证</w:t>
        </w:r>
        <w:proofErr w:type="gramStart"/>
        <w:r w:rsidR="00972875">
          <w:rPr>
            <w:rFonts w:ascii="Arial" w:hAnsi="Arial" w:cs="Arial" w:hint="eastAsia"/>
            <w:b w:val="0"/>
            <w:bCs w:val="0"/>
            <w:color w:val="212121"/>
            <w:sz w:val="30"/>
            <w:szCs w:val="30"/>
          </w:rPr>
          <w:t>集</w:t>
        </w:r>
      </w:ins>
      <w:r>
        <w:rPr>
          <w:rFonts w:ascii="Arial" w:hAnsi="Arial" w:cs="Arial"/>
          <w:b w:val="0"/>
          <w:bCs w:val="0"/>
          <w:color w:val="212121"/>
          <w:sz w:val="30"/>
          <w:szCs w:val="30"/>
        </w:rPr>
        <w:t>损失</w:t>
      </w:r>
      <w:proofErr w:type="gramEnd"/>
      <w:ins w:id="642" w:author="Shirley Li" w:date="2018-11-16T08:05:00Z">
        <w:r w:rsidR="00972875">
          <w:rPr>
            <w:rFonts w:ascii="Arial" w:hAnsi="Arial" w:cs="Arial" w:hint="eastAsia"/>
            <w:b w:val="0"/>
            <w:bCs w:val="0"/>
            <w:color w:val="212121"/>
            <w:sz w:val="30"/>
            <w:szCs w:val="30"/>
          </w:rPr>
          <w:t>图表</w:t>
        </w:r>
      </w:ins>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实线表示训练</w:t>
      </w:r>
      <w:ins w:id="643" w:author="Shirley Li" w:date="2018-11-16T08:06:00Z">
        <w:r w:rsidR="00E45C24">
          <w:rPr>
            <w:rFonts w:ascii="Arial" w:hAnsi="Arial" w:cs="Arial" w:hint="eastAsia"/>
            <w:color w:val="212121"/>
          </w:rPr>
          <w:t>集</w:t>
        </w:r>
      </w:ins>
      <w:r>
        <w:rPr>
          <w:rFonts w:ascii="Arial" w:hAnsi="Arial" w:cs="Arial"/>
          <w:color w:val="212121"/>
        </w:rPr>
        <w:t>损失</w:t>
      </w:r>
      <w:ins w:id="644" w:author="Shirley Li" w:date="2018-11-16T08:06:00Z">
        <w:r w:rsidR="00E45C24">
          <w:rPr>
            <w:rFonts w:ascii="Arial" w:hAnsi="Arial" w:cs="Arial" w:hint="eastAsia"/>
            <w:color w:val="212121"/>
          </w:rPr>
          <w:t>函数</w:t>
        </w:r>
      </w:ins>
      <w:r>
        <w:rPr>
          <w:rFonts w:ascii="Arial" w:hAnsi="Arial" w:cs="Arial"/>
          <w:color w:val="212121"/>
        </w:rPr>
        <w:t>，虚线表示验证</w:t>
      </w:r>
      <w:ins w:id="645" w:author="Shirley Li" w:date="2018-11-16T08:06:00Z">
        <w:r w:rsidR="00E45C24">
          <w:rPr>
            <w:rFonts w:ascii="Arial" w:hAnsi="Arial" w:cs="Arial" w:hint="eastAsia"/>
            <w:color w:val="212121"/>
          </w:rPr>
          <w:t>集</w:t>
        </w:r>
      </w:ins>
      <w:r>
        <w:rPr>
          <w:rFonts w:ascii="Arial" w:hAnsi="Arial" w:cs="Arial"/>
          <w:color w:val="212121"/>
        </w:rPr>
        <w:t>损失</w:t>
      </w:r>
      <w:ins w:id="646" w:author="Shirley Li" w:date="2018-11-16T08:06:00Z">
        <w:r w:rsidR="00E45C24">
          <w:rPr>
            <w:rFonts w:ascii="Arial" w:hAnsi="Arial" w:cs="Arial" w:hint="eastAsia"/>
            <w:color w:val="212121"/>
          </w:rPr>
          <w:t>函数</w:t>
        </w:r>
      </w:ins>
      <w:r>
        <w:rPr>
          <w:rFonts w:ascii="Arial" w:hAnsi="Arial" w:cs="Arial"/>
          <w:color w:val="212121"/>
        </w:rPr>
        <w:t>（记住：较低的</w:t>
      </w:r>
      <w:del w:id="647" w:author="Shirley Li" w:date="2018-11-16T08:06:00Z">
        <w:r w:rsidDel="000E41C5">
          <w:rPr>
            <w:rFonts w:ascii="Arial" w:hAnsi="Arial" w:cs="Arial"/>
            <w:color w:val="212121"/>
          </w:rPr>
          <w:delText>验证</w:delText>
        </w:r>
      </w:del>
      <w:r>
        <w:rPr>
          <w:rFonts w:ascii="Arial" w:hAnsi="Arial" w:cs="Arial"/>
          <w:color w:val="212121"/>
        </w:rPr>
        <w:t>损失</w:t>
      </w:r>
      <w:ins w:id="648" w:author="Shirley Li" w:date="2018-11-16T08:06:00Z">
        <w:r w:rsidR="000E41C5">
          <w:rPr>
            <w:rFonts w:ascii="Arial" w:hAnsi="Arial" w:cs="Arial" w:hint="eastAsia"/>
            <w:color w:val="212121"/>
          </w:rPr>
          <w:t>函数</w:t>
        </w:r>
      </w:ins>
      <w:r>
        <w:rPr>
          <w:rFonts w:ascii="Arial" w:hAnsi="Arial" w:cs="Arial"/>
          <w:color w:val="212121"/>
        </w:rPr>
        <w:t>表示更好的模型）。在这里，较小的网络开始</w:t>
      </w:r>
      <w:del w:id="649" w:author="Shirley Li" w:date="2018-11-16T08:06:00Z">
        <w:r w:rsidDel="000E41C5">
          <w:rPr>
            <w:rFonts w:ascii="Arial" w:hAnsi="Arial" w:cs="Arial"/>
            <w:color w:val="212121"/>
          </w:rPr>
          <w:delText>过度</w:delText>
        </w:r>
      </w:del>
      <w:r>
        <w:rPr>
          <w:rFonts w:ascii="Arial" w:hAnsi="Arial" w:cs="Arial"/>
          <w:color w:val="212121"/>
        </w:rPr>
        <w:t>拟合</w:t>
      </w:r>
      <w:ins w:id="650" w:author="Shirley Li" w:date="2018-11-16T08:06:00Z">
        <w:r w:rsidR="000E41C5">
          <w:rPr>
            <w:rFonts w:ascii="Arial" w:hAnsi="Arial" w:cs="Arial" w:hint="eastAsia"/>
            <w:color w:val="212121"/>
          </w:rPr>
          <w:t>的时间</w:t>
        </w:r>
      </w:ins>
      <w:r>
        <w:rPr>
          <w:rFonts w:ascii="Arial" w:hAnsi="Arial" w:cs="Arial"/>
          <w:color w:val="212121"/>
        </w:rPr>
        <w:t>晚于基线模型（在</w:t>
      </w:r>
      <w:r>
        <w:rPr>
          <w:rFonts w:ascii="Arial" w:hAnsi="Arial" w:cs="Arial"/>
          <w:color w:val="212121"/>
        </w:rPr>
        <w:t>6</w:t>
      </w:r>
      <w:r>
        <w:rPr>
          <w:rFonts w:ascii="Arial" w:hAnsi="Arial" w:cs="Arial"/>
          <w:color w:val="212121"/>
        </w:rPr>
        <w:t>个时期之后而不是</w:t>
      </w:r>
      <w:r>
        <w:rPr>
          <w:rFonts w:ascii="Arial" w:hAnsi="Arial" w:cs="Arial"/>
          <w:color w:val="212121"/>
        </w:rPr>
        <w:t>4</w:t>
      </w:r>
      <w:r>
        <w:rPr>
          <w:rFonts w:ascii="Arial" w:hAnsi="Arial" w:cs="Arial"/>
          <w:color w:val="212121"/>
        </w:rPr>
        <w:t>个时期），并且一旦</w:t>
      </w:r>
      <w:ins w:id="651" w:author="Shirley Li" w:date="2018-11-16T08:06:00Z">
        <w:r w:rsidR="000E41C5">
          <w:rPr>
            <w:rFonts w:ascii="Arial" w:hAnsi="Arial" w:cs="Arial" w:hint="eastAsia"/>
            <w:color w:val="212121"/>
          </w:rPr>
          <w:t>成功</w:t>
        </w:r>
      </w:ins>
      <w:del w:id="652" w:author="Shirley Li" w:date="2018-11-16T08:06:00Z">
        <w:r w:rsidDel="000E41C5">
          <w:rPr>
            <w:rFonts w:ascii="Arial" w:hAnsi="Arial" w:cs="Arial"/>
            <w:color w:val="212121"/>
          </w:rPr>
          <w:delText>开始过度</w:delText>
        </w:r>
      </w:del>
      <w:r>
        <w:rPr>
          <w:rFonts w:ascii="Arial" w:hAnsi="Arial" w:cs="Arial"/>
          <w:color w:val="212121"/>
        </w:rPr>
        <w:t>拟合，其性能下降得慢得多。</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plot_history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histories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key</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figure</w:t>
      </w:r>
      <w:r>
        <w:rPr>
          <w:rStyle w:val="pun"/>
          <w:rFonts w:ascii="Courier New" w:hAnsi="Courier New" w:cs="Courier New"/>
          <w:color w:val="37474F"/>
          <w:sz w:val="21"/>
          <w:szCs w:val="21"/>
        </w:rPr>
        <w:t>(</w:t>
      </w:r>
      <w:r>
        <w:rPr>
          <w:rStyle w:val="pln"/>
          <w:rFonts w:ascii="Courier New" w:hAnsi="Courier New" w:cs="Courier New"/>
          <w:color w:val="37474F"/>
          <w:sz w:val="21"/>
          <w:szCs w:val="21"/>
        </w:rPr>
        <w:t>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histories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val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'val_'</w:t>
      </w:r>
      <w:r>
        <w:rPr>
          <w:rStyle w:val="pun"/>
          <w:rFonts w:ascii="Courier New" w:hAnsi="Courier New" w:cs="Courier New"/>
          <w:color w:val="37474F"/>
          <w:sz w:val="21"/>
          <w:szCs w:val="21"/>
        </w:rPr>
        <w:t>+</w:t>
      </w:r>
      <w:r>
        <w:rPr>
          <w:rStyle w:val="pln"/>
          <w:rFonts w:ascii="Courier New" w:hAnsi="Courier New" w:cs="Courier New"/>
          <w:color w:val="37474F"/>
          <w:sz w:val="21"/>
          <w:szCs w:val="21"/>
        </w:rPr>
        <w:t>key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 Val'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key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color</w:t>
      </w:r>
      <w:r>
        <w:rPr>
          <w:rStyle w:val="pun"/>
          <w:rFonts w:ascii="Courier New" w:hAnsi="Courier New" w:cs="Courier New"/>
          <w:color w:val="37474F"/>
          <w:sz w:val="21"/>
          <w:szCs w:val="21"/>
        </w:rPr>
        <w:t>=</w:t>
      </w:r>
      <w:r>
        <w:rPr>
          <w:rStyle w:val="pln"/>
          <w:rFonts w:ascii="Courier New" w:hAnsi="Courier New" w:cs="Courier New"/>
          <w:color w:val="37474F"/>
          <w:sz w:val="21"/>
          <w:szCs w:val="21"/>
        </w:rPr>
        <w:t>val</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get_color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 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pln"/>
          <w:rFonts w:ascii="Courier New" w:hAnsi="Courier New" w:cs="Courier New"/>
          <w:color w:val="37474F"/>
          <w:sz w:val="21"/>
          <w:szCs w:val="21"/>
        </w:rPr>
        <w:t>key</w:t>
      </w:r>
      <w:r>
        <w:rPr>
          <w:rStyle w:val="pun"/>
          <w:rFonts w:ascii="Courier New" w:hAnsi="Courier New" w:cs="Courier New"/>
          <w:color w:val="37474F"/>
          <w:sz w:val="21"/>
          <w:szCs w:val="21"/>
        </w:rPr>
        <w:t>.</w:t>
      </w:r>
      <w:r>
        <w:rPr>
          <w:rStyle w:val="pln"/>
          <w:rFonts w:ascii="Courier New" w:hAnsi="Courier New" w:cs="Courier New"/>
          <w:color w:val="37474F"/>
          <w:sz w:val="21"/>
          <w:szCs w:val="21"/>
        </w:rPr>
        <w:t>replace</w:t>
      </w:r>
      <w:r>
        <w:rPr>
          <w:rStyle w:val="pun"/>
          <w:rFonts w:ascii="Courier New" w:hAnsi="Courier New" w:cs="Courier New"/>
          <w:color w:val="37474F"/>
          <w:sz w:val="21"/>
          <w:szCs w:val="21"/>
        </w:rPr>
        <w:t>(</w:t>
      </w:r>
      <w:r>
        <w:rPr>
          <w:rStyle w:val="str"/>
          <w:rFonts w:ascii="Courier New" w:hAnsi="Courier New" w:cs="Courier New"/>
          <w:color w:val="0D904F"/>
          <w:sz w:val="21"/>
          <w:szCs w:val="21"/>
        </w:rPr>
        <w:t>'_'</w:t>
      </w:r>
      <w:r>
        <w:rPr>
          <w:rStyle w:val="pun"/>
          <w:rFonts w:ascii="Courier New" w:hAnsi="Courier New" w:cs="Courier New"/>
          <w:color w:val="37474F"/>
          <w:sz w:val="21"/>
          <w:szCs w:val="21"/>
        </w:rPr>
        <w:t>,</w:t>
      </w:r>
      <w:r>
        <w:rPr>
          <w:rStyle w:val="str"/>
          <w:rFonts w:ascii="Courier New" w:hAnsi="Courier New" w:cs="Courier New"/>
          <w:color w:val="0D90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title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xlim</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max</w:t>
      </w:r>
      <w:r>
        <w:rPr>
          <w:rStyle w:val="pun"/>
          <w:rFonts w:ascii="Courier New" w:hAnsi="Courier New" w:cs="Courier New"/>
          <w:color w:val="37474F"/>
          <w:sz w:val="21"/>
          <w:szCs w:val="21"/>
        </w:rPr>
        <w:t>(</w:t>
      </w:r>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plot_history</w:t>
      </w:r>
      <w:r>
        <w:rPr>
          <w:rStyle w:val="pun"/>
          <w:rFonts w:ascii="Courier New" w:hAnsi="Courier New" w:cs="Courier New"/>
          <w:color w:val="37474F"/>
          <w:sz w:val="21"/>
          <w:szCs w:val="21"/>
        </w:rPr>
        <w:t>([(</w:t>
      </w:r>
      <w:r>
        <w:rPr>
          <w:rStyle w:val="str"/>
          <w:rFonts w:ascii="Courier New" w:hAnsi="Courier New" w:cs="Courier New"/>
          <w:color w:val="0D904F"/>
          <w:sz w:val="21"/>
          <w:szCs w:val="21"/>
        </w:rPr>
        <w:t>'baseline'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baseline_history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'smaller'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smaller_history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'bigger'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bigger_history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22" name="矩形 22"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250F1" id="矩形 22"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xP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9izE/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请注意，较大的网络在仅仅一个时期之后几乎立即开始</w:t>
      </w:r>
      <w:del w:id="653" w:author="Shirley Li" w:date="2018-11-16T08:07:00Z">
        <w:r w:rsidDel="000B0A62">
          <w:rPr>
            <w:rFonts w:ascii="Arial" w:hAnsi="Arial" w:cs="Arial"/>
            <w:color w:val="212121"/>
          </w:rPr>
          <w:delText>过度</w:delText>
        </w:r>
      </w:del>
      <w:r>
        <w:rPr>
          <w:rFonts w:ascii="Arial" w:hAnsi="Arial" w:cs="Arial"/>
          <w:color w:val="212121"/>
        </w:rPr>
        <w:t>拟合，并且</w:t>
      </w:r>
      <w:del w:id="654" w:author="Shirley Li" w:date="2018-11-16T08:07:00Z">
        <w:r w:rsidDel="000B0A62">
          <w:rPr>
            <w:rFonts w:ascii="Arial" w:hAnsi="Arial" w:cs="Arial" w:hint="eastAsia"/>
            <w:color w:val="212121"/>
          </w:rPr>
          <w:delText>更加严重地过度配置</w:delText>
        </w:r>
      </w:del>
      <w:ins w:id="655" w:author="Shirley Li" w:date="2018-11-16T08:07:00Z">
        <w:r w:rsidR="000B0A62">
          <w:rPr>
            <w:rFonts w:ascii="Arial" w:hAnsi="Arial" w:cs="Arial" w:hint="eastAsia"/>
            <w:color w:val="212121"/>
          </w:rPr>
          <w:t>后面的周期里变得更加严重</w:t>
        </w:r>
      </w:ins>
      <w:r>
        <w:rPr>
          <w:rFonts w:ascii="Arial" w:hAnsi="Arial" w:cs="Arial"/>
          <w:color w:val="212121"/>
        </w:rPr>
        <w:t>。网络容量越大，</w:t>
      </w:r>
      <w:ins w:id="656" w:author="Shirley Li" w:date="2018-11-16T08:07:00Z">
        <w:r w:rsidR="00315AC5">
          <w:rPr>
            <w:rFonts w:ascii="Arial" w:hAnsi="Arial" w:cs="Arial" w:hint="eastAsia"/>
            <w:color w:val="212121"/>
          </w:rPr>
          <w:t>就</w:t>
        </w:r>
      </w:ins>
      <w:r>
        <w:rPr>
          <w:rFonts w:ascii="Arial" w:hAnsi="Arial" w:cs="Arial"/>
          <w:color w:val="212121"/>
        </w:rPr>
        <w:t>能够越快地对训练数据进行建模（导致训练损失低），但过度拟合的可能性越大（导致训练和验证损失之间的差异很大）。</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lastRenderedPageBreak/>
        <w:t>策略</w:t>
      </w:r>
    </w:p>
    <w:p w:rsidR="001758D5" w:rsidRDefault="001758D5" w:rsidP="001758D5">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添加</w:t>
      </w:r>
      <w:del w:id="657" w:author="Shirley Li" w:date="2018-11-16T08:09:00Z">
        <w:r w:rsidDel="00315AC5">
          <w:rPr>
            <w:rFonts w:ascii="Arial" w:hAnsi="Arial" w:cs="Arial" w:hint="eastAsia"/>
            <w:b w:val="0"/>
            <w:bCs w:val="0"/>
            <w:color w:val="212121"/>
            <w:sz w:val="30"/>
            <w:szCs w:val="30"/>
          </w:rPr>
          <w:delText>重量</w:delText>
        </w:r>
      </w:del>
      <w:ins w:id="658" w:author="Shirley Li" w:date="2018-11-16T08:09:00Z">
        <w:r w:rsidR="00315AC5">
          <w:rPr>
            <w:rFonts w:ascii="Arial" w:hAnsi="Arial" w:cs="Arial" w:hint="eastAsia"/>
            <w:b w:val="0"/>
            <w:bCs w:val="0"/>
            <w:color w:val="212121"/>
            <w:sz w:val="30"/>
            <w:szCs w:val="30"/>
          </w:rPr>
          <w:t>权重</w:t>
        </w:r>
      </w:ins>
      <w:r>
        <w:rPr>
          <w:rFonts w:ascii="Arial" w:hAnsi="Arial" w:cs="Arial"/>
          <w:b w:val="0"/>
          <w:bCs w:val="0"/>
          <w:color w:val="212121"/>
          <w:sz w:val="30"/>
          <w:szCs w:val="30"/>
        </w:rPr>
        <w:t>正规化</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你可能</w:t>
      </w:r>
      <w:del w:id="659" w:author="Shirley Li" w:date="2018-11-16T08:12:00Z">
        <w:r w:rsidDel="00180284">
          <w:rPr>
            <w:rFonts w:ascii="Arial" w:hAnsi="Arial" w:cs="Arial" w:hint="eastAsia"/>
            <w:color w:val="212121"/>
          </w:rPr>
          <w:delText>熟悉</w:delText>
        </w:r>
      </w:del>
      <w:ins w:id="660" w:author="Shirley Li" w:date="2018-11-16T08:12:00Z">
        <w:r w:rsidR="00180284">
          <w:rPr>
            <w:rFonts w:ascii="Arial" w:hAnsi="Arial" w:cs="Arial" w:hint="eastAsia"/>
            <w:color w:val="212121"/>
          </w:rPr>
          <w:t>知道</w:t>
        </w:r>
      </w:ins>
      <w:r>
        <w:rPr>
          <w:rFonts w:ascii="Arial" w:hAnsi="Arial" w:cs="Arial"/>
          <w:color w:val="212121"/>
        </w:rPr>
        <w:t>奥卡</w:t>
      </w:r>
      <w:proofErr w:type="gramStart"/>
      <w:r>
        <w:rPr>
          <w:rFonts w:ascii="Arial" w:hAnsi="Arial" w:cs="Arial"/>
          <w:color w:val="212121"/>
        </w:rPr>
        <w:t>姆</w:t>
      </w:r>
      <w:proofErr w:type="gramEnd"/>
      <w:r>
        <w:rPr>
          <w:rFonts w:ascii="Arial" w:hAnsi="Arial" w:cs="Arial"/>
          <w:color w:val="212121"/>
        </w:rPr>
        <w:t>的剃刀原则：</w:t>
      </w:r>
      <w:del w:id="661" w:author="Shirley Li" w:date="2018-11-16T08:09:00Z">
        <w:r w:rsidDel="00315AC5">
          <w:rPr>
            <w:rFonts w:ascii="Arial" w:hAnsi="Arial" w:cs="Arial" w:hint="eastAsia"/>
            <w:color w:val="212121"/>
          </w:rPr>
          <w:delText>给出两个解释的东西</w:delText>
        </w:r>
      </w:del>
      <w:ins w:id="662" w:author="Shirley Li" w:date="2018-11-16T08:09:00Z">
        <w:r w:rsidR="00315AC5">
          <w:rPr>
            <w:rFonts w:ascii="Arial" w:hAnsi="Arial" w:cs="Arial" w:hint="eastAsia"/>
            <w:color w:val="212121"/>
          </w:rPr>
          <w:t>给同一个现象两种不一样的解释</w:t>
        </w:r>
      </w:ins>
      <w:r>
        <w:rPr>
          <w:rFonts w:ascii="Arial" w:hAnsi="Arial" w:cs="Arial"/>
          <w:color w:val="212121"/>
        </w:rPr>
        <w:t>，最可能是正确的解释是</w:t>
      </w:r>
      <w:r>
        <w:rPr>
          <w:rFonts w:ascii="Arial" w:hAnsi="Arial" w:cs="Arial"/>
          <w:color w:val="212121"/>
        </w:rPr>
        <w:t>“</w:t>
      </w:r>
      <w:r>
        <w:rPr>
          <w:rFonts w:ascii="Arial" w:hAnsi="Arial" w:cs="Arial"/>
          <w:color w:val="212121"/>
        </w:rPr>
        <w:t>最简单</w:t>
      </w:r>
      <w:r>
        <w:rPr>
          <w:rFonts w:ascii="Arial" w:hAnsi="Arial" w:cs="Arial"/>
          <w:color w:val="212121"/>
        </w:rPr>
        <w:t>”</w:t>
      </w:r>
      <w:r>
        <w:rPr>
          <w:rFonts w:ascii="Arial" w:hAnsi="Arial" w:cs="Arial"/>
          <w:color w:val="212121"/>
        </w:rPr>
        <w:t>的解释，即做出最少量假设的解释。这也适用于神经网络学习的模型：给定一些训练数据和</w:t>
      </w:r>
      <w:ins w:id="663" w:author="Shirley Li" w:date="2018-11-16T08:10:00Z">
        <w:r w:rsidR="00315AC5">
          <w:rPr>
            <w:rFonts w:ascii="Arial" w:hAnsi="Arial" w:cs="Arial" w:hint="eastAsia"/>
            <w:color w:val="212121"/>
          </w:rPr>
          <w:t>神经</w:t>
        </w:r>
      </w:ins>
      <w:r>
        <w:rPr>
          <w:rFonts w:ascii="Arial" w:hAnsi="Arial" w:cs="Arial"/>
          <w:color w:val="212121"/>
        </w:rPr>
        <w:t>网络架构，有多组权重值（多个模型）可以解释数据，而简单模型比复杂模型更不容易过度拟合。</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在这种情况下，</w:t>
      </w:r>
      <w:r>
        <w:rPr>
          <w:rFonts w:ascii="Arial" w:hAnsi="Arial" w:cs="Arial"/>
          <w:color w:val="212121"/>
        </w:rPr>
        <w:t>“</w:t>
      </w:r>
      <w:r>
        <w:rPr>
          <w:rFonts w:ascii="Arial" w:hAnsi="Arial" w:cs="Arial"/>
          <w:color w:val="212121"/>
        </w:rPr>
        <w:t>简单模型</w:t>
      </w:r>
      <w:r>
        <w:rPr>
          <w:rFonts w:ascii="Arial" w:hAnsi="Arial" w:cs="Arial"/>
          <w:color w:val="212121"/>
        </w:rPr>
        <w:t>”</w:t>
      </w:r>
      <w:r>
        <w:rPr>
          <w:rFonts w:ascii="Arial" w:hAnsi="Arial" w:cs="Arial"/>
          <w:color w:val="212121"/>
        </w:rPr>
        <w:t>是一个</w:t>
      </w:r>
      <w:del w:id="664" w:author="Shirley Li" w:date="2018-11-16T08:11:00Z">
        <w:r w:rsidDel="00315AC5">
          <w:rPr>
            <w:rFonts w:ascii="Arial" w:hAnsi="Arial" w:cs="Arial"/>
            <w:color w:val="212121"/>
          </w:rPr>
          <w:delText>模型，其中</w:delText>
        </w:r>
      </w:del>
      <w:r>
        <w:rPr>
          <w:rFonts w:ascii="Arial" w:hAnsi="Arial" w:cs="Arial"/>
          <w:color w:val="212121"/>
        </w:rPr>
        <w:t>参数值的分布具有较少的熵</w:t>
      </w:r>
      <w:ins w:id="665" w:author="Shirley Li" w:date="2018-11-16T08:11:00Z">
        <w:r w:rsidR="00315AC5">
          <w:rPr>
            <w:rFonts w:ascii="Arial" w:hAnsi="Arial" w:cs="Arial" w:hint="eastAsia"/>
            <w:color w:val="212121"/>
          </w:rPr>
          <w:t>的模型</w:t>
        </w:r>
      </w:ins>
      <w:r>
        <w:rPr>
          <w:rFonts w:ascii="Arial" w:hAnsi="Arial" w:cs="Arial"/>
          <w:color w:val="212121"/>
        </w:rPr>
        <w:t>（或者具有较少参数的模型，如我们在上面的部分中所见）。因此，</w:t>
      </w:r>
      <w:del w:id="666" w:author="Shirley Li" w:date="2018-11-16T08:12:00Z">
        <w:r w:rsidDel="00446259">
          <w:rPr>
            <w:rFonts w:ascii="Arial" w:hAnsi="Arial" w:cs="Arial" w:hint="eastAsia"/>
            <w:color w:val="212121"/>
          </w:rPr>
          <w:delText>减轻</w:delText>
        </w:r>
      </w:del>
      <w:ins w:id="667" w:author="Shirley Li" w:date="2018-11-16T08:12:00Z">
        <w:r w:rsidR="00446259">
          <w:rPr>
            <w:rFonts w:ascii="Arial" w:hAnsi="Arial" w:cs="Arial" w:hint="eastAsia"/>
            <w:color w:val="212121"/>
          </w:rPr>
          <w:t>减少</w:t>
        </w:r>
      </w:ins>
      <w:r>
        <w:rPr>
          <w:rFonts w:ascii="Arial" w:hAnsi="Arial" w:cs="Arial"/>
          <w:color w:val="212121"/>
        </w:rPr>
        <w:t>过度拟合的常见方法是通过强制其权重仅采用较小的值来对网络的复杂性施加约束，这使得权重值的分布更</w:t>
      </w:r>
      <w:r>
        <w:rPr>
          <w:rFonts w:ascii="Arial" w:hAnsi="Arial" w:cs="Arial"/>
          <w:color w:val="212121"/>
        </w:rPr>
        <w:t>“</w:t>
      </w:r>
      <w:r>
        <w:rPr>
          <w:rFonts w:ascii="Arial" w:hAnsi="Arial" w:cs="Arial"/>
          <w:color w:val="212121"/>
        </w:rPr>
        <w:t>规则</w:t>
      </w:r>
      <w:r>
        <w:rPr>
          <w:rFonts w:ascii="Arial" w:hAnsi="Arial" w:cs="Arial"/>
          <w:color w:val="212121"/>
        </w:rPr>
        <w:t>”</w:t>
      </w:r>
      <w:r>
        <w:rPr>
          <w:rFonts w:ascii="Arial" w:hAnsi="Arial" w:cs="Arial"/>
          <w:color w:val="212121"/>
        </w:rPr>
        <w:t>。这被称为</w:t>
      </w:r>
      <w:r>
        <w:rPr>
          <w:rFonts w:ascii="Arial" w:hAnsi="Arial" w:cs="Arial"/>
          <w:color w:val="212121"/>
        </w:rPr>
        <w:t>“</w:t>
      </w:r>
      <w:r>
        <w:rPr>
          <w:rFonts w:ascii="Arial" w:hAnsi="Arial" w:cs="Arial"/>
          <w:color w:val="212121"/>
        </w:rPr>
        <w:t>权重正则化</w:t>
      </w:r>
      <w:r>
        <w:rPr>
          <w:rFonts w:ascii="Arial" w:hAnsi="Arial" w:cs="Arial"/>
          <w:color w:val="212121"/>
        </w:rPr>
        <w:t>”</w:t>
      </w:r>
      <w:r>
        <w:rPr>
          <w:rFonts w:ascii="Arial" w:hAnsi="Arial" w:cs="Arial"/>
          <w:color w:val="212121"/>
        </w:rPr>
        <w:t>，并且通过向</w:t>
      </w:r>
      <w:ins w:id="668" w:author="Shirley Li" w:date="2018-11-16T08:13:00Z">
        <w:r w:rsidR="00446259">
          <w:rPr>
            <w:rFonts w:ascii="Arial" w:hAnsi="Arial" w:cs="Arial" w:hint="eastAsia"/>
            <w:color w:val="212121"/>
          </w:rPr>
          <w:t>神经</w:t>
        </w:r>
      </w:ins>
      <w:r>
        <w:rPr>
          <w:rFonts w:ascii="Arial" w:hAnsi="Arial" w:cs="Arial"/>
          <w:color w:val="212121"/>
        </w:rPr>
        <w:t>网络的损失函数</w:t>
      </w:r>
      <w:del w:id="669" w:author="Shirley Li" w:date="2018-11-16T08:13:00Z">
        <w:r w:rsidDel="00446259">
          <w:rPr>
            <w:rFonts w:ascii="Arial" w:hAnsi="Arial" w:cs="Arial" w:hint="eastAsia"/>
            <w:color w:val="212121"/>
          </w:rPr>
          <w:delText>添加与具有大权重相关联的成本来完成</w:delText>
        </w:r>
      </w:del>
      <w:ins w:id="670" w:author="Shirley Li" w:date="2018-11-16T08:13:00Z">
        <w:r w:rsidR="00446259">
          <w:rPr>
            <w:rFonts w:ascii="Arial" w:hAnsi="Arial" w:cs="Arial" w:hint="eastAsia"/>
            <w:color w:val="212121"/>
          </w:rPr>
          <w:t>调整权重大小（</w:t>
        </w:r>
      </w:ins>
      <w:ins w:id="671" w:author="Shirley Li" w:date="2018-11-16T08:14:00Z">
        <w:r w:rsidR="00446259">
          <w:rPr>
            <w:rFonts w:ascii="Arial" w:hAnsi="Arial" w:cs="Arial" w:hint="eastAsia"/>
            <w:color w:val="212121"/>
          </w:rPr>
          <w:t>损失函数越大权重越大</w:t>
        </w:r>
      </w:ins>
      <w:ins w:id="672" w:author="Shirley Li" w:date="2018-11-16T08:13:00Z">
        <w:r w:rsidR="00446259">
          <w:rPr>
            <w:rFonts w:ascii="Arial" w:hAnsi="Arial" w:cs="Arial" w:hint="eastAsia"/>
            <w:color w:val="212121"/>
          </w:rPr>
          <w:t>）</w:t>
        </w:r>
      </w:ins>
      <w:r>
        <w:rPr>
          <w:rFonts w:ascii="Arial" w:hAnsi="Arial" w:cs="Arial"/>
          <w:color w:val="212121"/>
        </w:rPr>
        <w:t>。这个成本</w:t>
      </w:r>
      <w:del w:id="673" w:author="Shirley Li" w:date="2018-11-16T08:14:00Z">
        <w:r w:rsidDel="00446259">
          <w:rPr>
            <w:rFonts w:ascii="Arial" w:hAnsi="Arial" w:cs="Arial" w:hint="eastAsia"/>
            <w:color w:val="212121"/>
          </w:rPr>
          <w:delText>有两种</w:delText>
        </w:r>
      </w:del>
      <w:ins w:id="674" w:author="Shirley Li" w:date="2018-11-16T08:14:00Z">
        <w:r w:rsidR="00446259">
          <w:rPr>
            <w:rFonts w:ascii="Arial" w:hAnsi="Arial" w:cs="Arial" w:hint="eastAsia"/>
            <w:color w:val="212121"/>
          </w:rPr>
          <w:t>可以分为两个部分</w:t>
        </w:r>
      </w:ins>
      <w:r>
        <w:rPr>
          <w:rFonts w:ascii="Arial" w:hAnsi="Arial" w:cs="Arial"/>
          <w:color w:val="212121"/>
        </w:rPr>
        <w:t>：</w:t>
      </w:r>
    </w:p>
    <w:p w:rsidR="001758D5" w:rsidRDefault="001758D5" w:rsidP="006F7728">
      <w:pPr>
        <w:pStyle w:val="a3"/>
        <w:numPr>
          <w:ilvl w:val="0"/>
          <w:numId w:val="11"/>
        </w:numPr>
        <w:spacing w:before="0" w:beforeAutospacing="0" w:after="0" w:afterAutospacing="0"/>
        <w:ind w:left="0"/>
        <w:rPr>
          <w:rFonts w:ascii="Arial" w:hAnsi="Arial" w:cs="Arial"/>
          <w:color w:val="212121"/>
        </w:rPr>
      </w:pPr>
      <w:r>
        <w:rPr>
          <w:rFonts w:ascii="Arial" w:hAnsi="Arial" w:cs="Arial"/>
          <w:color w:val="212121"/>
        </w:rPr>
        <w:t>L1</w:t>
      </w:r>
      <w:r>
        <w:rPr>
          <w:rFonts w:ascii="Arial" w:hAnsi="Arial" w:cs="Arial"/>
          <w:color w:val="212121"/>
        </w:rPr>
        <w:t>正则化</w:t>
      </w:r>
      <w:ins w:id="675" w:author="Shirley Li" w:date="2018-11-16T08:17:00Z">
        <w:r w:rsidR="00FA2649">
          <w:rPr>
            <w:rFonts w:ascii="Arial" w:hAnsi="Arial" w:cs="Arial" w:hint="eastAsia"/>
            <w:color w:val="212121"/>
          </w:rPr>
          <w:t>：</w:t>
        </w:r>
      </w:ins>
      <w:del w:id="676" w:author="Shirley Li" w:date="2018-11-16T08:17:00Z">
        <w:r w:rsidDel="00FA2649">
          <w:rPr>
            <w:rFonts w:ascii="Arial" w:hAnsi="Arial" w:cs="Arial"/>
            <w:color w:val="212121"/>
          </w:rPr>
          <w:delText>，其中所</w:delText>
        </w:r>
      </w:del>
      <w:ins w:id="677" w:author="Shirley Li" w:date="2018-11-16T08:17:00Z">
        <w:r w:rsidR="00FA2649">
          <w:rPr>
            <w:rFonts w:ascii="Arial" w:hAnsi="Arial" w:cs="Arial" w:hint="eastAsia"/>
            <w:color w:val="212121"/>
          </w:rPr>
          <w:t>按</w:t>
        </w:r>
      </w:ins>
      <w:ins w:id="678" w:author="Shirley Li" w:date="2018-11-16T08:18:00Z">
        <w:r w:rsidR="00FA2649">
          <w:rPr>
            <w:rFonts w:ascii="Arial" w:hAnsi="Arial" w:cs="Arial"/>
            <w:color w:val="212121"/>
          </w:rPr>
          <w:t>权重系数的绝对值（即权重的所谓</w:t>
        </w:r>
        <w:r w:rsidR="00FA2649">
          <w:rPr>
            <w:rFonts w:ascii="Arial" w:hAnsi="Arial" w:cs="Arial"/>
            <w:color w:val="212121"/>
          </w:rPr>
          <w:t>“L1</w:t>
        </w:r>
        <w:r w:rsidR="00FA2649">
          <w:rPr>
            <w:rFonts w:ascii="Arial" w:hAnsi="Arial" w:cs="Arial"/>
            <w:color w:val="212121"/>
          </w:rPr>
          <w:t>范数</w:t>
        </w:r>
        <w:r w:rsidR="00FA2649">
          <w:rPr>
            <w:rFonts w:ascii="Arial" w:hAnsi="Arial" w:cs="Arial"/>
            <w:color w:val="212121"/>
          </w:rPr>
          <w:t>”</w:t>
        </w:r>
        <w:r w:rsidR="00FA2649">
          <w:rPr>
            <w:rFonts w:ascii="Arial" w:hAnsi="Arial" w:cs="Arial"/>
            <w:color w:val="212121"/>
          </w:rPr>
          <w:t>）</w:t>
        </w:r>
      </w:ins>
      <w:ins w:id="679" w:author="Shirley Li" w:date="2018-11-16T08:17:00Z">
        <w:r w:rsidR="00FA2649">
          <w:rPr>
            <w:rFonts w:ascii="Arial" w:hAnsi="Arial" w:cs="Arial"/>
            <w:color w:val="212121"/>
          </w:rPr>
          <w:t>比例</w:t>
        </w:r>
      </w:ins>
      <w:ins w:id="680" w:author="Shirley Li" w:date="2018-11-16T08:19:00Z">
        <w:r w:rsidR="00520B76">
          <w:rPr>
            <w:rFonts w:ascii="Arial" w:hAnsi="Arial" w:cs="Arial" w:hint="eastAsia"/>
            <w:color w:val="212121"/>
          </w:rPr>
          <w:t>添加</w:t>
        </w:r>
      </w:ins>
      <w:ins w:id="681" w:author="Shirley Li" w:date="2018-11-16T08:18:00Z">
        <w:r w:rsidR="00FA2649">
          <w:rPr>
            <w:rFonts w:ascii="Arial" w:hAnsi="Arial" w:cs="Arial" w:hint="eastAsia"/>
            <w:color w:val="212121"/>
          </w:rPr>
          <w:t>成本</w:t>
        </w:r>
        <w:r w:rsidR="00CD129F">
          <w:rPr>
            <w:rFonts w:ascii="Arial" w:hAnsi="Arial" w:cs="Arial" w:hint="eastAsia"/>
            <w:color w:val="212121"/>
          </w:rPr>
          <w:t>。</w:t>
        </w:r>
      </w:ins>
      <w:del w:id="682" w:author="Shirley Li" w:date="2018-11-16T08:18:00Z">
        <w:r w:rsidDel="00FA2649">
          <w:rPr>
            <w:rFonts w:ascii="Arial" w:hAnsi="Arial" w:cs="Arial"/>
            <w:color w:val="212121"/>
          </w:rPr>
          <w:delText>添加</w:delText>
        </w:r>
      </w:del>
      <w:del w:id="683" w:author="Shirley Li" w:date="2018-11-16T08:17:00Z">
        <w:r w:rsidDel="00FA2649">
          <w:rPr>
            <w:rFonts w:ascii="Arial" w:hAnsi="Arial" w:cs="Arial"/>
            <w:color w:val="212121"/>
          </w:rPr>
          <w:delText>的成本</w:delText>
        </w:r>
      </w:del>
      <w:del w:id="684" w:author="Shirley Li" w:date="2018-11-16T08:18:00Z">
        <w:r w:rsidDel="00FA2649">
          <w:rPr>
            <w:rFonts w:ascii="Arial" w:hAnsi="Arial" w:cs="Arial"/>
            <w:color w:val="212121"/>
          </w:rPr>
          <w:delText>与权重系数的绝对值（即权重的所谓</w:delText>
        </w:r>
        <w:r w:rsidDel="00FA2649">
          <w:rPr>
            <w:rFonts w:ascii="Arial" w:hAnsi="Arial" w:cs="Arial"/>
            <w:color w:val="212121"/>
          </w:rPr>
          <w:delText>“L1</w:delText>
        </w:r>
        <w:r w:rsidDel="00FA2649">
          <w:rPr>
            <w:rFonts w:ascii="Arial" w:hAnsi="Arial" w:cs="Arial"/>
            <w:color w:val="212121"/>
          </w:rPr>
          <w:delText>范数</w:delText>
        </w:r>
        <w:r w:rsidDel="00FA2649">
          <w:rPr>
            <w:rFonts w:ascii="Arial" w:hAnsi="Arial" w:cs="Arial"/>
            <w:color w:val="212121"/>
          </w:rPr>
          <w:delText>”</w:delText>
        </w:r>
        <w:r w:rsidDel="00FA2649">
          <w:rPr>
            <w:rFonts w:ascii="Arial" w:hAnsi="Arial" w:cs="Arial"/>
            <w:color w:val="212121"/>
          </w:rPr>
          <w:delText>）</w:delText>
        </w:r>
      </w:del>
      <w:del w:id="685" w:author="Shirley Li" w:date="2018-11-16T08:17:00Z">
        <w:r w:rsidDel="00FA2649">
          <w:rPr>
            <w:rFonts w:ascii="Arial" w:hAnsi="Arial" w:cs="Arial"/>
            <w:color w:val="212121"/>
          </w:rPr>
          <w:delText>成比例。</w:delText>
        </w:r>
      </w:del>
    </w:p>
    <w:p w:rsidR="001758D5" w:rsidRDefault="001758D5" w:rsidP="006F7728">
      <w:pPr>
        <w:pStyle w:val="a3"/>
        <w:numPr>
          <w:ilvl w:val="0"/>
          <w:numId w:val="11"/>
        </w:numPr>
        <w:spacing w:before="0" w:beforeAutospacing="0" w:after="0" w:afterAutospacing="0"/>
        <w:ind w:left="0"/>
        <w:rPr>
          <w:rFonts w:ascii="Arial" w:hAnsi="Arial" w:cs="Arial"/>
          <w:color w:val="212121"/>
        </w:rPr>
      </w:pPr>
      <w:r>
        <w:rPr>
          <w:rFonts w:ascii="Arial" w:hAnsi="Arial" w:cs="Arial"/>
          <w:color w:val="212121"/>
        </w:rPr>
        <w:t>L2</w:t>
      </w:r>
      <w:r>
        <w:rPr>
          <w:rFonts w:ascii="Arial" w:hAnsi="Arial" w:cs="Arial"/>
          <w:color w:val="212121"/>
        </w:rPr>
        <w:t>正则化</w:t>
      </w:r>
      <w:ins w:id="686" w:author="Shirley Li" w:date="2018-11-16T08:18:00Z">
        <w:r w:rsidR="00520B76">
          <w:rPr>
            <w:rFonts w:ascii="Arial" w:hAnsi="Arial" w:cs="Arial" w:hint="eastAsia"/>
            <w:color w:val="212121"/>
          </w:rPr>
          <w:t>：</w:t>
        </w:r>
      </w:ins>
      <w:del w:id="687" w:author="Shirley Li" w:date="2018-11-16T08:18:00Z">
        <w:r w:rsidDel="00520B76">
          <w:rPr>
            <w:rFonts w:ascii="Arial" w:hAnsi="Arial" w:cs="Arial" w:hint="eastAsia"/>
            <w:color w:val="212121"/>
          </w:rPr>
          <w:delText>，其中</w:delText>
        </w:r>
        <w:r w:rsidR="00520B76" w:rsidDel="00520B76">
          <w:rPr>
            <w:rFonts w:ascii="Arial" w:hAnsi="Arial" w:cs="Arial" w:hint="eastAsia"/>
            <w:color w:val="212121"/>
          </w:rPr>
          <w:delText>增加的成本与</w:delText>
        </w:r>
      </w:del>
      <w:ins w:id="688" w:author="Shirley Li" w:date="2018-11-16T08:18:00Z">
        <w:r w:rsidR="00520B76">
          <w:rPr>
            <w:rFonts w:ascii="Arial" w:hAnsi="Arial" w:cs="Arial" w:hint="eastAsia"/>
            <w:color w:val="212121"/>
          </w:rPr>
          <w:t>按</w:t>
        </w:r>
      </w:ins>
      <w:r>
        <w:rPr>
          <w:rFonts w:ascii="Arial" w:hAnsi="Arial" w:cs="Arial"/>
          <w:color w:val="212121"/>
        </w:rPr>
        <w:t>权重系数的值的平方</w:t>
      </w:r>
      <w:del w:id="689" w:author="Shirley Li" w:date="2018-11-16T08:18:00Z">
        <w:r w:rsidDel="00520B76">
          <w:rPr>
            <w:rFonts w:ascii="Arial" w:hAnsi="Arial" w:cs="Arial"/>
            <w:color w:val="212121"/>
          </w:rPr>
          <w:delText>成比例</w:delText>
        </w:r>
      </w:del>
      <w:r>
        <w:rPr>
          <w:rFonts w:ascii="Arial" w:hAnsi="Arial" w:cs="Arial"/>
          <w:color w:val="212121"/>
        </w:rPr>
        <w:t>（即，权重的所谓</w:t>
      </w:r>
      <w:r>
        <w:rPr>
          <w:rFonts w:ascii="Arial" w:hAnsi="Arial" w:cs="Arial"/>
          <w:color w:val="212121"/>
        </w:rPr>
        <w:t>“L2</w:t>
      </w:r>
      <w:r>
        <w:rPr>
          <w:rFonts w:ascii="Arial" w:hAnsi="Arial" w:cs="Arial"/>
          <w:color w:val="212121"/>
        </w:rPr>
        <w:t>范数</w:t>
      </w:r>
      <w:r>
        <w:rPr>
          <w:rFonts w:ascii="Arial" w:hAnsi="Arial" w:cs="Arial"/>
          <w:color w:val="212121"/>
        </w:rPr>
        <w:t>”</w:t>
      </w:r>
      <w:r>
        <w:rPr>
          <w:rFonts w:ascii="Arial" w:hAnsi="Arial" w:cs="Arial"/>
          <w:color w:val="212121"/>
        </w:rPr>
        <w:t>）</w:t>
      </w:r>
      <w:ins w:id="690" w:author="Shirley Li" w:date="2018-11-16T08:19:00Z">
        <w:r w:rsidR="00520B76">
          <w:rPr>
            <w:rFonts w:ascii="Arial" w:hAnsi="Arial" w:cs="Arial" w:hint="eastAsia"/>
            <w:color w:val="212121"/>
          </w:rPr>
          <w:t>比例添加成本</w:t>
        </w:r>
      </w:ins>
      <w:r>
        <w:rPr>
          <w:rFonts w:ascii="Arial" w:hAnsi="Arial" w:cs="Arial"/>
          <w:color w:val="212121"/>
        </w:rPr>
        <w:t>。</w:t>
      </w:r>
      <w:r>
        <w:rPr>
          <w:rFonts w:ascii="Arial" w:hAnsi="Arial" w:cs="Arial"/>
          <w:color w:val="212121"/>
        </w:rPr>
        <w:t>L2</w:t>
      </w:r>
      <w:r>
        <w:rPr>
          <w:rFonts w:ascii="Arial" w:hAnsi="Arial" w:cs="Arial"/>
          <w:color w:val="212121"/>
        </w:rPr>
        <w:t>正则化在神经网络</w:t>
      </w:r>
      <w:del w:id="691" w:author="Shirley Li" w:date="2018-11-16T08:19:00Z">
        <w:r w:rsidDel="00C90189">
          <w:rPr>
            <w:rFonts w:ascii="Arial" w:hAnsi="Arial" w:cs="Arial" w:hint="eastAsia"/>
            <w:color w:val="212121"/>
          </w:rPr>
          <w:delText>的背景</w:delText>
        </w:r>
      </w:del>
      <w:ins w:id="692" w:author="Shirley Li" w:date="2018-11-16T08:19:00Z">
        <w:r w:rsidR="00C90189">
          <w:rPr>
            <w:rFonts w:ascii="Arial" w:hAnsi="Arial" w:cs="Arial" w:hint="eastAsia"/>
            <w:color w:val="212121"/>
          </w:rPr>
          <w:t>领域</w:t>
        </w:r>
      </w:ins>
      <w:r>
        <w:rPr>
          <w:rFonts w:ascii="Arial" w:hAnsi="Arial" w:cs="Arial"/>
          <w:color w:val="212121"/>
        </w:rPr>
        <w:t>下也</w:t>
      </w:r>
      <w:ins w:id="693" w:author="Shirley Li" w:date="2018-11-16T08:19:00Z">
        <w:r w:rsidR="00C90189">
          <w:rPr>
            <w:rFonts w:ascii="Arial" w:hAnsi="Arial" w:cs="Arial" w:hint="eastAsia"/>
            <w:color w:val="212121"/>
          </w:rPr>
          <w:t>被</w:t>
        </w:r>
      </w:ins>
      <w:r>
        <w:rPr>
          <w:rFonts w:ascii="Arial" w:hAnsi="Arial" w:cs="Arial"/>
          <w:color w:val="212121"/>
        </w:rPr>
        <w:t>称为权重衰减。不要让不同的名字</w:t>
      </w:r>
      <w:del w:id="694" w:author="Shirley Li" w:date="2018-11-16T08:19:00Z">
        <w:r w:rsidDel="00C90189">
          <w:rPr>
            <w:rFonts w:ascii="Arial" w:hAnsi="Arial" w:cs="Arial" w:hint="eastAsia"/>
            <w:color w:val="212121"/>
          </w:rPr>
          <w:delText>让你感到困惑</w:delText>
        </w:r>
      </w:del>
      <w:ins w:id="695" w:author="Shirley Li" w:date="2018-11-16T08:19:00Z">
        <w:r w:rsidR="00C90189">
          <w:rPr>
            <w:rFonts w:ascii="Arial" w:hAnsi="Arial" w:cs="Arial" w:hint="eastAsia"/>
            <w:color w:val="212121"/>
          </w:rPr>
          <w:t>所困扰</w:t>
        </w:r>
      </w:ins>
      <w:r>
        <w:rPr>
          <w:rFonts w:ascii="Arial" w:hAnsi="Arial" w:cs="Arial"/>
          <w:color w:val="212121"/>
        </w:rPr>
        <w:t>：</w:t>
      </w:r>
      <w:del w:id="696" w:author="Shirley Li" w:date="2018-11-16T08:20:00Z">
        <w:r w:rsidDel="00C90189">
          <w:rPr>
            <w:rFonts w:ascii="Arial" w:hAnsi="Arial" w:cs="Arial"/>
            <w:color w:val="212121"/>
          </w:rPr>
          <w:delText>重量衰减</w:delText>
        </w:r>
      </w:del>
      <w:r>
        <w:rPr>
          <w:rFonts w:ascii="Arial" w:hAnsi="Arial" w:cs="Arial"/>
          <w:color w:val="212121"/>
        </w:rPr>
        <w:t>在数学上与</w:t>
      </w:r>
      <w:r>
        <w:rPr>
          <w:rFonts w:ascii="Arial" w:hAnsi="Arial" w:cs="Arial"/>
          <w:color w:val="212121"/>
        </w:rPr>
        <w:t>L2</w:t>
      </w:r>
      <w:r>
        <w:rPr>
          <w:rFonts w:ascii="Arial" w:hAnsi="Arial" w:cs="Arial"/>
          <w:color w:val="212121"/>
        </w:rPr>
        <w:t>正则化</w:t>
      </w:r>
      <w:del w:id="697" w:author="Shirley Li" w:date="2018-11-16T08:20:00Z">
        <w:r w:rsidDel="00C90189">
          <w:rPr>
            <w:rFonts w:ascii="Arial" w:hAnsi="Arial" w:cs="Arial" w:hint="eastAsia"/>
            <w:color w:val="212121"/>
          </w:rPr>
          <w:delText>完全相同</w:delText>
        </w:r>
      </w:del>
      <w:ins w:id="698" w:author="Shirley Li" w:date="2018-11-16T08:20:00Z">
        <w:r w:rsidR="00C90189">
          <w:rPr>
            <w:rFonts w:ascii="Arial" w:hAnsi="Arial" w:cs="Arial" w:hint="eastAsia"/>
            <w:color w:val="212121"/>
          </w:rPr>
          <w:t>也被叫做权重衰减</w:t>
        </w:r>
      </w:ins>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w:t>
      </w:r>
      <w:hyperlink r:id="rId39"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w:t>
      </w:r>
      <w:ins w:id="699" w:author="Shirley Li" w:date="2018-11-16T08:21:00Z">
        <w:r w:rsidR="000C5F07">
          <w:rPr>
            <w:rFonts w:ascii="Arial" w:hAnsi="Arial" w:cs="Arial" w:hint="eastAsia"/>
            <w:color w:val="212121"/>
          </w:rPr>
          <w:t>权重正则化的方法</w:t>
        </w:r>
      </w:ins>
      <w:ins w:id="700" w:author="Shirley Li" w:date="2018-11-16T08:24:00Z">
        <w:r w:rsidR="001E7F87">
          <w:rPr>
            <w:rFonts w:ascii="Arial" w:hAnsi="Arial" w:cs="Arial" w:hint="eastAsia"/>
            <w:color w:val="212121"/>
          </w:rPr>
          <w:t>的具体实现方法</w:t>
        </w:r>
      </w:ins>
      <w:ins w:id="701" w:author="Shirley Li" w:date="2018-11-16T08:21:00Z">
        <w:r w:rsidR="000C5F07">
          <w:rPr>
            <w:rFonts w:ascii="Arial" w:hAnsi="Arial" w:cs="Arial" w:hint="eastAsia"/>
            <w:color w:val="212121"/>
          </w:rPr>
          <w:t>：</w:t>
        </w:r>
      </w:ins>
      <w:del w:id="702" w:author="Shirley Li" w:date="2018-11-16T08:23:00Z">
        <w:r w:rsidDel="001E7F87">
          <w:rPr>
            <w:rFonts w:ascii="Arial" w:hAnsi="Arial" w:cs="Arial" w:hint="eastAsia"/>
            <w:color w:val="212121"/>
          </w:rPr>
          <w:delText>通过将权重正则化实例作为</w:delText>
        </w:r>
      </w:del>
      <w:ins w:id="703" w:author="Shirley Li" w:date="2018-11-16T08:23:00Z">
        <w:r w:rsidR="001E7F87">
          <w:rPr>
            <w:rFonts w:ascii="Arial" w:hAnsi="Arial" w:cs="Arial" w:hint="eastAsia"/>
            <w:color w:val="212121"/>
          </w:rPr>
          <w:t>权重</w:t>
        </w:r>
      </w:ins>
      <w:ins w:id="704" w:author="Shirley Li" w:date="2018-11-16T08:24:00Z">
        <w:r w:rsidR="001E7F87">
          <w:rPr>
            <w:rFonts w:ascii="Arial" w:hAnsi="Arial" w:cs="Arial" w:hint="eastAsia"/>
            <w:color w:val="212121"/>
          </w:rPr>
          <w:t>作为正则化参数关键字传给层</w:t>
        </w:r>
      </w:ins>
      <w:del w:id="705" w:author="Shirley Li" w:date="2018-11-16T08:24:00Z">
        <w:r w:rsidDel="001E7F87">
          <w:rPr>
            <w:rFonts w:ascii="Arial" w:hAnsi="Arial" w:cs="Arial"/>
            <w:color w:val="212121"/>
          </w:rPr>
          <w:delText>关键字参数传递给层来添加权重正则化</w:delText>
        </w:r>
      </w:del>
      <w:r>
        <w:rPr>
          <w:rFonts w:ascii="Arial" w:hAnsi="Arial" w:cs="Arial"/>
          <w:color w:val="212121"/>
        </w:rPr>
        <w:t>。现在让我们添加</w:t>
      </w:r>
      <w:r>
        <w:rPr>
          <w:rFonts w:ascii="Arial" w:hAnsi="Arial" w:cs="Arial"/>
          <w:color w:val="212121"/>
        </w:rPr>
        <w:t>L2</w:t>
      </w:r>
      <w:del w:id="706" w:author="Shirley Li" w:date="2018-11-16T08:25:00Z">
        <w:r w:rsidDel="009922D0">
          <w:rPr>
            <w:rFonts w:ascii="Arial" w:hAnsi="Arial" w:cs="Arial"/>
            <w:color w:val="212121"/>
          </w:rPr>
          <w:delText>权重</w:delText>
        </w:r>
      </w:del>
      <w:r>
        <w:rPr>
          <w:rFonts w:ascii="Arial" w:hAnsi="Arial" w:cs="Arial"/>
          <w:color w:val="212121"/>
        </w:rPr>
        <w:t>正则化。</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l2_model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kernel_regularizer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regularizers</w:t>
      </w:r>
      <w:r>
        <w:rPr>
          <w:rStyle w:val="pun"/>
          <w:rFonts w:ascii="Courier New" w:hAnsi="Courier New" w:cs="Courier New"/>
          <w:color w:val="37474F"/>
          <w:sz w:val="21"/>
          <w:szCs w:val="21"/>
        </w:rPr>
        <w:t>.</w:t>
      </w:r>
      <w:r>
        <w:rPr>
          <w:rStyle w:val="pln"/>
          <w:rFonts w:ascii="Courier New" w:hAnsi="Courier New" w:cs="Courier New"/>
          <w:color w:val="37474F"/>
          <w:sz w:val="21"/>
          <w:szCs w:val="21"/>
        </w:rPr>
        <w:t>l2</w:t>
      </w:r>
      <w:r>
        <w:rPr>
          <w:rStyle w:val="pun"/>
          <w:rFonts w:ascii="Courier New" w:hAnsi="Courier New" w:cs="Courier New"/>
          <w:color w:val="37474F"/>
          <w:sz w:val="21"/>
          <w:szCs w:val="21"/>
        </w:rPr>
        <w:t>(</w:t>
      </w:r>
      <w:r>
        <w:rPr>
          <w:rStyle w:val="lit"/>
          <w:rFonts w:ascii="Courier New" w:hAnsi="Courier New" w:cs="Courier New"/>
          <w:color w:val="C53929"/>
          <w:sz w:val="21"/>
          <w:szCs w:val="21"/>
        </w:rPr>
        <w:t>0.001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kernel_regularizer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regularizers</w:t>
      </w:r>
      <w:r>
        <w:rPr>
          <w:rStyle w:val="pun"/>
          <w:rFonts w:ascii="Courier New" w:hAnsi="Courier New" w:cs="Courier New"/>
          <w:color w:val="37474F"/>
          <w:sz w:val="21"/>
          <w:szCs w:val="21"/>
        </w:rPr>
        <w:t>.</w:t>
      </w:r>
      <w:r>
        <w:rPr>
          <w:rStyle w:val="pln"/>
          <w:rFonts w:ascii="Courier New" w:hAnsi="Courier New" w:cs="Courier New"/>
          <w:color w:val="37474F"/>
          <w:sz w:val="21"/>
          <w:szCs w:val="21"/>
        </w:rPr>
        <w:t>l2</w:t>
      </w:r>
      <w:r>
        <w:rPr>
          <w:rStyle w:val="pun"/>
          <w:rFonts w:ascii="Courier New" w:hAnsi="Courier New" w:cs="Courier New"/>
          <w:color w:val="37474F"/>
          <w:sz w:val="21"/>
          <w:szCs w:val="21"/>
        </w:rPr>
        <w:t>(</w:t>
      </w:r>
      <w:r>
        <w:rPr>
          <w:rStyle w:val="lit"/>
          <w:rFonts w:ascii="Courier New" w:hAnsi="Courier New" w:cs="Courier New"/>
          <w:color w:val="C53929"/>
          <w:sz w:val="21"/>
          <w:szCs w:val="21"/>
        </w:rPr>
        <w:t>0.001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l2_model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l2_model_history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l2_model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0.5327  -  acc</w:t>
      </w:r>
      <w:r>
        <w:rPr>
          <w:rFonts w:ascii="Courier New" w:hAnsi="Courier New" w:cs="Courier New"/>
          <w:color w:val="37474F"/>
          <w:sz w:val="21"/>
          <w:szCs w:val="21"/>
        </w:rPr>
        <w:t>：</w:t>
      </w:r>
      <w:r>
        <w:rPr>
          <w:rFonts w:ascii="Courier New" w:hAnsi="Courier New" w:cs="Courier New"/>
          <w:color w:val="37474F"/>
          <w:sz w:val="21"/>
          <w:szCs w:val="21"/>
        </w:rPr>
        <w:t>0.7878  -  binary_crossentropy</w:t>
      </w:r>
      <w:r>
        <w:rPr>
          <w:rFonts w:ascii="Courier New" w:hAnsi="Courier New" w:cs="Courier New"/>
          <w:color w:val="37474F"/>
          <w:sz w:val="21"/>
          <w:szCs w:val="21"/>
        </w:rPr>
        <w:t>：</w:t>
      </w:r>
      <w:r>
        <w:rPr>
          <w:rFonts w:ascii="Courier New" w:hAnsi="Courier New" w:cs="Courier New"/>
          <w:color w:val="37474F"/>
          <w:sz w:val="21"/>
          <w:szCs w:val="21"/>
        </w:rPr>
        <w:t>0.4928  -  val_loss</w:t>
      </w:r>
      <w:r>
        <w:rPr>
          <w:rFonts w:ascii="Courier New" w:hAnsi="Courier New" w:cs="Courier New"/>
          <w:color w:val="37474F"/>
          <w:sz w:val="21"/>
          <w:szCs w:val="21"/>
        </w:rPr>
        <w:t>：</w:t>
      </w:r>
      <w:r>
        <w:rPr>
          <w:rFonts w:ascii="Courier New" w:hAnsi="Courier New" w:cs="Courier New"/>
          <w:color w:val="37474F"/>
          <w:sz w:val="21"/>
          <w:szCs w:val="21"/>
        </w:rPr>
        <w:t>0.3877  -  val_acc</w:t>
      </w:r>
      <w:r>
        <w:rPr>
          <w:rFonts w:ascii="Courier New" w:hAnsi="Courier New" w:cs="Courier New"/>
          <w:color w:val="37474F"/>
          <w:sz w:val="21"/>
          <w:szCs w:val="21"/>
        </w:rPr>
        <w:t>：</w:t>
      </w:r>
      <w:r>
        <w:rPr>
          <w:rFonts w:ascii="Courier New" w:hAnsi="Courier New" w:cs="Courier New"/>
          <w:color w:val="37474F"/>
          <w:sz w:val="21"/>
          <w:szCs w:val="21"/>
        </w:rPr>
        <w:t>0.8784  -  val_binary_crossentropy</w:t>
      </w:r>
      <w:r>
        <w:rPr>
          <w:rFonts w:ascii="Courier New" w:hAnsi="Courier New" w:cs="Courier New"/>
          <w:color w:val="37474F"/>
          <w:sz w:val="21"/>
          <w:szCs w:val="21"/>
        </w:rPr>
        <w:t>：</w:t>
      </w:r>
      <w:r>
        <w:rPr>
          <w:rFonts w:ascii="Courier New" w:hAnsi="Courier New" w:cs="Courier New"/>
          <w:color w:val="37474F"/>
          <w:sz w:val="21"/>
          <w:szCs w:val="21"/>
        </w:rPr>
        <w:t>0.3476</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0.3085  -  acc</w:t>
      </w:r>
      <w:r>
        <w:rPr>
          <w:rFonts w:ascii="Courier New" w:hAnsi="Courier New" w:cs="Courier New"/>
          <w:color w:val="37474F"/>
          <w:sz w:val="21"/>
          <w:szCs w:val="21"/>
        </w:rPr>
        <w:t>：</w:t>
      </w:r>
      <w:r>
        <w:rPr>
          <w:rFonts w:ascii="Courier New" w:hAnsi="Courier New" w:cs="Courier New"/>
          <w:color w:val="37474F"/>
          <w:sz w:val="21"/>
          <w:szCs w:val="21"/>
        </w:rPr>
        <w:t>0.9105  -  binary_crossentropy</w:t>
      </w:r>
      <w:r>
        <w:rPr>
          <w:rFonts w:ascii="Courier New" w:hAnsi="Courier New" w:cs="Courier New"/>
          <w:color w:val="37474F"/>
          <w:sz w:val="21"/>
          <w:szCs w:val="21"/>
        </w:rPr>
        <w:t>：</w:t>
      </w:r>
      <w:r>
        <w:rPr>
          <w:rFonts w:ascii="Courier New" w:hAnsi="Courier New" w:cs="Courier New"/>
          <w:color w:val="37474F"/>
          <w:sz w:val="21"/>
          <w:szCs w:val="21"/>
        </w:rPr>
        <w:t>0.2646  -  val_loss</w:t>
      </w:r>
      <w:r>
        <w:rPr>
          <w:rFonts w:ascii="Courier New" w:hAnsi="Courier New" w:cs="Courier New"/>
          <w:color w:val="37474F"/>
          <w:sz w:val="21"/>
          <w:szCs w:val="21"/>
        </w:rPr>
        <w:t>：</w:t>
      </w:r>
      <w:r>
        <w:rPr>
          <w:rFonts w:ascii="Courier New" w:hAnsi="Courier New" w:cs="Courier New"/>
          <w:color w:val="37474F"/>
          <w:sz w:val="21"/>
          <w:szCs w:val="21"/>
        </w:rPr>
        <w:t>0.3338  -  val_acc</w:t>
      </w:r>
      <w:r>
        <w:rPr>
          <w:rFonts w:ascii="Courier New" w:hAnsi="Courier New" w:cs="Courier New"/>
          <w:color w:val="37474F"/>
          <w:sz w:val="21"/>
          <w:szCs w:val="21"/>
        </w:rPr>
        <w:t>：</w:t>
      </w:r>
      <w:r>
        <w:rPr>
          <w:rFonts w:ascii="Courier New" w:hAnsi="Courier New" w:cs="Courier New"/>
          <w:color w:val="37474F"/>
          <w:sz w:val="21"/>
          <w:szCs w:val="21"/>
        </w:rPr>
        <w:t>0.8880  -  val_binary_crossentropy</w:t>
      </w:r>
      <w:r>
        <w:rPr>
          <w:rFonts w:ascii="Courier New" w:hAnsi="Courier New" w:cs="Courier New"/>
          <w:color w:val="37474F"/>
          <w:sz w:val="21"/>
          <w:szCs w:val="21"/>
        </w:rPr>
        <w:t>：</w:t>
      </w:r>
      <w:r>
        <w:rPr>
          <w:rFonts w:ascii="Courier New" w:hAnsi="Courier New" w:cs="Courier New"/>
          <w:color w:val="37474F"/>
          <w:sz w:val="21"/>
          <w:szCs w:val="21"/>
        </w:rPr>
        <w:t>0.2868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0.2535  -  acc</w:t>
      </w:r>
      <w:r>
        <w:rPr>
          <w:rFonts w:ascii="Courier New" w:hAnsi="Courier New" w:cs="Courier New"/>
          <w:color w:val="37474F"/>
          <w:sz w:val="21"/>
          <w:szCs w:val="21"/>
        </w:rPr>
        <w:t>：</w:t>
      </w:r>
      <w:r>
        <w:rPr>
          <w:rFonts w:ascii="Courier New" w:hAnsi="Courier New" w:cs="Courier New"/>
          <w:color w:val="37474F"/>
          <w:sz w:val="21"/>
          <w:szCs w:val="21"/>
        </w:rPr>
        <w:t>0.9298  -  binary_crossentropy</w:t>
      </w:r>
      <w:r>
        <w:rPr>
          <w:rFonts w:ascii="Courier New" w:hAnsi="Courier New" w:cs="Courier New"/>
          <w:color w:val="37474F"/>
          <w:sz w:val="21"/>
          <w:szCs w:val="21"/>
        </w:rPr>
        <w:t>：</w:t>
      </w:r>
      <w:r>
        <w:rPr>
          <w:rFonts w:ascii="Courier New" w:hAnsi="Courier New" w:cs="Courier New"/>
          <w:color w:val="37474F"/>
          <w:sz w:val="21"/>
          <w:szCs w:val="21"/>
        </w:rPr>
        <w:t>0.2041  -  val_loss</w:t>
      </w:r>
      <w:r>
        <w:rPr>
          <w:rFonts w:ascii="Courier New" w:hAnsi="Courier New" w:cs="Courier New"/>
          <w:color w:val="37474F"/>
          <w:sz w:val="21"/>
          <w:szCs w:val="21"/>
        </w:rPr>
        <w:t>：</w:t>
      </w:r>
      <w:r>
        <w:rPr>
          <w:rFonts w:ascii="Courier New" w:hAnsi="Courier New" w:cs="Courier New"/>
          <w:color w:val="37474F"/>
          <w:sz w:val="21"/>
          <w:szCs w:val="21"/>
        </w:rPr>
        <w:t>0.3345  -  val_acc</w:t>
      </w:r>
      <w:r>
        <w:rPr>
          <w:rFonts w:ascii="Courier New" w:hAnsi="Courier New" w:cs="Courier New"/>
          <w:color w:val="37474F"/>
          <w:sz w:val="21"/>
          <w:szCs w:val="21"/>
        </w:rPr>
        <w:t>：</w:t>
      </w:r>
      <w:r>
        <w:rPr>
          <w:rFonts w:ascii="Courier New" w:hAnsi="Courier New" w:cs="Courier New"/>
          <w:color w:val="37474F"/>
          <w:sz w:val="21"/>
          <w:szCs w:val="21"/>
        </w:rPr>
        <w:t>0.8864  -  val_binary_crossentropy</w:t>
      </w:r>
      <w:r>
        <w:rPr>
          <w:rFonts w:ascii="Courier New" w:hAnsi="Courier New" w:cs="Courier New"/>
          <w:color w:val="37474F"/>
          <w:sz w:val="21"/>
          <w:szCs w:val="21"/>
        </w:rPr>
        <w:t>：</w:t>
      </w:r>
      <w:r>
        <w:rPr>
          <w:rFonts w:ascii="Courier New" w:hAnsi="Courier New" w:cs="Courier New"/>
          <w:color w:val="37474F"/>
          <w:sz w:val="21"/>
          <w:szCs w:val="21"/>
        </w:rPr>
        <w:t>0.2833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0.2265  -  acc</w:t>
      </w:r>
      <w:r>
        <w:rPr>
          <w:rFonts w:ascii="Courier New" w:hAnsi="Courier New" w:cs="Courier New"/>
          <w:color w:val="37474F"/>
          <w:sz w:val="21"/>
          <w:szCs w:val="21"/>
        </w:rPr>
        <w:t>：</w:t>
      </w:r>
      <w:r>
        <w:rPr>
          <w:rFonts w:ascii="Courier New" w:hAnsi="Courier New" w:cs="Courier New"/>
          <w:color w:val="37474F"/>
          <w:sz w:val="21"/>
          <w:szCs w:val="21"/>
        </w:rPr>
        <w:t>0.9409  -  binary_crossentropy</w:t>
      </w:r>
      <w:r>
        <w:rPr>
          <w:rFonts w:ascii="Courier New" w:hAnsi="Courier New" w:cs="Courier New"/>
          <w:color w:val="37474F"/>
          <w:sz w:val="21"/>
          <w:szCs w:val="21"/>
        </w:rPr>
        <w:t>：</w:t>
      </w:r>
      <w:r>
        <w:rPr>
          <w:rFonts w:ascii="Courier New" w:hAnsi="Courier New" w:cs="Courier New"/>
          <w:color w:val="37474F"/>
          <w:sz w:val="21"/>
          <w:szCs w:val="21"/>
        </w:rPr>
        <w:t>0.1738  -  val_loss</w:t>
      </w:r>
      <w:r>
        <w:rPr>
          <w:rFonts w:ascii="Courier New" w:hAnsi="Courier New" w:cs="Courier New"/>
          <w:color w:val="37474F"/>
          <w:sz w:val="21"/>
          <w:szCs w:val="21"/>
        </w:rPr>
        <w:t>：</w:t>
      </w:r>
      <w:r>
        <w:rPr>
          <w:rFonts w:ascii="Courier New" w:hAnsi="Courier New" w:cs="Courier New"/>
          <w:color w:val="37474F"/>
          <w:sz w:val="21"/>
          <w:szCs w:val="21"/>
        </w:rPr>
        <w:t>0.3456  -  val_acc</w:t>
      </w:r>
      <w:r>
        <w:rPr>
          <w:rFonts w:ascii="Courier New" w:hAnsi="Courier New" w:cs="Courier New"/>
          <w:color w:val="37474F"/>
          <w:sz w:val="21"/>
          <w:szCs w:val="21"/>
        </w:rPr>
        <w:t>：</w:t>
      </w:r>
      <w:r>
        <w:rPr>
          <w:rFonts w:ascii="Courier New" w:hAnsi="Courier New" w:cs="Courier New"/>
          <w:color w:val="37474F"/>
          <w:sz w:val="21"/>
          <w:szCs w:val="21"/>
        </w:rPr>
        <w:t>0.8828  -  val_binary_crossentropy</w:t>
      </w:r>
      <w:r>
        <w:rPr>
          <w:rFonts w:ascii="Courier New" w:hAnsi="Courier New" w:cs="Courier New"/>
          <w:color w:val="37474F"/>
          <w:sz w:val="21"/>
          <w:szCs w:val="21"/>
        </w:rPr>
        <w:t>：</w:t>
      </w:r>
      <w:r>
        <w:rPr>
          <w:rFonts w:ascii="Courier New" w:hAnsi="Courier New" w:cs="Courier New"/>
          <w:color w:val="37474F"/>
          <w:sz w:val="21"/>
          <w:szCs w:val="21"/>
        </w:rPr>
        <w:t>0.2918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0.2120  -  acc</w:t>
      </w:r>
      <w:r>
        <w:rPr>
          <w:rFonts w:ascii="Courier New" w:hAnsi="Courier New" w:cs="Courier New"/>
          <w:color w:val="37474F"/>
          <w:sz w:val="21"/>
          <w:szCs w:val="21"/>
        </w:rPr>
        <w:t>：</w:t>
      </w:r>
      <w:r>
        <w:rPr>
          <w:rFonts w:ascii="Courier New" w:hAnsi="Courier New" w:cs="Courier New"/>
          <w:color w:val="37474F"/>
          <w:sz w:val="21"/>
          <w:szCs w:val="21"/>
        </w:rPr>
        <w:t>0.9482  -  binary_crossentropy</w:t>
      </w:r>
      <w:r>
        <w:rPr>
          <w:rFonts w:ascii="Courier New" w:hAnsi="Courier New" w:cs="Courier New"/>
          <w:color w:val="37474F"/>
          <w:sz w:val="21"/>
          <w:szCs w:val="21"/>
        </w:rPr>
        <w:t>：</w:t>
      </w:r>
      <w:r>
        <w:rPr>
          <w:rFonts w:ascii="Courier New" w:hAnsi="Courier New" w:cs="Courier New"/>
          <w:color w:val="37474F"/>
          <w:sz w:val="21"/>
          <w:szCs w:val="21"/>
        </w:rPr>
        <w:t>0.1567  -  val_loss</w:t>
      </w:r>
      <w:r>
        <w:rPr>
          <w:rFonts w:ascii="Courier New" w:hAnsi="Courier New" w:cs="Courier New"/>
          <w:color w:val="37474F"/>
          <w:sz w:val="21"/>
          <w:szCs w:val="21"/>
        </w:rPr>
        <w:t>：</w:t>
      </w:r>
      <w:r>
        <w:rPr>
          <w:rFonts w:ascii="Courier New" w:hAnsi="Courier New" w:cs="Courier New"/>
          <w:color w:val="37474F"/>
          <w:sz w:val="21"/>
          <w:szCs w:val="21"/>
        </w:rPr>
        <w:t>0.3596  -  val_acc</w:t>
      </w:r>
      <w:r>
        <w:rPr>
          <w:rFonts w:ascii="Courier New" w:hAnsi="Courier New" w:cs="Courier New"/>
          <w:color w:val="37474F"/>
          <w:sz w:val="21"/>
          <w:szCs w:val="21"/>
        </w:rPr>
        <w:t>：</w:t>
      </w:r>
      <w:r>
        <w:rPr>
          <w:rFonts w:ascii="Courier New" w:hAnsi="Courier New" w:cs="Courier New"/>
          <w:color w:val="37474F"/>
          <w:sz w:val="21"/>
          <w:szCs w:val="21"/>
        </w:rPr>
        <w:t>0.8799  -  val_binary_crossentropy</w:t>
      </w:r>
      <w:r>
        <w:rPr>
          <w:rFonts w:ascii="Courier New" w:hAnsi="Courier New" w:cs="Courier New"/>
          <w:color w:val="37474F"/>
          <w:sz w:val="21"/>
          <w:szCs w:val="21"/>
        </w:rPr>
        <w:t>：</w:t>
      </w:r>
      <w:r>
        <w:rPr>
          <w:rFonts w:ascii="Courier New" w:hAnsi="Courier New" w:cs="Courier New"/>
          <w:color w:val="37474F"/>
          <w:sz w:val="21"/>
          <w:szCs w:val="21"/>
        </w:rPr>
        <w:t>0.3034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0.1983  -  acc</w:t>
      </w:r>
      <w:r>
        <w:rPr>
          <w:rFonts w:ascii="Courier New" w:hAnsi="Courier New" w:cs="Courier New"/>
          <w:color w:val="37474F"/>
          <w:sz w:val="21"/>
          <w:szCs w:val="21"/>
        </w:rPr>
        <w:t>：</w:t>
      </w:r>
      <w:r>
        <w:rPr>
          <w:rFonts w:ascii="Courier New" w:hAnsi="Courier New" w:cs="Courier New"/>
          <w:color w:val="37474F"/>
          <w:sz w:val="21"/>
          <w:szCs w:val="21"/>
        </w:rPr>
        <w:t>0.9532  -  binary_crossentropy</w:t>
      </w:r>
      <w:r>
        <w:rPr>
          <w:rFonts w:ascii="Courier New" w:hAnsi="Courier New" w:cs="Courier New"/>
          <w:color w:val="37474F"/>
          <w:sz w:val="21"/>
          <w:szCs w:val="21"/>
        </w:rPr>
        <w:t>：</w:t>
      </w:r>
      <w:r>
        <w:rPr>
          <w:rFonts w:ascii="Courier New" w:hAnsi="Courier New" w:cs="Courier New"/>
          <w:color w:val="37474F"/>
          <w:sz w:val="21"/>
          <w:szCs w:val="21"/>
        </w:rPr>
        <w:t>0.1414  -  val_loss</w:t>
      </w:r>
      <w:r>
        <w:rPr>
          <w:rFonts w:ascii="Courier New" w:hAnsi="Courier New" w:cs="Courier New"/>
          <w:color w:val="37474F"/>
          <w:sz w:val="21"/>
          <w:szCs w:val="21"/>
        </w:rPr>
        <w:t>：</w:t>
      </w:r>
      <w:r>
        <w:rPr>
          <w:rFonts w:ascii="Courier New" w:hAnsi="Courier New" w:cs="Courier New"/>
          <w:color w:val="37474F"/>
          <w:sz w:val="21"/>
          <w:szCs w:val="21"/>
        </w:rPr>
        <w:t>0.3755  -  val_acc</w:t>
      </w:r>
      <w:r>
        <w:rPr>
          <w:rFonts w:ascii="Courier New" w:hAnsi="Courier New" w:cs="Courier New"/>
          <w:color w:val="37474F"/>
          <w:sz w:val="21"/>
          <w:szCs w:val="21"/>
        </w:rPr>
        <w:t>：</w:t>
      </w:r>
      <w:r>
        <w:rPr>
          <w:rFonts w:ascii="Courier New" w:hAnsi="Courier New" w:cs="Courier New"/>
          <w:color w:val="37474F"/>
          <w:sz w:val="21"/>
          <w:szCs w:val="21"/>
        </w:rPr>
        <w:t>0.8755  -  val_binary_crossentropy</w:t>
      </w:r>
      <w:r>
        <w:rPr>
          <w:rFonts w:ascii="Courier New" w:hAnsi="Courier New" w:cs="Courier New"/>
          <w:color w:val="37474F"/>
          <w:sz w:val="21"/>
          <w:szCs w:val="21"/>
        </w:rPr>
        <w:t>：</w:t>
      </w:r>
      <w:r>
        <w:rPr>
          <w:rFonts w:ascii="Courier New" w:hAnsi="Courier New" w:cs="Courier New"/>
          <w:color w:val="37474F"/>
          <w:sz w:val="21"/>
          <w:szCs w:val="21"/>
        </w:rPr>
        <w:t>0.3181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0.1907  -  acc</w:t>
      </w:r>
      <w:r>
        <w:rPr>
          <w:rFonts w:ascii="Courier New" w:hAnsi="Courier New" w:cs="Courier New"/>
          <w:color w:val="37474F"/>
          <w:sz w:val="21"/>
          <w:szCs w:val="21"/>
        </w:rPr>
        <w:t>：</w:t>
      </w:r>
      <w:r>
        <w:rPr>
          <w:rFonts w:ascii="Courier New" w:hAnsi="Courier New" w:cs="Courier New"/>
          <w:color w:val="37474F"/>
          <w:sz w:val="21"/>
          <w:szCs w:val="21"/>
        </w:rPr>
        <w:t>0.9561  -  binary_crossentropy</w:t>
      </w:r>
      <w:r>
        <w:rPr>
          <w:rFonts w:ascii="Courier New" w:hAnsi="Courier New" w:cs="Courier New"/>
          <w:color w:val="37474F"/>
          <w:sz w:val="21"/>
          <w:szCs w:val="21"/>
        </w:rPr>
        <w:t>：</w:t>
      </w:r>
      <w:r>
        <w:rPr>
          <w:rFonts w:ascii="Courier New" w:hAnsi="Courier New" w:cs="Courier New"/>
          <w:color w:val="37474F"/>
          <w:sz w:val="21"/>
          <w:szCs w:val="21"/>
        </w:rPr>
        <w:t>0.1323  -  val_loss</w:t>
      </w:r>
      <w:r>
        <w:rPr>
          <w:rFonts w:ascii="Courier New" w:hAnsi="Courier New" w:cs="Courier New"/>
          <w:color w:val="37474F"/>
          <w:sz w:val="21"/>
          <w:szCs w:val="21"/>
        </w:rPr>
        <w:t>：</w:t>
      </w:r>
      <w:r>
        <w:rPr>
          <w:rFonts w:ascii="Courier New" w:hAnsi="Courier New" w:cs="Courier New"/>
          <w:color w:val="37474F"/>
          <w:sz w:val="21"/>
          <w:szCs w:val="21"/>
        </w:rPr>
        <w:t>0.3921  -  val_acc</w:t>
      </w:r>
      <w:r>
        <w:rPr>
          <w:rFonts w:ascii="Courier New" w:hAnsi="Courier New" w:cs="Courier New"/>
          <w:color w:val="37474F"/>
          <w:sz w:val="21"/>
          <w:szCs w:val="21"/>
        </w:rPr>
        <w:t>：</w:t>
      </w:r>
      <w:r>
        <w:rPr>
          <w:rFonts w:ascii="Courier New" w:hAnsi="Courier New" w:cs="Courier New"/>
          <w:color w:val="37474F"/>
          <w:sz w:val="21"/>
          <w:szCs w:val="21"/>
        </w:rPr>
        <w:t>0.8730  -  val_binary_crossentropy</w:t>
      </w:r>
      <w:r>
        <w:rPr>
          <w:rFonts w:ascii="Courier New" w:hAnsi="Courier New" w:cs="Courier New"/>
          <w:color w:val="37474F"/>
          <w:sz w:val="21"/>
          <w:szCs w:val="21"/>
        </w:rPr>
        <w:t>：</w:t>
      </w:r>
      <w:r>
        <w:rPr>
          <w:rFonts w:ascii="Courier New" w:hAnsi="Courier New" w:cs="Courier New"/>
          <w:color w:val="37474F"/>
          <w:sz w:val="21"/>
          <w:szCs w:val="21"/>
        </w:rPr>
        <w:t>0.3329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0.1815  -  acc</w:t>
      </w:r>
      <w:r>
        <w:rPr>
          <w:rFonts w:ascii="Courier New" w:hAnsi="Courier New" w:cs="Courier New"/>
          <w:color w:val="37474F"/>
          <w:sz w:val="21"/>
          <w:szCs w:val="21"/>
        </w:rPr>
        <w:t>：</w:t>
      </w:r>
      <w:r>
        <w:rPr>
          <w:rFonts w:ascii="Courier New" w:hAnsi="Courier New" w:cs="Courier New"/>
          <w:color w:val="37474F"/>
          <w:sz w:val="21"/>
          <w:szCs w:val="21"/>
        </w:rPr>
        <w:t>0.9608  -  binary_crossentropy</w:t>
      </w:r>
      <w:r>
        <w:rPr>
          <w:rFonts w:ascii="Courier New" w:hAnsi="Courier New" w:cs="Courier New"/>
          <w:color w:val="37474F"/>
          <w:sz w:val="21"/>
          <w:szCs w:val="21"/>
        </w:rPr>
        <w:t>：</w:t>
      </w:r>
      <w:r>
        <w:rPr>
          <w:rFonts w:ascii="Courier New" w:hAnsi="Courier New" w:cs="Courier New"/>
          <w:color w:val="37474F"/>
          <w:sz w:val="21"/>
          <w:szCs w:val="21"/>
        </w:rPr>
        <w:t>0.1216  -  val_loss</w:t>
      </w:r>
      <w:r>
        <w:rPr>
          <w:rFonts w:ascii="Courier New" w:hAnsi="Courier New" w:cs="Courier New"/>
          <w:color w:val="37474F"/>
          <w:sz w:val="21"/>
          <w:szCs w:val="21"/>
        </w:rPr>
        <w:t>：</w:t>
      </w:r>
      <w:r>
        <w:rPr>
          <w:rFonts w:ascii="Courier New" w:hAnsi="Courier New" w:cs="Courier New"/>
          <w:color w:val="37474F"/>
          <w:sz w:val="21"/>
          <w:szCs w:val="21"/>
        </w:rPr>
        <w:t>0.4055  -  val_acc</w:t>
      </w:r>
      <w:r>
        <w:rPr>
          <w:rFonts w:ascii="Courier New" w:hAnsi="Courier New" w:cs="Courier New"/>
          <w:color w:val="37474F"/>
          <w:sz w:val="21"/>
          <w:szCs w:val="21"/>
        </w:rPr>
        <w:t>：</w:t>
      </w:r>
      <w:r>
        <w:rPr>
          <w:rFonts w:ascii="Courier New" w:hAnsi="Courier New" w:cs="Courier New"/>
          <w:color w:val="37474F"/>
          <w:sz w:val="21"/>
          <w:szCs w:val="21"/>
        </w:rPr>
        <w:t>0.8714  -  val_binary_crossentropy</w:t>
      </w:r>
      <w:r>
        <w:rPr>
          <w:rFonts w:ascii="Courier New" w:hAnsi="Courier New" w:cs="Courier New"/>
          <w:color w:val="37474F"/>
          <w:sz w:val="21"/>
          <w:szCs w:val="21"/>
        </w:rPr>
        <w:t>：</w:t>
      </w:r>
      <w:r>
        <w:rPr>
          <w:rFonts w:ascii="Courier New" w:hAnsi="Courier New" w:cs="Courier New"/>
          <w:color w:val="37474F"/>
          <w:sz w:val="21"/>
          <w:szCs w:val="21"/>
        </w:rPr>
        <w:t>0.3451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0.1744  -  acc</w:t>
      </w:r>
      <w:r>
        <w:rPr>
          <w:rFonts w:ascii="Courier New" w:hAnsi="Courier New" w:cs="Courier New"/>
          <w:color w:val="37474F"/>
          <w:sz w:val="21"/>
          <w:szCs w:val="21"/>
        </w:rPr>
        <w:t>：</w:t>
      </w:r>
      <w:r>
        <w:rPr>
          <w:rFonts w:ascii="Courier New" w:hAnsi="Courier New" w:cs="Courier New"/>
          <w:color w:val="37474F"/>
          <w:sz w:val="21"/>
          <w:szCs w:val="21"/>
        </w:rPr>
        <w:t>0.9627  -  binary_crossentropy</w:t>
      </w:r>
      <w:r>
        <w:rPr>
          <w:rFonts w:ascii="Courier New" w:hAnsi="Courier New" w:cs="Courier New"/>
          <w:color w:val="37474F"/>
          <w:sz w:val="21"/>
          <w:szCs w:val="21"/>
        </w:rPr>
        <w:t>：</w:t>
      </w:r>
      <w:r>
        <w:rPr>
          <w:rFonts w:ascii="Courier New" w:hAnsi="Courier New" w:cs="Courier New"/>
          <w:color w:val="37474F"/>
          <w:sz w:val="21"/>
          <w:szCs w:val="21"/>
        </w:rPr>
        <w:t>0.1136  -  val_loss</w:t>
      </w:r>
      <w:r>
        <w:rPr>
          <w:rFonts w:ascii="Courier New" w:hAnsi="Courier New" w:cs="Courier New"/>
          <w:color w:val="37474F"/>
          <w:sz w:val="21"/>
          <w:szCs w:val="21"/>
        </w:rPr>
        <w:t>：</w:t>
      </w:r>
      <w:r>
        <w:rPr>
          <w:rFonts w:ascii="Courier New" w:hAnsi="Courier New" w:cs="Courier New"/>
          <w:color w:val="37474F"/>
          <w:sz w:val="21"/>
          <w:szCs w:val="21"/>
        </w:rPr>
        <w:t>0.4249  -  val_acc</w:t>
      </w:r>
      <w:r>
        <w:rPr>
          <w:rFonts w:ascii="Courier New" w:hAnsi="Courier New" w:cs="Courier New"/>
          <w:color w:val="37474F"/>
          <w:sz w:val="21"/>
          <w:szCs w:val="21"/>
        </w:rPr>
        <w:t>：</w:t>
      </w:r>
      <w:r>
        <w:rPr>
          <w:rFonts w:ascii="Courier New" w:hAnsi="Courier New" w:cs="Courier New"/>
          <w:color w:val="37474F"/>
          <w:sz w:val="21"/>
          <w:szCs w:val="21"/>
        </w:rPr>
        <w:t>0.8697  -  val_binary_crossentropy</w:t>
      </w:r>
      <w:r>
        <w:rPr>
          <w:rFonts w:ascii="Courier New" w:hAnsi="Courier New" w:cs="Courier New"/>
          <w:color w:val="37474F"/>
          <w:sz w:val="21"/>
          <w:szCs w:val="21"/>
        </w:rPr>
        <w:t>：</w:t>
      </w:r>
      <w:r>
        <w:rPr>
          <w:rFonts w:ascii="Courier New" w:hAnsi="Courier New" w:cs="Courier New"/>
          <w:color w:val="37474F"/>
          <w:sz w:val="21"/>
          <w:szCs w:val="21"/>
        </w:rPr>
        <w:t>0.3635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0.1713  -  acc</w:t>
      </w:r>
      <w:r>
        <w:rPr>
          <w:rFonts w:ascii="Courier New" w:hAnsi="Courier New" w:cs="Courier New"/>
          <w:color w:val="37474F"/>
          <w:sz w:val="21"/>
          <w:szCs w:val="21"/>
        </w:rPr>
        <w:t>：</w:t>
      </w:r>
      <w:r>
        <w:rPr>
          <w:rFonts w:ascii="Courier New" w:hAnsi="Courier New" w:cs="Courier New"/>
          <w:color w:val="37474F"/>
          <w:sz w:val="21"/>
          <w:szCs w:val="21"/>
        </w:rPr>
        <w:t>0.9638  -  binary_crossentropy</w:t>
      </w:r>
      <w:r>
        <w:rPr>
          <w:rFonts w:ascii="Courier New" w:hAnsi="Courier New" w:cs="Courier New"/>
          <w:color w:val="37474F"/>
          <w:sz w:val="21"/>
          <w:szCs w:val="21"/>
        </w:rPr>
        <w:t>：</w:t>
      </w:r>
      <w:r>
        <w:rPr>
          <w:rFonts w:ascii="Courier New" w:hAnsi="Courier New" w:cs="Courier New"/>
          <w:color w:val="37474F"/>
          <w:sz w:val="21"/>
          <w:szCs w:val="21"/>
        </w:rPr>
        <w:t>0.1094  -  val_loss</w:t>
      </w:r>
      <w:r>
        <w:rPr>
          <w:rFonts w:ascii="Courier New" w:hAnsi="Courier New" w:cs="Courier New"/>
          <w:color w:val="37474F"/>
          <w:sz w:val="21"/>
          <w:szCs w:val="21"/>
        </w:rPr>
        <w:t>：</w:t>
      </w:r>
      <w:r>
        <w:rPr>
          <w:rFonts w:ascii="Courier New" w:hAnsi="Courier New" w:cs="Courier New"/>
          <w:color w:val="37474F"/>
          <w:sz w:val="21"/>
          <w:szCs w:val="21"/>
        </w:rPr>
        <w:t>0.4434  -  val_acc</w:t>
      </w:r>
      <w:r>
        <w:rPr>
          <w:rFonts w:ascii="Courier New" w:hAnsi="Courier New" w:cs="Courier New"/>
          <w:color w:val="37474F"/>
          <w:sz w:val="21"/>
          <w:szCs w:val="21"/>
        </w:rPr>
        <w:t>：</w:t>
      </w:r>
      <w:r>
        <w:rPr>
          <w:rFonts w:ascii="Courier New" w:hAnsi="Courier New" w:cs="Courier New"/>
          <w:color w:val="37474F"/>
          <w:sz w:val="21"/>
          <w:szCs w:val="21"/>
        </w:rPr>
        <w:t>0.8650  -  val_binary_crossentropy</w:t>
      </w:r>
      <w:r>
        <w:rPr>
          <w:rFonts w:ascii="Courier New" w:hAnsi="Courier New" w:cs="Courier New"/>
          <w:color w:val="37474F"/>
          <w:sz w:val="21"/>
          <w:szCs w:val="21"/>
        </w:rPr>
        <w:t>：</w:t>
      </w:r>
      <w:r>
        <w:rPr>
          <w:rFonts w:ascii="Courier New" w:hAnsi="Courier New" w:cs="Courier New"/>
          <w:color w:val="37474F"/>
          <w:sz w:val="21"/>
          <w:szCs w:val="21"/>
        </w:rPr>
        <w:t>0.3810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0.1663  -  acc</w:t>
      </w:r>
      <w:r>
        <w:rPr>
          <w:rFonts w:ascii="Courier New" w:hAnsi="Courier New" w:cs="Courier New"/>
          <w:color w:val="37474F"/>
          <w:sz w:val="21"/>
          <w:szCs w:val="21"/>
        </w:rPr>
        <w:t>：</w:t>
      </w:r>
      <w:r>
        <w:rPr>
          <w:rFonts w:ascii="Courier New" w:hAnsi="Courier New" w:cs="Courier New"/>
          <w:color w:val="37474F"/>
          <w:sz w:val="21"/>
          <w:szCs w:val="21"/>
        </w:rPr>
        <w:t>0.9656  -  binary_crossentropy</w:t>
      </w:r>
      <w:r>
        <w:rPr>
          <w:rFonts w:ascii="Courier New" w:hAnsi="Courier New" w:cs="Courier New"/>
          <w:color w:val="37474F"/>
          <w:sz w:val="21"/>
          <w:szCs w:val="21"/>
        </w:rPr>
        <w:t>：</w:t>
      </w:r>
      <w:r>
        <w:rPr>
          <w:rFonts w:ascii="Courier New" w:hAnsi="Courier New" w:cs="Courier New"/>
          <w:color w:val="37474F"/>
          <w:sz w:val="21"/>
          <w:szCs w:val="21"/>
        </w:rPr>
        <w:t>0.1034  -  val_loss</w:t>
      </w:r>
      <w:r>
        <w:rPr>
          <w:rFonts w:ascii="Courier New" w:hAnsi="Courier New" w:cs="Courier New"/>
          <w:color w:val="37474F"/>
          <w:sz w:val="21"/>
          <w:szCs w:val="21"/>
        </w:rPr>
        <w:t>：</w:t>
      </w:r>
      <w:r>
        <w:rPr>
          <w:rFonts w:ascii="Courier New" w:hAnsi="Courier New" w:cs="Courier New"/>
          <w:color w:val="37474F"/>
          <w:sz w:val="21"/>
          <w:szCs w:val="21"/>
        </w:rPr>
        <w:t>0.4568  -  val_acc</w:t>
      </w:r>
      <w:r>
        <w:rPr>
          <w:rFonts w:ascii="Courier New" w:hAnsi="Courier New" w:cs="Courier New"/>
          <w:color w:val="37474F"/>
          <w:sz w:val="21"/>
          <w:szCs w:val="21"/>
        </w:rPr>
        <w:t>：</w:t>
      </w:r>
      <w:r>
        <w:rPr>
          <w:rFonts w:ascii="Courier New" w:hAnsi="Courier New" w:cs="Courier New"/>
          <w:color w:val="37474F"/>
          <w:sz w:val="21"/>
          <w:szCs w:val="21"/>
        </w:rPr>
        <w:t>0.8638  -  val_binary_crossentropy</w:t>
      </w:r>
      <w:r>
        <w:rPr>
          <w:rFonts w:ascii="Courier New" w:hAnsi="Courier New" w:cs="Courier New"/>
          <w:color w:val="37474F"/>
          <w:sz w:val="21"/>
          <w:szCs w:val="21"/>
        </w:rPr>
        <w:t>：</w:t>
      </w:r>
      <w:r>
        <w:rPr>
          <w:rFonts w:ascii="Courier New" w:hAnsi="Courier New" w:cs="Courier New"/>
          <w:color w:val="37474F"/>
          <w:sz w:val="21"/>
          <w:szCs w:val="21"/>
        </w:rPr>
        <w:t>0.3931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0.1636  -  acc</w:t>
      </w:r>
      <w:r>
        <w:rPr>
          <w:rFonts w:ascii="Courier New" w:hAnsi="Courier New" w:cs="Courier New"/>
          <w:color w:val="37474F"/>
          <w:sz w:val="21"/>
          <w:szCs w:val="21"/>
        </w:rPr>
        <w:t>：</w:t>
      </w:r>
      <w:r>
        <w:rPr>
          <w:rFonts w:ascii="Courier New" w:hAnsi="Courier New" w:cs="Courier New"/>
          <w:color w:val="37474F"/>
          <w:sz w:val="21"/>
          <w:szCs w:val="21"/>
        </w:rPr>
        <w:t>0.9668  -  binary_crossentropy</w:t>
      </w:r>
      <w:r>
        <w:rPr>
          <w:rFonts w:ascii="Courier New" w:hAnsi="Courier New" w:cs="Courier New"/>
          <w:color w:val="37474F"/>
          <w:sz w:val="21"/>
          <w:szCs w:val="21"/>
        </w:rPr>
        <w:t>：</w:t>
      </w:r>
      <w:r>
        <w:rPr>
          <w:rFonts w:ascii="Courier New" w:hAnsi="Courier New" w:cs="Courier New"/>
          <w:color w:val="37474F"/>
          <w:sz w:val="21"/>
          <w:szCs w:val="21"/>
        </w:rPr>
        <w:t>0.0998  -  val_loss</w:t>
      </w:r>
      <w:r>
        <w:rPr>
          <w:rFonts w:ascii="Courier New" w:hAnsi="Courier New" w:cs="Courier New"/>
          <w:color w:val="37474F"/>
          <w:sz w:val="21"/>
          <w:szCs w:val="21"/>
        </w:rPr>
        <w:t>：</w:t>
      </w:r>
      <w:r>
        <w:rPr>
          <w:rFonts w:ascii="Courier New" w:hAnsi="Courier New" w:cs="Courier New"/>
          <w:color w:val="37474F"/>
          <w:sz w:val="21"/>
          <w:szCs w:val="21"/>
        </w:rPr>
        <w:t>0.4830  -  val_acc</w:t>
      </w:r>
      <w:r>
        <w:rPr>
          <w:rFonts w:ascii="Courier New" w:hAnsi="Courier New" w:cs="Courier New"/>
          <w:color w:val="37474F"/>
          <w:sz w:val="21"/>
          <w:szCs w:val="21"/>
        </w:rPr>
        <w:t>：</w:t>
      </w:r>
      <w:r>
        <w:rPr>
          <w:rFonts w:ascii="Courier New" w:hAnsi="Courier New" w:cs="Courier New"/>
          <w:color w:val="37474F"/>
          <w:sz w:val="21"/>
          <w:szCs w:val="21"/>
        </w:rPr>
        <w:t>0.8590  -  val_binary_crossentropy</w:t>
      </w:r>
      <w:r>
        <w:rPr>
          <w:rFonts w:ascii="Courier New" w:hAnsi="Courier New" w:cs="Courier New"/>
          <w:color w:val="37474F"/>
          <w:sz w:val="21"/>
          <w:szCs w:val="21"/>
        </w:rPr>
        <w:t>：</w:t>
      </w:r>
      <w:r>
        <w:rPr>
          <w:rFonts w:ascii="Courier New" w:hAnsi="Courier New" w:cs="Courier New"/>
          <w:color w:val="37474F"/>
          <w:sz w:val="21"/>
          <w:szCs w:val="21"/>
        </w:rPr>
        <w:t>0.4187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0.1617  -  acc</w:t>
      </w:r>
      <w:r>
        <w:rPr>
          <w:rFonts w:ascii="Courier New" w:hAnsi="Courier New" w:cs="Courier New"/>
          <w:color w:val="37474F"/>
          <w:sz w:val="21"/>
          <w:szCs w:val="21"/>
        </w:rPr>
        <w:t>：</w:t>
      </w:r>
      <w:r>
        <w:rPr>
          <w:rFonts w:ascii="Courier New" w:hAnsi="Courier New" w:cs="Courier New"/>
          <w:color w:val="37474F"/>
          <w:sz w:val="21"/>
          <w:szCs w:val="21"/>
        </w:rPr>
        <w:t>0.9674  -  binary_crossentropy</w:t>
      </w:r>
      <w:r>
        <w:rPr>
          <w:rFonts w:ascii="Courier New" w:hAnsi="Courier New" w:cs="Courier New"/>
          <w:color w:val="37474F"/>
          <w:sz w:val="21"/>
          <w:szCs w:val="21"/>
        </w:rPr>
        <w:t>：</w:t>
      </w:r>
      <w:r>
        <w:rPr>
          <w:rFonts w:ascii="Courier New" w:hAnsi="Courier New" w:cs="Courier New"/>
          <w:color w:val="37474F"/>
          <w:sz w:val="21"/>
          <w:szCs w:val="21"/>
        </w:rPr>
        <w:t>0.0965  -  val_loss</w:t>
      </w:r>
      <w:r>
        <w:rPr>
          <w:rFonts w:ascii="Courier New" w:hAnsi="Courier New" w:cs="Courier New"/>
          <w:color w:val="37474F"/>
          <w:sz w:val="21"/>
          <w:szCs w:val="21"/>
        </w:rPr>
        <w:t>：</w:t>
      </w:r>
      <w:r>
        <w:rPr>
          <w:rFonts w:ascii="Courier New" w:hAnsi="Courier New" w:cs="Courier New"/>
          <w:color w:val="37474F"/>
          <w:sz w:val="21"/>
          <w:szCs w:val="21"/>
        </w:rPr>
        <w:t>0.4843  -  val_acc</w:t>
      </w:r>
      <w:r>
        <w:rPr>
          <w:rFonts w:ascii="Courier New" w:hAnsi="Courier New" w:cs="Courier New"/>
          <w:color w:val="37474F"/>
          <w:sz w:val="21"/>
          <w:szCs w:val="21"/>
        </w:rPr>
        <w:t>：</w:t>
      </w:r>
      <w:r>
        <w:rPr>
          <w:rFonts w:ascii="Courier New" w:hAnsi="Courier New" w:cs="Courier New"/>
          <w:color w:val="37474F"/>
          <w:sz w:val="21"/>
          <w:szCs w:val="21"/>
        </w:rPr>
        <w:t>0.8602  -  val_binary_crossentropy</w:t>
      </w:r>
      <w:r>
        <w:rPr>
          <w:rFonts w:ascii="Courier New" w:hAnsi="Courier New" w:cs="Courier New"/>
          <w:color w:val="37474F"/>
          <w:sz w:val="21"/>
          <w:szCs w:val="21"/>
        </w:rPr>
        <w:t>：</w:t>
      </w:r>
      <w:r>
        <w:rPr>
          <w:rFonts w:ascii="Courier New" w:hAnsi="Courier New" w:cs="Courier New"/>
          <w:color w:val="37474F"/>
          <w:sz w:val="21"/>
          <w:szCs w:val="21"/>
        </w:rPr>
        <w:t>0.4187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0.1524  -  acc</w:t>
      </w:r>
      <w:r>
        <w:rPr>
          <w:rFonts w:ascii="Courier New" w:hAnsi="Courier New" w:cs="Courier New"/>
          <w:color w:val="37474F"/>
          <w:sz w:val="21"/>
          <w:szCs w:val="21"/>
        </w:rPr>
        <w:t>：</w:t>
      </w:r>
      <w:r>
        <w:rPr>
          <w:rFonts w:ascii="Courier New" w:hAnsi="Courier New" w:cs="Courier New"/>
          <w:color w:val="37474F"/>
          <w:sz w:val="21"/>
          <w:szCs w:val="21"/>
        </w:rPr>
        <w:t>0.9721  -  binary_crossentropy</w:t>
      </w:r>
      <w:r>
        <w:rPr>
          <w:rFonts w:ascii="Courier New" w:hAnsi="Courier New" w:cs="Courier New"/>
          <w:color w:val="37474F"/>
          <w:sz w:val="21"/>
          <w:szCs w:val="21"/>
        </w:rPr>
        <w:t>：</w:t>
      </w:r>
      <w:r>
        <w:rPr>
          <w:rFonts w:ascii="Courier New" w:hAnsi="Courier New" w:cs="Courier New"/>
          <w:color w:val="37474F"/>
          <w:sz w:val="21"/>
          <w:szCs w:val="21"/>
        </w:rPr>
        <w:t>0.0869  -  val_loss</w:t>
      </w:r>
      <w:r>
        <w:rPr>
          <w:rFonts w:ascii="Courier New" w:hAnsi="Courier New" w:cs="Courier New"/>
          <w:color w:val="37474F"/>
          <w:sz w:val="21"/>
          <w:szCs w:val="21"/>
        </w:rPr>
        <w:t>：</w:t>
      </w:r>
      <w:r>
        <w:rPr>
          <w:rFonts w:ascii="Courier New" w:hAnsi="Courier New" w:cs="Courier New"/>
          <w:color w:val="37474F"/>
          <w:sz w:val="21"/>
          <w:szCs w:val="21"/>
        </w:rPr>
        <w:t>0.4962  -  val_acc</w:t>
      </w:r>
      <w:r>
        <w:rPr>
          <w:rFonts w:ascii="Courier New" w:hAnsi="Courier New" w:cs="Courier New"/>
          <w:color w:val="37474F"/>
          <w:sz w:val="21"/>
          <w:szCs w:val="21"/>
        </w:rPr>
        <w:t>：</w:t>
      </w:r>
      <w:r>
        <w:rPr>
          <w:rFonts w:ascii="Courier New" w:hAnsi="Courier New" w:cs="Courier New"/>
          <w:color w:val="37474F"/>
          <w:sz w:val="21"/>
          <w:szCs w:val="21"/>
        </w:rPr>
        <w:t>0.8586  -  val_binary_crossentropy</w:t>
      </w:r>
      <w:r>
        <w:rPr>
          <w:rFonts w:ascii="Courier New" w:hAnsi="Courier New" w:cs="Courier New"/>
          <w:color w:val="37474F"/>
          <w:sz w:val="21"/>
          <w:szCs w:val="21"/>
        </w:rPr>
        <w:t>：</w:t>
      </w:r>
      <w:r>
        <w:rPr>
          <w:rFonts w:ascii="Courier New" w:hAnsi="Courier New" w:cs="Courier New"/>
          <w:color w:val="37474F"/>
          <w:sz w:val="21"/>
          <w:szCs w:val="21"/>
        </w:rPr>
        <w:t>0.4310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0.1466  -  acc</w:t>
      </w:r>
      <w:r>
        <w:rPr>
          <w:rFonts w:ascii="Courier New" w:hAnsi="Courier New" w:cs="Courier New"/>
          <w:color w:val="37474F"/>
          <w:sz w:val="21"/>
          <w:szCs w:val="21"/>
        </w:rPr>
        <w:t>：</w:t>
      </w:r>
      <w:r>
        <w:rPr>
          <w:rFonts w:ascii="Courier New" w:hAnsi="Courier New" w:cs="Courier New"/>
          <w:color w:val="37474F"/>
          <w:sz w:val="21"/>
          <w:szCs w:val="21"/>
        </w:rPr>
        <w:t>0.9752  -  binary_crossentropy</w:t>
      </w:r>
      <w:r>
        <w:rPr>
          <w:rFonts w:ascii="Courier New" w:hAnsi="Courier New" w:cs="Courier New"/>
          <w:color w:val="37474F"/>
          <w:sz w:val="21"/>
          <w:szCs w:val="21"/>
        </w:rPr>
        <w:t>：</w:t>
      </w:r>
      <w:r>
        <w:rPr>
          <w:rFonts w:ascii="Courier New" w:hAnsi="Courier New" w:cs="Courier New"/>
          <w:color w:val="37474F"/>
          <w:sz w:val="21"/>
          <w:szCs w:val="21"/>
        </w:rPr>
        <w:t>0.0815  -  val_loss</w:t>
      </w:r>
      <w:r>
        <w:rPr>
          <w:rFonts w:ascii="Courier New" w:hAnsi="Courier New" w:cs="Courier New"/>
          <w:color w:val="37474F"/>
          <w:sz w:val="21"/>
          <w:szCs w:val="21"/>
        </w:rPr>
        <w:t>：</w:t>
      </w:r>
      <w:r>
        <w:rPr>
          <w:rFonts w:ascii="Courier New" w:hAnsi="Courier New" w:cs="Courier New"/>
          <w:color w:val="37474F"/>
          <w:sz w:val="21"/>
          <w:szCs w:val="21"/>
        </w:rPr>
        <w:t>0.5105  -  val_acc</w:t>
      </w:r>
      <w:r>
        <w:rPr>
          <w:rFonts w:ascii="Courier New" w:hAnsi="Courier New" w:cs="Courier New"/>
          <w:color w:val="37474F"/>
          <w:sz w:val="21"/>
          <w:szCs w:val="21"/>
        </w:rPr>
        <w:t>：</w:t>
      </w:r>
      <w:r>
        <w:rPr>
          <w:rFonts w:ascii="Courier New" w:hAnsi="Courier New" w:cs="Courier New"/>
          <w:color w:val="37474F"/>
          <w:sz w:val="21"/>
          <w:szCs w:val="21"/>
        </w:rPr>
        <w:t>0.8592  -  val_binary_crossentropy</w:t>
      </w:r>
      <w:r>
        <w:rPr>
          <w:rFonts w:ascii="Courier New" w:hAnsi="Courier New" w:cs="Courier New"/>
          <w:color w:val="37474F"/>
          <w:sz w:val="21"/>
          <w:szCs w:val="21"/>
        </w:rPr>
        <w:t>：</w:t>
      </w:r>
      <w:r>
        <w:rPr>
          <w:rFonts w:ascii="Courier New" w:hAnsi="Courier New" w:cs="Courier New"/>
          <w:color w:val="37474F"/>
          <w:sz w:val="21"/>
          <w:szCs w:val="21"/>
        </w:rPr>
        <w:t>0.4452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  4s  - </w:t>
      </w:r>
      <w:r>
        <w:rPr>
          <w:rFonts w:ascii="Courier New" w:hAnsi="Courier New" w:cs="Courier New"/>
          <w:color w:val="37474F"/>
          <w:sz w:val="21"/>
          <w:szCs w:val="21"/>
        </w:rPr>
        <w:t>损失：</w:t>
      </w:r>
      <w:r>
        <w:rPr>
          <w:rFonts w:ascii="Courier New" w:hAnsi="Courier New" w:cs="Courier New"/>
          <w:color w:val="37474F"/>
          <w:sz w:val="21"/>
          <w:szCs w:val="21"/>
        </w:rPr>
        <w:t>0.1447  -  acc</w:t>
      </w:r>
      <w:r>
        <w:rPr>
          <w:rFonts w:ascii="Courier New" w:hAnsi="Courier New" w:cs="Courier New"/>
          <w:color w:val="37474F"/>
          <w:sz w:val="21"/>
          <w:szCs w:val="21"/>
        </w:rPr>
        <w:t>：</w:t>
      </w:r>
      <w:r>
        <w:rPr>
          <w:rFonts w:ascii="Courier New" w:hAnsi="Courier New" w:cs="Courier New"/>
          <w:color w:val="37474F"/>
          <w:sz w:val="21"/>
          <w:szCs w:val="21"/>
        </w:rPr>
        <w:t>0.9759  -  binary_crossentropy</w:t>
      </w:r>
      <w:r>
        <w:rPr>
          <w:rFonts w:ascii="Courier New" w:hAnsi="Courier New" w:cs="Courier New"/>
          <w:color w:val="37474F"/>
          <w:sz w:val="21"/>
          <w:szCs w:val="21"/>
        </w:rPr>
        <w:t>：</w:t>
      </w:r>
      <w:r>
        <w:rPr>
          <w:rFonts w:ascii="Courier New" w:hAnsi="Courier New" w:cs="Courier New"/>
          <w:color w:val="37474F"/>
          <w:sz w:val="21"/>
          <w:szCs w:val="21"/>
        </w:rPr>
        <w:t>0.0791  -  val_loss</w:t>
      </w:r>
      <w:r>
        <w:rPr>
          <w:rFonts w:ascii="Courier New" w:hAnsi="Courier New" w:cs="Courier New"/>
          <w:color w:val="37474F"/>
          <w:sz w:val="21"/>
          <w:szCs w:val="21"/>
        </w:rPr>
        <w:t>：</w:t>
      </w:r>
      <w:r>
        <w:rPr>
          <w:rFonts w:ascii="Courier New" w:hAnsi="Courier New" w:cs="Courier New"/>
          <w:color w:val="37474F"/>
          <w:sz w:val="21"/>
          <w:szCs w:val="21"/>
        </w:rPr>
        <w:t>0.5289  -  val_acc</w:t>
      </w:r>
      <w:r>
        <w:rPr>
          <w:rFonts w:ascii="Courier New" w:hAnsi="Courier New" w:cs="Courier New"/>
          <w:color w:val="37474F"/>
          <w:sz w:val="21"/>
          <w:szCs w:val="21"/>
        </w:rPr>
        <w:t>：</w:t>
      </w:r>
      <w:r>
        <w:rPr>
          <w:rFonts w:ascii="Courier New" w:hAnsi="Courier New" w:cs="Courier New"/>
          <w:color w:val="37474F"/>
          <w:sz w:val="21"/>
          <w:szCs w:val="21"/>
        </w:rPr>
        <w:t>0.8554  -  val_binary_crossentropy</w:t>
      </w:r>
      <w:r>
        <w:rPr>
          <w:rFonts w:ascii="Courier New" w:hAnsi="Courier New" w:cs="Courier New"/>
          <w:color w:val="37474F"/>
          <w:sz w:val="21"/>
          <w:szCs w:val="21"/>
        </w:rPr>
        <w:t>：</w:t>
      </w:r>
      <w:r>
        <w:rPr>
          <w:rFonts w:ascii="Courier New" w:hAnsi="Courier New" w:cs="Courier New"/>
          <w:color w:val="37474F"/>
          <w:sz w:val="21"/>
          <w:szCs w:val="21"/>
        </w:rPr>
        <w:t>0.4631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0.1425  -  acc</w:t>
      </w:r>
      <w:r>
        <w:rPr>
          <w:rFonts w:ascii="Courier New" w:hAnsi="Courier New" w:cs="Courier New"/>
          <w:color w:val="37474F"/>
          <w:sz w:val="21"/>
          <w:szCs w:val="21"/>
        </w:rPr>
        <w:t>：</w:t>
      </w:r>
      <w:r>
        <w:rPr>
          <w:rFonts w:ascii="Courier New" w:hAnsi="Courier New" w:cs="Courier New"/>
          <w:color w:val="37474F"/>
          <w:sz w:val="21"/>
          <w:szCs w:val="21"/>
        </w:rPr>
        <w:t>0.9762  -  binary_crossentropy</w:t>
      </w:r>
      <w:r>
        <w:rPr>
          <w:rFonts w:ascii="Courier New" w:hAnsi="Courier New" w:cs="Courier New"/>
          <w:color w:val="37474F"/>
          <w:sz w:val="21"/>
          <w:szCs w:val="21"/>
        </w:rPr>
        <w:t>：</w:t>
      </w:r>
      <w:r>
        <w:rPr>
          <w:rFonts w:ascii="Courier New" w:hAnsi="Courier New" w:cs="Courier New"/>
          <w:color w:val="37474F"/>
          <w:sz w:val="21"/>
          <w:szCs w:val="21"/>
        </w:rPr>
        <w:t>0.0767  -  val_loss</w:t>
      </w:r>
      <w:r>
        <w:rPr>
          <w:rFonts w:ascii="Courier New" w:hAnsi="Courier New" w:cs="Courier New"/>
          <w:color w:val="37474F"/>
          <w:sz w:val="21"/>
          <w:szCs w:val="21"/>
        </w:rPr>
        <w:t>：</w:t>
      </w:r>
      <w:r>
        <w:rPr>
          <w:rFonts w:ascii="Courier New" w:hAnsi="Courier New" w:cs="Courier New"/>
          <w:color w:val="37474F"/>
          <w:sz w:val="21"/>
          <w:szCs w:val="21"/>
        </w:rPr>
        <w:t>0.5411  -  val_acc</w:t>
      </w:r>
      <w:r>
        <w:rPr>
          <w:rFonts w:ascii="Courier New" w:hAnsi="Courier New" w:cs="Courier New"/>
          <w:color w:val="37474F"/>
          <w:sz w:val="21"/>
          <w:szCs w:val="21"/>
        </w:rPr>
        <w:t>：</w:t>
      </w:r>
      <w:r>
        <w:rPr>
          <w:rFonts w:ascii="Courier New" w:hAnsi="Courier New" w:cs="Courier New"/>
          <w:color w:val="37474F"/>
          <w:sz w:val="21"/>
          <w:szCs w:val="21"/>
        </w:rPr>
        <w:t>0.8554  -  val_binary_crossentropy</w:t>
      </w:r>
      <w:r>
        <w:rPr>
          <w:rFonts w:ascii="Courier New" w:hAnsi="Courier New" w:cs="Courier New"/>
          <w:color w:val="37474F"/>
          <w:sz w:val="21"/>
          <w:szCs w:val="21"/>
        </w:rPr>
        <w:t>：</w:t>
      </w:r>
      <w:r>
        <w:rPr>
          <w:rFonts w:ascii="Courier New" w:hAnsi="Courier New" w:cs="Courier New"/>
          <w:color w:val="37474F"/>
          <w:sz w:val="21"/>
          <w:szCs w:val="21"/>
        </w:rPr>
        <w:t>0.4748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0.1411  -  acc</w:t>
      </w:r>
      <w:r>
        <w:rPr>
          <w:rFonts w:ascii="Courier New" w:hAnsi="Courier New" w:cs="Courier New"/>
          <w:color w:val="37474F"/>
          <w:sz w:val="21"/>
          <w:szCs w:val="21"/>
        </w:rPr>
        <w:t>：</w:t>
      </w:r>
      <w:r>
        <w:rPr>
          <w:rFonts w:ascii="Courier New" w:hAnsi="Courier New" w:cs="Courier New"/>
          <w:color w:val="37474F"/>
          <w:sz w:val="21"/>
          <w:szCs w:val="21"/>
        </w:rPr>
        <w:t>0.9755  -  binary_crossentropy</w:t>
      </w:r>
      <w:r>
        <w:rPr>
          <w:rFonts w:ascii="Courier New" w:hAnsi="Courier New" w:cs="Courier New"/>
          <w:color w:val="37474F"/>
          <w:sz w:val="21"/>
          <w:szCs w:val="21"/>
        </w:rPr>
        <w:t>：</w:t>
      </w:r>
      <w:r>
        <w:rPr>
          <w:rFonts w:ascii="Courier New" w:hAnsi="Courier New" w:cs="Courier New"/>
          <w:color w:val="37474F"/>
          <w:sz w:val="21"/>
          <w:szCs w:val="21"/>
        </w:rPr>
        <w:t>0.0746  -  val_loss</w:t>
      </w:r>
      <w:r>
        <w:rPr>
          <w:rFonts w:ascii="Courier New" w:hAnsi="Courier New" w:cs="Courier New"/>
          <w:color w:val="37474F"/>
          <w:sz w:val="21"/>
          <w:szCs w:val="21"/>
        </w:rPr>
        <w:t>：</w:t>
      </w:r>
      <w:r>
        <w:rPr>
          <w:rFonts w:ascii="Courier New" w:hAnsi="Courier New" w:cs="Courier New"/>
          <w:color w:val="37474F"/>
          <w:sz w:val="21"/>
          <w:szCs w:val="21"/>
        </w:rPr>
        <w:t>0.5701  -  val_acc</w:t>
      </w:r>
      <w:r>
        <w:rPr>
          <w:rFonts w:ascii="Courier New" w:hAnsi="Courier New" w:cs="Courier New"/>
          <w:color w:val="37474F"/>
          <w:sz w:val="21"/>
          <w:szCs w:val="21"/>
        </w:rPr>
        <w:t>：</w:t>
      </w:r>
      <w:r>
        <w:rPr>
          <w:rFonts w:ascii="Courier New" w:hAnsi="Courier New" w:cs="Courier New"/>
          <w:color w:val="37474F"/>
          <w:sz w:val="21"/>
          <w:szCs w:val="21"/>
        </w:rPr>
        <w:t>0.8528  -  val_binary_crossentropy</w:t>
      </w:r>
      <w:r>
        <w:rPr>
          <w:rFonts w:ascii="Courier New" w:hAnsi="Courier New" w:cs="Courier New"/>
          <w:color w:val="37474F"/>
          <w:sz w:val="21"/>
          <w:szCs w:val="21"/>
        </w:rPr>
        <w:t>：</w:t>
      </w:r>
      <w:r>
        <w:rPr>
          <w:rFonts w:ascii="Courier New" w:hAnsi="Courier New" w:cs="Courier New"/>
          <w:color w:val="37474F"/>
          <w:sz w:val="21"/>
          <w:szCs w:val="21"/>
        </w:rPr>
        <w:t>0.5033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0.1385  -  acc</w:t>
      </w:r>
      <w:r>
        <w:rPr>
          <w:rFonts w:ascii="Courier New" w:hAnsi="Courier New" w:cs="Courier New"/>
          <w:color w:val="37474F"/>
          <w:sz w:val="21"/>
          <w:szCs w:val="21"/>
        </w:rPr>
        <w:t>：</w:t>
      </w:r>
      <w:r>
        <w:rPr>
          <w:rFonts w:ascii="Courier New" w:hAnsi="Courier New" w:cs="Courier New"/>
          <w:color w:val="37474F"/>
          <w:sz w:val="21"/>
          <w:szCs w:val="21"/>
        </w:rPr>
        <w:t>0.9772  -  binary_crossentropy</w:t>
      </w:r>
      <w:r>
        <w:rPr>
          <w:rFonts w:ascii="Courier New" w:hAnsi="Courier New" w:cs="Courier New"/>
          <w:color w:val="37474F"/>
          <w:sz w:val="21"/>
          <w:szCs w:val="21"/>
        </w:rPr>
        <w:t>：</w:t>
      </w:r>
      <w:r>
        <w:rPr>
          <w:rFonts w:ascii="Courier New" w:hAnsi="Courier New" w:cs="Courier New"/>
          <w:color w:val="37474F"/>
          <w:sz w:val="21"/>
          <w:szCs w:val="21"/>
        </w:rPr>
        <w:t>0.0715  -  val_loss</w:t>
      </w:r>
      <w:r>
        <w:rPr>
          <w:rFonts w:ascii="Courier New" w:hAnsi="Courier New" w:cs="Courier New"/>
          <w:color w:val="37474F"/>
          <w:sz w:val="21"/>
          <w:szCs w:val="21"/>
        </w:rPr>
        <w:t>：</w:t>
      </w:r>
      <w:r>
        <w:rPr>
          <w:rFonts w:ascii="Courier New" w:hAnsi="Courier New" w:cs="Courier New"/>
          <w:color w:val="37474F"/>
          <w:sz w:val="21"/>
          <w:szCs w:val="21"/>
        </w:rPr>
        <w:t>0.5639  -  val_acc</w:t>
      </w:r>
      <w:r>
        <w:rPr>
          <w:rFonts w:ascii="Courier New" w:hAnsi="Courier New" w:cs="Courier New"/>
          <w:color w:val="37474F"/>
          <w:sz w:val="21"/>
          <w:szCs w:val="21"/>
        </w:rPr>
        <w:t>：</w:t>
      </w:r>
      <w:r>
        <w:rPr>
          <w:rFonts w:ascii="Courier New" w:hAnsi="Courier New" w:cs="Courier New"/>
          <w:color w:val="37474F"/>
          <w:sz w:val="21"/>
          <w:szCs w:val="21"/>
        </w:rPr>
        <w:t>0.8555  -  val_binary_crossentropy</w:t>
      </w:r>
      <w:r>
        <w:rPr>
          <w:rFonts w:ascii="Courier New" w:hAnsi="Courier New" w:cs="Courier New"/>
          <w:color w:val="37474F"/>
          <w:sz w:val="21"/>
          <w:szCs w:val="21"/>
        </w:rPr>
        <w:t>：</w:t>
      </w:r>
      <w:r>
        <w:rPr>
          <w:rFonts w:ascii="Courier New" w:hAnsi="Courier New" w:cs="Courier New"/>
          <w:color w:val="37474F"/>
          <w:sz w:val="21"/>
          <w:szCs w:val="21"/>
        </w:rPr>
        <w:t>0.4968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0.1380  -  acc</w:t>
      </w:r>
      <w:r>
        <w:rPr>
          <w:rFonts w:ascii="Courier New" w:hAnsi="Courier New" w:cs="Courier New"/>
          <w:color w:val="37474F"/>
          <w:sz w:val="21"/>
          <w:szCs w:val="21"/>
        </w:rPr>
        <w:t>：</w:t>
      </w:r>
      <w:r>
        <w:rPr>
          <w:rFonts w:ascii="Courier New" w:hAnsi="Courier New" w:cs="Courier New"/>
          <w:color w:val="37474F"/>
          <w:sz w:val="21"/>
          <w:szCs w:val="21"/>
        </w:rPr>
        <w:t>0.9778  -  binary_crossentropy</w:t>
      </w:r>
      <w:r>
        <w:rPr>
          <w:rFonts w:ascii="Courier New" w:hAnsi="Courier New" w:cs="Courier New"/>
          <w:color w:val="37474F"/>
          <w:sz w:val="21"/>
          <w:szCs w:val="21"/>
        </w:rPr>
        <w:t>：</w:t>
      </w:r>
      <w:r>
        <w:rPr>
          <w:rFonts w:ascii="Courier New" w:hAnsi="Courier New" w:cs="Courier New"/>
          <w:color w:val="37474F"/>
          <w:sz w:val="21"/>
          <w:szCs w:val="21"/>
        </w:rPr>
        <w:t>0.0705  -  val_loss</w:t>
      </w:r>
      <w:r>
        <w:rPr>
          <w:rFonts w:ascii="Courier New" w:hAnsi="Courier New" w:cs="Courier New"/>
          <w:color w:val="37474F"/>
          <w:sz w:val="21"/>
          <w:szCs w:val="21"/>
        </w:rPr>
        <w:t>：</w:t>
      </w:r>
      <w:r>
        <w:rPr>
          <w:rFonts w:ascii="Courier New" w:hAnsi="Courier New" w:cs="Courier New"/>
          <w:color w:val="37474F"/>
          <w:sz w:val="21"/>
          <w:szCs w:val="21"/>
        </w:rPr>
        <w:t>0.5900  -  val_acc</w:t>
      </w:r>
      <w:r>
        <w:rPr>
          <w:rFonts w:ascii="Courier New" w:hAnsi="Courier New" w:cs="Courier New"/>
          <w:color w:val="37474F"/>
          <w:sz w:val="21"/>
          <w:szCs w:val="21"/>
        </w:rPr>
        <w:t>：</w:t>
      </w:r>
      <w:r>
        <w:rPr>
          <w:rFonts w:ascii="Courier New" w:hAnsi="Courier New" w:cs="Courier New"/>
          <w:color w:val="37474F"/>
          <w:sz w:val="21"/>
          <w:szCs w:val="21"/>
        </w:rPr>
        <w:t>0.8522  -  val_binary_crossentropy</w:t>
      </w:r>
      <w:r>
        <w:rPr>
          <w:rFonts w:ascii="Courier New" w:hAnsi="Courier New" w:cs="Courier New"/>
          <w:color w:val="37474F"/>
          <w:sz w:val="21"/>
          <w:szCs w:val="21"/>
        </w:rPr>
        <w:t>：</w:t>
      </w:r>
      <w:r>
        <w:rPr>
          <w:rFonts w:ascii="Courier New" w:hAnsi="Courier New" w:cs="Courier New"/>
          <w:color w:val="37474F"/>
          <w:sz w:val="21"/>
          <w:szCs w:val="21"/>
        </w:rPr>
        <w:t>0.5220</w:t>
      </w:r>
    </w:p>
    <w:p w:rsidR="001758D5" w:rsidRDefault="001758D5" w:rsidP="001758D5">
      <w:pPr>
        <w:pStyle w:val="a3"/>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l2(0.001)</w:t>
      </w:r>
      <w:proofErr w:type="gramStart"/>
      <w:r>
        <w:rPr>
          <w:rFonts w:ascii="Arial" w:hAnsi="Arial" w:cs="Arial"/>
          <w:color w:val="212121"/>
        </w:rPr>
        <w:t>意味着图层权重</w:t>
      </w:r>
      <w:proofErr w:type="gramEnd"/>
      <w:r>
        <w:rPr>
          <w:rFonts w:ascii="Arial" w:hAnsi="Arial" w:cs="Arial"/>
          <w:color w:val="212121"/>
        </w:rPr>
        <w:t>矩阵中的每个系数都会</w:t>
      </w:r>
      <w:del w:id="707" w:author="Shirley Li" w:date="2018-11-16T08:29:00Z">
        <w:r w:rsidDel="009C1615">
          <w:rPr>
            <w:rFonts w:ascii="Arial" w:hAnsi="Arial" w:cs="Arial" w:hint="eastAsia"/>
            <w:color w:val="212121"/>
          </w:rPr>
          <w:delText>增加</w:delText>
        </w:r>
      </w:del>
      <w:ins w:id="708" w:author="Shirley Li" w:date="2018-11-16T08:29:00Z">
        <w:r w:rsidR="009C1615">
          <w:rPr>
            <w:rFonts w:ascii="Arial" w:hAnsi="Arial" w:cs="Arial" w:hint="eastAsia"/>
            <w:color w:val="212121"/>
          </w:rPr>
          <w:t>使得神经网络总损失函数增加</w:t>
        </w:r>
      </w:ins>
      <w:r>
        <w:rPr>
          <w:rStyle w:val="HTML"/>
          <w:rFonts w:ascii="Courier New" w:hAnsi="Courier New" w:cs="Courier New"/>
          <w:color w:val="37474F"/>
          <w:sz w:val="22"/>
          <w:szCs w:val="22"/>
          <w:shd w:val="clear" w:color="auto" w:fill="F7F7F7"/>
        </w:rPr>
        <w:t>0.001 * weight_coefficient_value**2</w:t>
      </w:r>
      <w:del w:id="709" w:author="Shirley Li" w:date="2018-11-16T08:29:00Z">
        <w:r w:rsidDel="009C1615">
          <w:rPr>
            <w:rFonts w:ascii="Arial" w:hAnsi="Arial" w:cs="Arial"/>
            <w:color w:val="212121"/>
          </w:rPr>
          <w:delText>网络的总损失</w:delText>
        </w:r>
      </w:del>
      <w:r>
        <w:rPr>
          <w:rFonts w:ascii="Arial" w:hAnsi="Arial" w:cs="Arial"/>
          <w:color w:val="212121"/>
        </w:rPr>
        <w:t>。请注意，由于</w:t>
      </w:r>
      <w:del w:id="710" w:author="Shirley Li" w:date="2018-11-16T08:29:00Z">
        <w:r w:rsidDel="00955BD1">
          <w:rPr>
            <w:rFonts w:ascii="Arial" w:hAnsi="Arial" w:cs="Arial" w:hint="eastAsia"/>
            <w:color w:val="212121"/>
          </w:rPr>
          <w:delText>此惩罚</w:delText>
        </w:r>
      </w:del>
      <w:ins w:id="711" w:author="Shirley Li" w:date="2018-11-16T08:29:00Z">
        <w:r w:rsidR="00955BD1">
          <w:rPr>
            <w:rFonts w:ascii="Arial" w:hAnsi="Arial" w:cs="Arial" w:hint="eastAsia"/>
            <w:color w:val="212121"/>
          </w:rPr>
          <w:t>这种</w:t>
        </w:r>
        <w:proofErr w:type="gramStart"/>
        <w:r w:rsidR="00955BD1">
          <w:rPr>
            <w:rFonts w:ascii="Arial" w:hAnsi="Arial" w:cs="Arial" w:hint="eastAsia"/>
            <w:color w:val="212121"/>
          </w:rPr>
          <w:t>惩罚</w:t>
        </w:r>
      </w:ins>
      <w:r>
        <w:rPr>
          <w:rFonts w:ascii="Arial" w:hAnsi="Arial" w:cs="Arial"/>
          <w:color w:val="212121"/>
        </w:rPr>
        <w:t>仅</w:t>
      </w:r>
      <w:proofErr w:type="gramEnd"/>
      <w:r>
        <w:rPr>
          <w:rFonts w:ascii="Arial" w:hAnsi="Arial" w:cs="Arial"/>
          <w:color w:val="212121"/>
        </w:rPr>
        <w:t>在训练时</w:t>
      </w:r>
      <w:del w:id="712" w:author="Shirley Li" w:date="2018-11-16T08:29:00Z">
        <w:r w:rsidDel="00955BD1">
          <w:rPr>
            <w:rFonts w:ascii="Arial" w:hAnsi="Arial" w:cs="Arial" w:hint="eastAsia"/>
            <w:color w:val="212121"/>
          </w:rPr>
          <w:delText>添加</w:delText>
        </w:r>
      </w:del>
      <w:ins w:id="713" w:author="Shirley Li" w:date="2018-11-16T08:29:00Z">
        <w:r w:rsidR="00955BD1">
          <w:rPr>
            <w:rFonts w:ascii="Arial" w:hAnsi="Arial" w:cs="Arial" w:hint="eastAsia"/>
            <w:color w:val="212121"/>
          </w:rPr>
          <w:t>发生</w:t>
        </w:r>
      </w:ins>
      <w:r>
        <w:rPr>
          <w:rFonts w:ascii="Arial" w:hAnsi="Arial" w:cs="Arial"/>
          <w:color w:val="212121"/>
        </w:rPr>
        <w:t>，因此在训练时</w:t>
      </w:r>
      <w:del w:id="714" w:author="Shirley Li" w:date="2018-11-16T08:29:00Z">
        <w:r w:rsidDel="000B1104">
          <w:rPr>
            <w:rFonts w:ascii="Arial" w:hAnsi="Arial" w:cs="Arial" w:hint="eastAsia"/>
            <w:color w:val="212121"/>
          </w:rPr>
          <w:delText>此网络</w:delText>
        </w:r>
      </w:del>
      <w:ins w:id="715" w:author="Shirley Li" w:date="2018-11-16T08:29:00Z">
        <w:r w:rsidR="000B1104">
          <w:rPr>
            <w:rFonts w:ascii="Arial" w:hAnsi="Arial" w:cs="Arial" w:hint="eastAsia"/>
            <w:color w:val="212121"/>
          </w:rPr>
          <w:t>这个神经网络</w:t>
        </w:r>
      </w:ins>
      <w:r>
        <w:rPr>
          <w:rFonts w:ascii="Arial" w:hAnsi="Arial" w:cs="Arial"/>
          <w:color w:val="212121"/>
        </w:rPr>
        <w:t>的损失将远高于在测试时间。</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这是我们的</w:t>
      </w:r>
      <w:r>
        <w:rPr>
          <w:rFonts w:ascii="Arial" w:hAnsi="Arial" w:cs="Arial"/>
          <w:color w:val="212121"/>
        </w:rPr>
        <w:t>L2</w:t>
      </w:r>
      <w:r>
        <w:rPr>
          <w:rFonts w:ascii="Arial" w:hAnsi="Arial" w:cs="Arial"/>
          <w:color w:val="212121"/>
        </w:rPr>
        <w:t>正规化惩罚的影响：</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plot_</w:t>
      </w:r>
      <w:proofErr w:type="gramStart"/>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proofErr w:type="gramEnd"/>
      <w:r>
        <w:rPr>
          <w:rStyle w:val="pun"/>
          <w:rFonts w:ascii="Courier New" w:hAnsi="Courier New" w:cs="Courier New"/>
          <w:color w:val="37474F"/>
          <w:sz w:val="21"/>
          <w:szCs w:val="21"/>
        </w:rPr>
        <w:t>[(</w:t>
      </w:r>
      <w:r>
        <w:rPr>
          <w:rStyle w:val="str"/>
          <w:rFonts w:ascii="Courier New" w:hAnsi="Courier New" w:cs="Courier New"/>
          <w:color w:val="0D904F"/>
          <w:sz w:val="21"/>
          <w:szCs w:val="21"/>
        </w:rPr>
        <w:t>'baseline'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baseline_history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'l2'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l2_model_history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21" name="矩形 21"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589B3" id="矩形 21"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A/q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3gD+r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正如您所看到的，</w:t>
      </w:r>
      <w:ins w:id="716" w:author="Shirley Li" w:date="2018-11-16T08:30:00Z">
        <w:r w:rsidR="00B542E2">
          <w:rPr>
            <w:rFonts w:ascii="Arial" w:hAnsi="Arial" w:cs="Arial"/>
            <w:color w:val="212121"/>
          </w:rPr>
          <w:t>即使</w:t>
        </w:r>
      </w:ins>
      <w:r>
        <w:rPr>
          <w:rFonts w:ascii="Arial" w:hAnsi="Arial" w:cs="Arial"/>
          <w:color w:val="212121"/>
        </w:rPr>
        <w:t>L2</w:t>
      </w:r>
      <w:r>
        <w:rPr>
          <w:rFonts w:ascii="Arial" w:hAnsi="Arial" w:cs="Arial"/>
          <w:color w:val="212121"/>
        </w:rPr>
        <w:t>正则化模型</w:t>
      </w:r>
      <w:ins w:id="717" w:author="Shirley Li" w:date="2018-11-16T08:30:00Z">
        <w:r w:rsidR="00B542E2">
          <w:rPr>
            <w:rFonts w:ascii="Arial" w:hAnsi="Arial" w:cs="Arial" w:hint="eastAsia"/>
            <w:color w:val="212121"/>
          </w:rPr>
          <w:t>和</w:t>
        </w:r>
      </w:ins>
      <w:ins w:id="718" w:author="Shirley Li" w:date="2018-11-16T08:31:00Z">
        <w:r w:rsidR="00B542E2">
          <w:rPr>
            <w:rFonts w:ascii="Arial" w:hAnsi="Arial" w:cs="Arial"/>
            <w:color w:val="212121"/>
          </w:rPr>
          <w:t>基线模型</w:t>
        </w:r>
      </w:ins>
      <w:ins w:id="719" w:author="Shirley Li" w:date="2018-11-16T08:30:00Z">
        <w:r w:rsidR="00B542E2">
          <w:rPr>
            <w:rFonts w:ascii="Arial" w:hAnsi="Arial" w:cs="Arial"/>
            <w:color w:val="212121"/>
          </w:rPr>
          <w:t>具有相同数量的参数</w:t>
        </w:r>
      </w:ins>
      <w:ins w:id="720" w:author="Shirley Li" w:date="2018-11-16T08:31:00Z">
        <w:r w:rsidR="00B542E2">
          <w:rPr>
            <w:rFonts w:ascii="Arial" w:hAnsi="Arial" w:cs="Arial" w:hint="eastAsia"/>
            <w:color w:val="212121"/>
          </w:rPr>
          <w:t>，但</w:t>
        </w:r>
        <w:r w:rsidR="00B542E2">
          <w:rPr>
            <w:rFonts w:ascii="Arial" w:hAnsi="Arial" w:cs="Arial" w:hint="eastAsia"/>
            <w:color w:val="212121"/>
          </w:rPr>
          <w:t>L2</w:t>
        </w:r>
        <w:r w:rsidR="00B542E2">
          <w:rPr>
            <w:rFonts w:ascii="Arial" w:hAnsi="Arial" w:cs="Arial" w:hint="eastAsia"/>
            <w:color w:val="212121"/>
          </w:rPr>
          <w:t>正则化</w:t>
        </w:r>
      </w:ins>
      <w:del w:id="721" w:author="Shirley Li" w:date="2018-11-16T08:31:00Z">
        <w:r w:rsidDel="00B542E2">
          <w:rPr>
            <w:rFonts w:ascii="Arial" w:hAnsi="Arial" w:cs="Arial"/>
            <w:color w:val="212121"/>
          </w:rPr>
          <w:delText>比基线模型</w:delText>
        </w:r>
      </w:del>
      <w:r>
        <w:rPr>
          <w:rFonts w:ascii="Arial" w:hAnsi="Arial" w:cs="Arial"/>
          <w:color w:val="212121"/>
        </w:rPr>
        <w:t>更能</w:t>
      </w:r>
      <w:ins w:id="722" w:author="Shirley Li" w:date="2018-11-16T08:30:00Z">
        <w:r w:rsidR="00382160">
          <w:rPr>
            <w:rFonts w:ascii="Arial" w:hAnsi="Arial" w:cs="Arial" w:hint="eastAsia"/>
            <w:color w:val="212121"/>
          </w:rPr>
          <w:t>减少</w:t>
        </w:r>
      </w:ins>
      <w:del w:id="723" w:author="Shirley Li" w:date="2018-11-16T08:30:00Z">
        <w:r w:rsidDel="00382160">
          <w:rPr>
            <w:rFonts w:ascii="Arial" w:hAnsi="Arial" w:cs="Arial"/>
            <w:color w:val="212121"/>
          </w:rPr>
          <w:delText>抵抗</w:delText>
        </w:r>
      </w:del>
      <w:r>
        <w:rPr>
          <w:rFonts w:ascii="Arial" w:hAnsi="Arial" w:cs="Arial"/>
          <w:color w:val="212121"/>
        </w:rPr>
        <w:t>过度拟合</w:t>
      </w:r>
      <w:ins w:id="724" w:author="Shirley Li" w:date="2018-11-16T08:30:00Z">
        <w:r w:rsidR="00382160">
          <w:rPr>
            <w:rFonts w:ascii="Arial" w:hAnsi="Arial" w:cs="Arial" w:hint="eastAsia"/>
            <w:color w:val="212121"/>
          </w:rPr>
          <w:t>的可能</w:t>
        </w:r>
      </w:ins>
      <w:del w:id="725" w:author="Shirley Li" w:date="2018-11-16T08:30:00Z">
        <w:r w:rsidDel="00B542E2">
          <w:rPr>
            <w:rFonts w:ascii="Arial" w:hAnsi="Arial" w:cs="Arial"/>
            <w:color w:val="212121"/>
          </w:rPr>
          <w:delText>，即使两个模型具有相同数量的参数</w:delText>
        </w:r>
      </w:del>
      <w:r>
        <w:rPr>
          <w:rFonts w:ascii="Arial" w:hAnsi="Arial" w:cs="Arial"/>
          <w:color w:val="212121"/>
        </w:rPr>
        <w:t>。</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添加</w:t>
      </w:r>
      <w:del w:id="726" w:author="Shirley Li" w:date="2018-11-16T08:42:00Z">
        <w:r w:rsidDel="00D4045B">
          <w:rPr>
            <w:rFonts w:ascii="Arial" w:hAnsi="Arial" w:cs="Arial" w:hint="eastAsia"/>
            <w:b w:val="0"/>
            <w:bCs w:val="0"/>
            <w:color w:val="212121"/>
            <w:sz w:val="30"/>
            <w:szCs w:val="30"/>
          </w:rPr>
          <w:delText>辍学</w:delText>
        </w:r>
      </w:del>
      <w:ins w:id="727" w:author="Shirley Li" w:date="2018-11-16T08:42:00Z">
        <w:r w:rsidR="00D4045B">
          <w:rPr>
            <w:rFonts w:ascii="Arial" w:hAnsi="Arial" w:cs="Arial" w:hint="eastAsia"/>
            <w:b w:val="0"/>
            <w:bCs w:val="0"/>
            <w:color w:val="212121"/>
            <w:sz w:val="30"/>
            <w:szCs w:val="30"/>
          </w:rPr>
          <w:t>丢弃层</w:t>
        </w:r>
      </w:ins>
    </w:p>
    <w:p w:rsidR="001758D5" w:rsidRDefault="00D4045B" w:rsidP="001758D5">
      <w:pPr>
        <w:pStyle w:val="a3"/>
        <w:spacing w:before="240" w:beforeAutospacing="0" w:after="240" w:afterAutospacing="0"/>
        <w:rPr>
          <w:rFonts w:ascii="Arial" w:hAnsi="Arial" w:cs="Arial"/>
          <w:color w:val="212121"/>
        </w:rPr>
      </w:pPr>
      <w:ins w:id="728" w:author="Shirley Li" w:date="2018-11-16T08:42:00Z">
        <w:r>
          <w:rPr>
            <w:rFonts w:ascii="Arial" w:hAnsi="Arial" w:cs="Arial" w:hint="eastAsia"/>
            <w:color w:val="212121"/>
          </w:rPr>
          <w:t>丢弃</w:t>
        </w:r>
      </w:ins>
      <w:del w:id="729" w:author="Shirley Li" w:date="2018-11-16T08:42:00Z">
        <w:r w:rsidR="001758D5" w:rsidDel="00D4045B">
          <w:rPr>
            <w:rFonts w:ascii="Arial" w:hAnsi="Arial" w:cs="Arial"/>
            <w:color w:val="212121"/>
          </w:rPr>
          <w:delText>辍学</w:delText>
        </w:r>
      </w:del>
      <w:r w:rsidR="001758D5">
        <w:rPr>
          <w:rFonts w:ascii="Arial" w:hAnsi="Arial" w:cs="Arial"/>
          <w:color w:val="212121"/>
        </w:rPr>
        <w:t>是由</w:t>
      </w:r>
      <w:r w:rsidR="001758D5">
        <w:rPr>
          <w:rFonts w:ascii="Arial" w:hAnsi="Arial" w:cs="Arial"/>
          <w:color w:val="212121"/>
        </w:rPr>
        <w:t>Hinton</w:t>
      </w:r>
      <w:r w:rsidR="001758D5">
        <w:rPr>
          <w:rFonts w:ascii="Arial" w:hAnsi="Arial" w:cs="Arial"/>
          <w:color w:val="212121"/>
        </w:rPr>
        <w:t>和他在多伦多大学的学生开发的最有效和最常用的神经网络正则化技术之一。</w:t>
      </w:r>
      <w:del w:id="730" w:author="Shirley Li" w:date="2018-11-16T08:48:00Z">
        <w:r w:rsidR="001758D5" w:rsidDel="00091E44">
          <w:rPr>
            <w:rFonts w:ascii="Arial" w:hAnsi="Arial" w:cs="Arial" w:hint="eastAsia"/>
            <w:color w:val="212121"/>
          </w:rPr>
          <w:delText>应用于图层的滤除包括在训练期间随机“退出”（即设置为零）该层的多个输出特征。</w:delText>
        </w:r>
      </w:del>
      <w:ins w:id="731" w:author="Shirley Li" w:date="2018-11-16T08:48:00Z">
        <w:r w:rsidR="00091E44">
          <w:rPr>
            <w:rFonts w:ascii="Arial" w:hAnsi="Arial" w:cs="Arial" w:hint="eastAsia"/>
            <w:color w:val="212121"/>
          </w:rPr>
          <w:t>丢弃（应用于层）主要是指在训练</w:t>
        </w:r>
      </w:ins>
      <w:ins w:id="732" w:author="Shirley Li" w:date="2018-11-16T08:49:00Z">
        <w:r w:rsidR="00091E44">
          <w:rPr>
            <w:rFonts w:ascii="Arial" w:hAnsi="Arial" w:cs="Arial" w:hint="eastAsia"/>
            <w:color w:val="212121"/>
          </w:rPr>
          <w:t>期间随机丢弃多个输出层特征。</w:t>
        </w:r>
      </w:ins>
      <w:r w:rsidR="001758D5">
        <w:rPr>
          <w:rFonts w:ascii="Arial" w:hAnsi="Arial" w:cs="Arial"/>
          <w:color w:val="212121"/>
        </w:rPr>
        <w:t>假设</w:t>
      </w:r>
      <w:del w:id="733" w:author="Shirley Li" w:date="2018-11-16T08:51:00Z">
        <w:r w:rsidR="001758D5" w:rsidDel="00416128">
          <w:rPr>
            <w:rFonts w:ascii="Arial" w:hAnsi="Arial" w:cs="Arial"/>
            <w:color w:val="212121"/>
          </w:rPr>
          <w:delText>一个</w:delText>
        </w:r>
      </w:del>
      <w:ins w:id="734" w:author="Shirley Li" w:date="2018-11-16T08:50:00Z">
        <w:r w:rsidR="00F12CB2">
          <w:rPr>
            <w:rFonts w:ascii="Arial" w:hAnsi="Arial" w:cs="Arial" w:hint="eastAsia"/>
            <w:color w:val="212121"/>
          </w:rPr>
          <w:t>某个</w:t>
        </w:r>
      </w:ins>
      <w:r w:rsidR="001758D5">
        <w:rPr>
          <w:rFonts w:ascii="Arial" w:hAnsi="Arial" w:cs="Arial"/>
          <w:color w:val="212121"/>
        </w:rPr>
        <w:t>给定的</w:t>
      </w:r>
      <w:ins w:id="735" w:author="Shirley Li" w:date="2018-11-16T08:50:00Z">
        <w:r w:rsidR="00F12CB2">
          <w:rPr>
            <w:rFonts w:ascii="Arial" w:hAnsi="Arial" w:cs="Arial" w:hint="eastAsia"/>
            <w:color w:val="212121"/>
          </w:rPr>
          <w:t>层，这个层在</w:t>
        </w:r>
      </w:ins>
      <w:del w:id="736" w:author="Shirley Li" w:date="2018-11-16T08:50:00Z">
        <w:r w:rsidR="001758D5" w:rsidDel="00F12CB2">
          <w:rPr>
            <w:rFonts w:ascii="Arial" w:hAnsi="Arial" w:cs="Arial" w:hint="eastAsia"/>
            <w:color w:val="212121"/>
          </w:rPr>
          <w:delText>层</w:delText>
        </w:r>
        <w:r w:rsidR="00F12CB2" w:rsidDel="00F12CB2">
          <w:rPr>
            <w:rFonts w:ascii="Arial" w:hAnsi="Arial" w:cs="Arial" w:hint="eastAsia"/>
            <w:color w:val="212121"/>
          </w:rPr>
          <w:delText>通常会在训练期间为给定的输入</w:delText>
        </w:r>
      </w:del>
      <w:ins w:id="737" w:author="Shirley Li" w:date="2018-11-16T08:50:00Z">
        <w:r w:rsidR="00F12CB2">
          <w:rPr>
            <w:rFonts w:ascii="Arial" w:hAnsi="Arial" w:cs="Arial" w:hint="eastAsia"/>
            <w:color w:val="212121"/>
          </w:rPr>
          <w:t>输入给定</w:t>
        </w:r>
      </w:ins>
      <w:r w:rsidR="001758D5">
        <w:rPr>
          <w:rFonts w:ascii="Arial" w:hAnsi="Arial" w:cs="Arial"/>
          <w:color w:val="212121"/>
        </w:rPr>
        <w:t>样本</w:t>
      </w:r>
      <w:ins w:id="738" w:author="Shirley Li" w:date="2018-11-16T08:50:00Z">
        <w:r w:rsidR="00F12CB2">
          <w:rPr>
            <w:rFonts w:ascii="Arial" w:hAnsi="Arial" w:cs="Arial" w:hint="eastAsia"/>
            <w:color w:val="212121"/>
          </w:rPr>
          <w:t>之后经常</w:t>
        </w:r>
      </w:ins>
      <w:r w:rsidR="001758D5">
        <w:rPr>
          <w:rFonts w:ascii="Arial" w:hAnsi="Arial" w:cs="Arial"/>
          <w:color w:val="212121"/>
        </w:rPr>
        <w:t>返回一个向量</w:t>
      </w:r>
      <w:r w:rsidR="001758D5">
        <w:rPr>
          <w:rFonts w:ascii="Arial" w:hAnsi="Arial" w:cs="Arial"/>
          <w:color w:val="212121"/>
        </w:rPr>
        <w:t>[0.2,0.5,1.3,0.8,1.1]; </w:t>
      </w:r>
      <w:del w:id="739" w:author="Shirley Li" w:date="2018-11-16T08:51:00Z">
        <w:r w:rsidR="001758D5" w:rsidDel="00416128">
          <w:rPr>
            <w:rFonts w:ascii="Arial" w:hAnsi="Arial" w:cs="Arial" w:hint="eastAsia"/>
            <w:color w:val="212121"/>
          </w:rPr>
          <w:delText>在应用</w:delText>
        </w:r>
        <w:r w:rsidR="001758D5" w:rsidDel="00416128">
          <w:rPr>
            <w:rFonts w:ascii="Arial" w:hAnsi="Arial" w:cs="Arial" w:hint="eastAsia"/>
            <w:color w:val="212121"/>
          </w:rPr>
          <w:delText>dropout</w:delText>
        </w:r>
        <w:r w:rsidR="001758D5" w:rsidDel="00416128">
          <w:rPr>
            <w:rFonts w:ascii="Arial" w:hAnsi="Arial" w:cs="Arial" w:hint="eastAsia"/>
            <w:color w:val="212121"/>
          </w:rPr>
          <w:delText>之后</w:delText>
        </w:r>
      </w:del>
      <w:ins w:id="740" w:author="Shirley Li" w:date="2018-11-16T08:51:00Z">
        <w:r w:rsidR="00416128">
          <w:rPr>
            <w:rFonts w:ascii="Arial" w:hAnsi="Arial" w:cs="Arial" w:hint="eastAsia"/>
            <w:color w:val="212121"/>
          </w:rPr>
          <w:t>如果应用被丢弃</w:t>
        </w:r>
      </w:ins>
      <w:r w:rsidR="001758D5">
        <w:rPr>
          <w:rFonts w:ascii="Arial" w:hAnsi="Arial" w:cs="Arial"/>
          <w:color w:val="212121"/>
        </w:rPr>
        <w:t>，这个向量将有几个随机分布的零条目，例如</w:t>
      </w:r>
      <w:r w:rsidR="001758D5">
        <w:rPr>
          <w:rFonts w:ascii="Arial" w:hAnsi="Arial" w:cs="Arial"/>
          <w:color w:val="212121"/>
        </w:rPr>
        <w:t>[0,0.5,1.3,0,1.1]</w:t>
      </w:r>
      <w:r w:rsidR="001758D5">
        <w:rPr>
          <w:rFonts w:ascii="Arial" w:hAnsi="Arial" w:cs="Arial"/>
          <w:color w:val="212121"/>
        </w:rPr>
        <w:t>。</w:t>
      </w:r>
      <w:r w:rsidR="001758D5">
        <w:rPr>
          <w:rFonts w:ascii="Arial" w:hAnsi="Arial" w:cs="Arial"/>
          <w:color w:val="212121"/>
        </w:rPr>
        <w:t>“</w:t>
      </w:r>
      <w:ins w:id="741" w:author="Shirley Li" w:date="2018-11-16T08:52:00Z">
        <w:r w:rsidR="00416128">
          <w:rPr>
            <w:rFonts w:ascii="Arial" w:hAnsi="Arial" w:cs="Arial" w:hint="eastAsia"/>
            <w:color w:val="212121"/>
          </w:rPr>
          <w:t>丢弃</w:t>
        </w:r>
      </w:ins>
      <w:del w:id="742" w:author="Shirley Li" w:date="2018-11-16T08:52:00Z">
        <w:r w:rsidR="001758D5" w:rsidDel="00416128">
          <w:rPr>
            <w:rFonts w:ascii="Arial" w:hAnsi="Arial" w:cs="Arial"/>
            <w:color w:val="212121"/>
          </w:rPr>
          <w:delText>辍学</w:delText>
        </w:r>
      </w:del>
      <w:r w:rsidR="001758D5">
        <w:rPr>
          <w:rFonts w:ascii="Arial" w:hAnsi="Arial" w:cs="Arial"/>
          <w:color w:val="212121"/>
        </w:rPr>
        <w:t>率</w:t>
      </w:r>
      <w:r w:rsidR="001758D5">
        <w:rPr>
          <w:rFonts w:ascii="Arial" w:hAnsi="Arial" w:cs="Arial"/>
          <w:color w:val="212121"/>
        </w:rPr>
        <w:t>”</w:t>
      </w:r>
      <w:r w:rsidR="001758D5">
        <w:rPr>
          <w:rFonts w:ascii="Arial" w:hAnsi="Arial" w:cs="Arial"/>
          <w:color w:val="212121"/>
        </w:rPr>
        <w:t>是</w:t>
      </w:r>
      <w:del w:id="743" w:author="Shirley Li" w:date="2018-11-16T08:52:00Z">
        <w:r w:rsidR="001758D5" w:rsidDel="00416128">
          <w:rPr>
            <w:rFonts w:ascii="Arial" w:hAnsi="Arial" w:cs="Arial" w:hint="eastAsia"/>
            <w:color w:val="212121"/>
          </w:rPr>
          <w:delText>被淘汰的特征的一部分</w:delText>
        </w:r>
      </w:del>
      <w:ins w:id="744" w:author="Shirley Li" w:date="2018-11-16T08:52:00Z">
        <w:r w:rsidR="00416128">
          <w:rPr>
            <w:rFonts w:ascii="Arial" w:hAnsi="Arial" w:cs="Arial" w:hint="eastAsia"/>
            <w:color w:val="212121"/>
          </w:rPr>
          <w:t>被设置为</w:t>
        </w:r>
        <w:r w:rsidR="00416128">
          <w:rPr>
            <w:rFonts w:ascii="Arial" w:hAnsi="Arial" w:cs="Arial" w:hint="eastAsia"/>
            <w:color w:val="212121"/>
          </w:rPr>
          <w:t>0</w:t>
        </w:r>
        <w:r w:rsidR="00416128">
          <w:rPr>
            <w:rFonts w:ascii="Arial" w:hAnsi="Arial" w:cs="Arial" w:hint="eastAsia"/>
            <w:color w:val="212121"/>
          </w:rPr>
          <w:t>的特征的比例</w:t>
        </w:r>
      </w:ins>
      <w:r w:rsidR="001758D5">
        <w:rPr>
          <w:rFonts w:ascii="Arial" w:hAnsi="Arial" w:cs="Arial"/>
          <w:color w:val="212121"/>
        </w:rPr>
        <w:t>; </w:t>
      </w:r>
      <w:r w:rsidR="001758D5">
        <w:rPr>
          <w:rFonts w:ascii="Arial" w:hAnsi="Arial" w:cs="Arial"/>
          <w:color w:val="212121"/>
        </w:rPr>
        <w:t>它通常设置在</w:t>
      </w:r>
      <w:r w:rsidR="001758D5">
        <w:rPr>
          <w:rFonts w:ascii="Arial" w:hAnsi="Arial" w:cs="Arial"/>
          <w:color w:val="212121"/>
        </w:rPr>
        <w:t>0.2</w:t>
      </w:r>
      <w:r w:rsidR="001758D5">
        <w:rPr>
          <w:rFonts w:ascii="Arial" w:hAnsi="Arial" w:cs="Arial"/>
          <w:color w:val="212121"/>
        </w:rPr>
        <w:t>和</w:t>
      </w:r>
      <w:r w:rsidR="001758D5">
        <w:rPr>
          <w:rFonts w:ascii="Arial" w:hAnsi="Arial" w:cs="Arial"/>
          <w:color w:val="212121"/>
        </w:rPr>
        <w:t>0.5</w:t>
      </w:r>
      <w:r w:rsidR="001758D5">
        <w:rPr>
          <w:rFonts w:ascii="Arial" w:hAnsi="Arial" w:cs="Arial"/>
          <w:color w:val="212121"/>
        </w:rPr>
        <w:t>之间。</w:t>
      </w:r>
      <w:ins w:id="745" w:author="Shirley Li" w:date="2018-11-16T09:06:00Z">
        <w:r w:rsidR="00F87B74" w:rsidRPr="00F87B74">
          <w:rPr>
            <w:rFonts w:ascii="Arial" w:hAnsi="Arial" w:cs="Arial" w:hint="eastAsia"/>
            <w:color w:val="212121"/>
          </w:rPr>
          <w:t>在测试时，网络不会丢弃任何单元，</w:t>
        </w:r>
        <w:proofErr w:type="gramStart"/>
        <w:r w:rsidR="00F87B74" w:rsidRPr="00F87B74">
          <w:rPr>
            <w:rFonts w:ascii="Arial" w:hAnsi="Arial" w:cs="Arial" w:hint="eastAsia"/>
            <w:color w:val="212121"/>
          </w:rPr>
          <w:t>而是将层的</w:t>
        </w:r>
        <w:proofErr w:type="gramEnd"/>
        <w:r w:rsidR="00F87B74" w:rsidRPr="00F87B74">
          <w:rPr>
            <w:rFonts w:ascii="Arial" w:hAnsi="Arial" w:cs="Arial" w:hint="eastAsia"/>
            <w:color w:val="212121"/>
          </w:rPr>
          <w:t>输出值按等同于丢弃率的比例进行缩减，以便平衡以下事实：测试时的活跃单元数大于训练时的活跃单元数。</w:t>
        </w:r>
      </w:ins>
      <w:del w:id="746" w:author="Shirley Li" w:date="2018-11-16T09:02:00Z">
        <w:r w:rsidR="001758D5" w:rsidDel="00997BF0">
          <w:rPr>
            <w:rFonts w:ascii="Arial" w:hAnsi="Arial" w:cs="Arial"/>
            <w:color w:val="212121"/>
          </w:rPr>
          <w:delText>在测试时，没有单元被丢弃，而是将图层的输出值按比例缩小到辍学率，</w:delText>
        </w:r>
      </w:del>
    </w:p>
    <w:p w:rsidR="001758D5" w:rsidDel="00F87B74" w:rsidRDefault="001758D5" w:rsidP="001758D5">
      <w:pPr>
        <w:pStyle w:val="a3"/>
        <w:spacing w:before="240" w:beforeAutospacing="0" w:after="240" w:afterAutospacing="0"/>
        <w:rPr>
          <w:del w:id="747" w:author="Shirley Li" w:date="2018-11-16T09:06:00Z"/>
          <w:rFonts w:ascii="Arial" w:hAnsi="Arial" w:cs="Arial"/>
          <w:color w:val="212121"/>
        </w:rPr>
      </w:pPr>
      <w:r>
        <w:rPr>
          <w:rFonts w:ascii="Arial" w:hAnsi="Arial" w:cs="Arial"/>
          <w:color w:val="212121"/>
        </w:rPr>
        <w:t>在</w:t>
      </w:r>
      <w:r>
        <w:rPr>
          <w:rFonts w:ascii="Arial" w:hAnsi="Arial" w:cs="Arial"/>
          <w:color w:val="212121"/>
        </w:rPr>
        <w:t>tf.keras</w:t>
      </w:r>
      <w:r>
        <w:rPr>
          <w:rFonts w:ascii="Arial" w:hAnsi="Arial" w:cs="Arial"/>
          <w:color w:val="212121"/>
        </w:rPr>
        <w:t>中，</w:t>
      </w:r>
      <w:ins w:id="748" w:author="Shirley Li" w:date="2018-11-16T09:06:00Z">
        <w:r w:rsidR="00F87B74" w:rsidRPr="00F87B74">
          <w:rPr>
            <w:rFonts w:ascii="Arial" w:hAnsi="Arial" w:cs="Arial" w:hint="eastAsia"/>
            <w:color w:val="212121"/>
          </w:rPr>
          <w:t>您可以通过丢弃层将丢弃引入网络中，以便事先将其</w:t>
        </w:r>
        <w:proofErr w:type="gramStart"/>
        <w:r w:rsidR="00F87B74" w:rsidRPr="00F87B74">
          <w:rPr>
            <w:rFonts w:ascii="Arial" w:hAnsi="Arial" w:cs="Arial" w:hint="eastAsia"/>
            <w:color w:val="212121"/>
          </w:rPr>
          <w:t>应用于层的</w:t>
        </w:r>
        <w:proofErr w:type="gramEnd"/>
        <w:r w:rsidR="00F87B74" w:rsidRPr="00F87B74">
          <w:rPr>
            <w:rFonts w:ascii="Arial" w:hAnsi="Arial" w:cs="Arial" w:hint="eastAsia"/>
            <w:color w:val="212121"/>
          </w:rPr>
          <w:t>输出。</w:t>
        </w:r>
      </w:ins>
      <w:del w:id="749" w:author="Shirley Li" w:date="2018-11-16T09:06:00Z">
        <w:r w:rsidDel="00F87B74">
          <w:rPr>
            <w:rFonts w:ascii="Arial" w:hAnsi="Arial" w:cs="Arial"/>
            <w:color w:val="212121"/>
          </w:rPr>
          <w:delText>您可以通过</w:delText>
        </w:r>
        <w:r w:rsidDel="00F87B74">
          <w:rPr>
            <w:rFonts w:ascii="Arial" w:hAnsi="Arial" w:cs="Arial"/>
            <w:color w:val="212121"/>
          </w:rPr>
          <w:delText>Dropout</w:delText>
        </w:r>
        <w:r w:rsidDel="00F87B74">
          <w:rPr>
            <w:rFonts w:ascii="Arial" w:hAnsi="Arial" w:cs="Arial"/>
            <w:color w:val="212121"/>
          </w:rPr>
          <w:delText>图层在网络中引入</w:delText>
        </w:r>
        <w:r w:rsidDel="00F87B74">
          <w:rPr>
            <w:rFonts w:ascii="Arial" w:hAnsi="Arial" w:cs="Arial"/>
            <w:color w:val="212121"/>
          </w:rPr>
          <w:delText>dropout</w:delText>
        </w:r>
        <w:r w:rsidDel="00F87B74">
          <w:rPr>
            <w:rFonts w:ascii="Arial" w:hAnsi="Arial" w:cs="Arial"/>
            <w:color w:val="212121"/>
          </w:rPr>
          <w:delText>，该图层将在之前应用于图层的输出。</w:delText>
        </w:r>
      </w:del>
    </w:p>
    <w:p w:rsidR="00F87B74" w:rsidRDefault="00F87B74" w:rsidP="001758D5">
      <w:pPr>
        <w:pStyle w:val="a3"/>
        <w:spacing w:before="240" w:beforeAutospacing="0" w:after="240" w:afterAutospacing="0"/>
        <w:rPr>
          <w:ins w:id="750" w:author="Shirley Li" w:date="2018-11-16T09:06:00Z"/>
          <w:rFonts w:ascii="Arial" w:hAnsi="Arial" w:cs="Arial"/>
          <w:color w:val="212121"/>
        </w:rPr>
      </w:pP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让我们在</w:t>
      </w:r>
      <w:r>
        <w:rPr>
          <w:rFonts w:ascii="Arial" w:hAnsi="Arial" w:cs="Arial"/>
          <w:color w:val="212121"/>
        </w:rPr>
        <w:t>IMDB</w:t>
      </w:r>
      <w:r>
        <w:rPr>
          <w:rFonts w:ascii="Arial" w:hAnsi="Arial" w:cs="Arial"/>
          <w:color w:val="212121"/>
        </w:rPr>
        <w:t>网络中添加两个</w:t>
      </w:r>
      <w:r>
        <w:rPr>
          <w:rFonts w:ascii="Arial" w:hAnsi="Arial" w:cs="Arial"/>
          <w:color w:val="212121"/>
        </w:rPr>
        <w:t>Dropout</w:t>
      </w:r>
      <w:r>
        <w:rPr>
          <w:rFonts w:ascii="Arial" w:hAnsi="Arial" w:cs="Arial"/>
          <w:color w:val="212121"/>
        </w:rPr>
        <w:t>图层，看看它们在减少过度拟合方面做得如何：</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dpt_model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NUM_WORDS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Dropout</w:t>
      </w:r>
      <w:r>
        <w:rPr>
          <w:rStyle w:val="pun"/>
          <w:rFonts w:ascii="Courier New" w:hAnsi="Courier New" w:cs="Courier New"/>
          <w:color w:val="37474F"/>
          <w:sz w:val="21"/>
          <w:szCs w:val="21"/>
        </w:rPr>
        <w:t>(</w:t>
      </w:r>
      <w:r>
        <w:rPr>
          <w:rStyle w:val="lit"/>
          <w:rFonts w:ascii="Courier New" w:hAnsi="Courier New" w:cs="Courier New"/>
          <w:color w:val="C53929"/>
          <w:sz w:val="21"/>
          <w:szCs w:val="21"/>
        </w:rPr>
        <w:t>0.5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16</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Dropout</w:t>
      </w:r>
      <w:r>
        <w:rPr>
          <w:rStyle w:val="pun"/>
          <w:rFonts w:ascii="Courier New" w:hAnsi="Courier New" w:cs="Courier New"/>
          <w:color w:val="37474F"/>
          <w:sz w:val="21"/>
          <w:szCs w:val="21"/>
        </w:rPr>
        <w:t>(</w:t>
      </w:r>
      <w:r>
        <w:rPr>
          <w:rStyle w:val="lit"/>
          <w:rFonts w:ascii="Courier New" w:hAnsi="Courier New" w:cs="Courier New"/>
          <w:color w:val="C53929"/>
          <w:sz w:val="21"/>
          <w:szCs w:val="21"/>
        </w:rPr>
        <w:t>0.5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sigmoid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dpt_model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str"/>
          <w:rFonts w:ascii="Courier New" w:hAnsi="Courier New" w:cs="Courier New"/>
          <w:color w:val="0D904F"/>
          <w:sz w:val="21"/>
          <w:szCs w:val="21"/>
        </w:rPr>
        <w:t>'adam'</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str"/>
          <w:rFonts w:ascii="Courier New" w:hAnsi="Courier New" w:cs="Courier New"/>
          <w:color w:val="0D904F"/>
          <w:sz w:val="21"/>
          <w:szCs w:val="21"/>
        </w:rPr>
        <w:t>'binary_crossentropy'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dpt_model_history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dpt_model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20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validation_data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25000</w:t>
      </w:r>
      <w:r>
        <w:rPr>
          <w:rFonts w:ascii="Courier New" w:hAnsi="Courier New" w:cs="Courier New"/>
          <w:color w:val="37474F"/>
          <w:sz w:val="21"/>
          <w:szCs w:val="21"/>
        </w:rPr>
        <w:t>个样本，验证</w:t>
      </w:r>
      <w:r>
        <w:rPr>
          <w:rFonts w:ascii="Courier New" w:hAnsi="Courier New" w:cs="Courier New"/>
          <w:color w:val="37474F"/>
          <w:sz w:val="21"/>
          <w:szCs w:val="21"/>
        </w:rPr>
        <w:t>25000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0.6372  -  acc</w:t>
      </w:r>
      <w:r>
        <w:rPr>
          <w:rFonts w:ascii="Courier New" w:hAnsi="Courier New" w:cs="Courier New"/>
          <w:color w:val="37474F"/>
          <w:sz w:val="21"/>
          <w:szCs w:val="21"/>
        </w:rPr>
        <w:t>：</w:t>
      </w:r>
      <w:r>
        <w:rPr>
          <w:rFonts w:ascii="Courier New" w:hAnsi="Courier New" w:cs="Courier New"/>
          <w:color w:val="37474F"/>
          <w:sz w:val="21"/>
          <w:szCs w:val="21"/>
        </w:rPr>
        <w:t>0.6249  -  binary_crossentropy</w:t>
      </w:r>
      <w:r>
        <w:rPr>
          <w:rFonts w:ascii="Courier New" w:hAnsi="Courier New" w:cs="Courier New"/>
          <w:color w:val="37474F"/>
          <w:sz w:val="21"/>
          <w:szCs w:val="21"/>
        </w:rPr>
        <w:t>：</w:t>
      </w:r>
      <w:r>
        <w:rPr>
          <w:rFonts w:ascii="Courier New" w:hAnsi="Courier New" w:cs="Courier New"/>
          <w:color w:val="37474F"/>
          <w:sz w:val="21"/>
          <w:szCs w:val="21"/>
        </w:rPr>
        <w:t>0.6372  -  val_loss</w:t>
      </w:r>
      <w:r>
        <w:rPr>
          <w:rFonts w:ascii="Courier New" w:hAnsi="Courier New" w:cs="Courier New"/>
          <w:color w:val="37474F"/>
          <w:sz w:val="21"/>
          <w:szCs w:val="21"/>
        </w:rPr>
        <w:t>：</w:t>
      </w:r>
      <w:r>
        <w:rPr>
          <w:rFonts w:ascii="Courier New" w:hAnsi="Courier New" w:cs="Courier New"/>
          <w:color w:val="37474F"/>
          <w:sz w:val="21"/>
          <w:szCs w:val="21"/>
        </w:rPr>
        <w:t>0.5321  -  val_acc</w:t>
      </w:r>
      <w:r>
        <w:rPr>
          <w:rFonts w:ascii="Courier New" w:hAnsi="Courier New" w:cs="Courier New"/>
          <w:color w:val="37474F"/>
          <w:sz w:val="21"/>
          <w:szCs w:val="21"/>
        </w:rPr>
        <w:t>：</w:t>
      </w:r>
      <w:r>
        <w:rPr>
          <w:rFonts w:ascii="Courier New" w:hAnsi="Courier New" w:cs="Courier New"/>
          <w:color w:val="37474F"/>
          <w:sz w:val="21"/>
          <w:szCs w:val="21"/>
        </w:rPr>
        <w:t>0.8474  -  val_binary_crossentropy</w:t>
      </w:r>
      <w:r>
        <w:rPr>
          <w:rFonts w:ascii="Courier New" w:hAnsi="Courier New" w:cs="Courier New"/>
          <w:color w:val="37474F"/>
          <w:sz w:val="21"/>
          <w:szCs w:val="21"/>
        </w:rPr>
        <w:t>：</w:t>
      </w:r>
      <w:r>
        <w:rPr>
          <w:rFonts w:ascii="Courier New" w:hAnsi="Courier New" w:cs="Courier New"/>
          <w:color w:val="37474F"/>
          <w:sz w:val="21"/>
          <w:szCs w:val="21"/>
        </w:rPr>
        <w:t>0.5321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0.5043  -  acc</w:t>
      </w:r>
      <w:r>
        <w:rPr>
          <w:rFonts w:ascii="Courier New" w:hAnsi="Courier New" w:cs="Courier New"/>
          <w:color w:val="37474F"/>
          <w:sz w:val="21"/>
          <w:szCs w:val="21"/>
        </w:rPr>
        <w:t>：</w:t>
      </w:r>
      <w:r>
        <w:rPr>
          <w:rFonts w:ascii="Courier New" w:hAnsi="Courier New" w:cs="Courier New"/>
          <w:color w:val="37474F"/>
          <w:sz w:val="21"/>
          <w:szCs w:val="21"/>
        </w:rPr>
        <w:t>0.7721  -  binary_crossentropy</w:t>
      </w:r>
      <w:r>
        <w:rPr>
          <w:rFonts w:ascii="Courier New" w:hAnsi="Courier New" w:cs="Courier New"/>
          <w:color w:val="37474F"/>
          <w:sz w:val="21"/>
          <w:szCs w:val="21"/>
        </w:rPr>
        <w:t>：</w:t>
      </w:r>
      <w:r>
        <w:rPr>
          <w:rFonts w:ascii="Courier New" w:hAnsi="Courier New" w:cs="Courier New"/>
          <w:color w:val="37474F"/>
          <w:sz w:val="21"/>
          <w:szCs w:val="21"/>
        </w:rPr>
        <w:t>0.5043  -  val_loss</w:t>
      </w:r>
      <w:r>
        <w:rPr>
          <w:rFonts w:ascii="Courier New" w:hAnsi="Courier New" w:cs="Courier New"/>
          <w:color w:val="37474F"/>
          <w:sz w:val="21"/>
          <w:szCs w:val="21"/>
        </w:rPr>
        <w:t>：</w:t>
      </w:r>
      <w:r>
        <w:rPr>
          <w:rFonts w:ascii="Courier New" w:hAnsi="Courier New" w:cs="Courier New"/>
          <w:color w:val="37474F"/>
          <w:sz w:val="21"/>
          <w:szCs w:val="21"/>
        </w:rPr>
        <w:t>0.3879  -  val_acc</w:t>
      </w:r>
      <w:r>
        <w:rPr>
          <w:rFonts w:ascii="Courier New" w:hAnsi="Courier New" w:cs="Courier New"/>
          <w:color w:val="37474F"/>
          <w:sz w:val="21"/>
          <w:szCs w:val="21"/>
        </w:rPr>
        <w:t>：</w:t>
      </w:r>
      <w:r>
        <w:rPr>
          <w:rFonts w:ascii="Courier New" w:hAnsi="Courier New" w:cs="Courier New"/>
          <w:color w:val="37474F"/>
          <w:sz w:val="21"/>
          <w:szCs w:val="21"/>
        </w:rPr>
        <w:t>0.8752  -  val_binary_crossentropy</w:t>
      </w:r>
      <w:r>
        <w:rPr>
          <w:rFonts w:ascii="Courier New" w:hAnsi="Courier New" w:cs="Courier New"/>
          <w:color w:val="37474F"/>
          <w:sz w:val="21"/>
          <w:szCs w:val="21"/>
        </w:rPr>
        <w:t>：</w:t>
      </w:r>
      <w:r>
        <w:rPr>
          <w:rFonts w:ascii="Courier New" w:hAnsi="Courier New" w:cs="Courier New"/>
          <w:color w:val="37474F"/>
          <w:sz w:val="21"/>
          <w:szCs w:val="21"/>
        </w:rPr>
        <w:t>0.3879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0.4021  -  acc</w:t>
      </w:r>
      <w:r>
        <w:rPr>
          <w:rFonts w:ascii="Courier New" w:hAnsi="Courier New" w:cs="Courier New"/>
          <w:color w:val="37474F"/>
          <w:sz w:val="21"/>
          <w:szCs w:val="21"/>
        </w:rPr>
        <w:t>：</w:t>
      </w:r>
      <w:r>
        <w:rPr>
          <w:rFonts w:ascii="Courier New" w:hAnsi="Courier New" w:cs="Courier New"/>
          <w:color w:val="37474F"/>
          <w:sz w:val="21"/>
          <w:szCs w:val="21"/>
        </w:rPr>
        <w:t>0.8411  -  binary_crossentropy</w:t>
      </w:r>
      <w:r>
        <w:rPr>
          <w:rFonts w:ascii="Courier New" w:hAnsi="Courier New" w:cs="Courier New"/>
          <w:color w:val="37474F"/>
          <w:sz w:val="21"/>
          <w:szCs w:val="21"/>
        </w:rPr>
        <w:t>：</w:t>
      </w:r>
      <w:r>
        <w:rPr>
          <w:rFonts w:ascii="Courier New" w:hAnsi="Courier New" w:cs="Courier New"/>
          <w:color w:val="37474F"/>
          <w:sz w:val="21"/>
          <w:szCs w:val="21"/>
        </w:rPr>
        <w:t>0.4021  -  val_loss</w:t>
      </w:r>
      <w:r>
        <w:rPr>
          <w:rFonts w:ascii="Courier New" w:hAnsi="Courier New" w:cs="Courier New"/>
          <w:color w:val="37474F"/>
          <w:sz w:val="21"/>
          <w:szCs w:val="21"/>
        </w:rPr>
        <w:t>：</w:t>
      </w:r>
      <w:r>
        <w:rPr>
          <w:rFonts w:ascii="Courier New" w:hAnsi="Courier New" w:cs="Courier New"/>
          <w:color w:val="37474F"/>
          <w:sz w:val="21"/>
          <w:szCs w:val="21"/>
        </w:rPr>
        <w:t>0.3089  -  val_acc</w:t>
      </w:r>
      <w:r>
        <w:rPr>
          <w:rFonts w:ascii="Courier New" w:hAnsi="Courier New" w:cs="Courier New"/>
          <w:color w:val="37474F"/>
          <w:sz w:val="21"/>
          <w:szCs w:val="21"/>
        </w:rPr>
        <w:t>：</w:t>
      </w:r>
      <w:r>
        <w:rPr>
          <w:rFonts w:ascii="Courier New" w:hAnsi="Courier New" w:cs="Courier New"/>
          <w:color w:val="37474F"/>
          <w:sz w:val="21"/>
          <w:szCs w:val="21"/>
        </w:rPr>
        <w:t>0.8856  -  val_binary_crossentropy</w:t>
      </w:r>
      <w:r>
        <w:rPr>
          <w:rFonts w:ascii="Courier New" w:hAnsi="Courier New" w:cs="Courier New"/>
          <w:color w:val="37474F"/>
          <w:sz w:val="21"/>
          <w:szCs w:val="21"/>
        </w:rPr>
        <w:t>：</w:t>
      </w:r>
      <w:r>
        <w:rPr>
          <w:rFonts w:ascii="Courier New" w:hAnsi="Courier New" w:cs="Courier New"/>
          <w:color w:val="37474F"/>
          <w:sz w:val="21"/>
          <w:szCs w:val="21"/>
        </w:rPr>
        <w:t>0.3089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0.3390  -  acc</w:t>
      </w:r>
      <w:r>
        <w:rPr>
          <w:rFonts w:ascii="Courier New" w:hAnsi="Courier New" w:cs="Courier New"/>
          <w:color w:val="37474F"/>
          <w:sz w:val="21"/>
          <w:szCs w:val="21"/>
        </w:rPr>
        <w:t>：</w:t>
      </w:r>
      <w:r>
        <w:rPr>
          <w:rFonts w:ascii="Courier New" w:hAnsi="Courier New" w:cs="Courier New"/>
          <w:color w:val="37474F"/>
          <w:sz w:val="21"/>
          <w:szCs w:val="21"/>
        </w:rPr>
        <w:t>0.8752  -  binary_crossentropy</w:t>
      </w:r>
      <w:r>
        <w:rPr>
          <w:rFonts w:ascii="Courier New" w:hAnsi="Courier New" w:cs="Courier New"/>
          <w:color w:val="37474F"/>
          <w:sz w:val="21"/>
          <w:szCs w:val="21"/>
        </w:rPr>
        <w:t>：</w:t>
      </w:r>
      <w:r>
        <w:rPr>
          <w:rFonts w:ascii="Courier New" w:hAnsi="Courier New" w:cs="Courier New"/>
          <w:color w:val="37474F"/>
          <w:sz w:val="21"/>
          <w:szCs w:val="21"/>
        </w:rPr>
        <w:t>0.3390  -  val_loss</w:t>
      </w:r>
      <w:r>
        <w:rPr>
          <w:rFonts w:ascii="Courier New" w:hAnsi="Courier New" w:cs="Courier New"/>
          <w:color w:val="37474F"/>
          <w:sz w:val="21"/>
          <w:szCs w:val="21"/>
        </w:rPr>
        <w:t>：</w:t>
      </w:r>
      <w:r>
        <w:rPr>
          <w:rFonts w:ascii="Courier New" w:hAnsi="Courier New" w:cs="Courier New"/>
          <w:color w:val="37474F"/>
          <w:sz w:val="21"/>
          <w:szCs w:val="21"/>
        </w:rPr>
        <w:t>0.2821  -  val_acc</w:t>
      </w:r>
      <w:r>
        <w:rPr>
          <w:rFonts w:ascii="Courier New" w:hAnsi="Courier New" w:cs="Courier New"/>
          <w:color w:val="37474F"/>
          <w:sz w:val="21"/>
          <w:szCs w:val="21"/>
        </w:rPr>
        <w:t>：</w:t>
      </w:r>
      <w:r>
        <w:rPr>
          <w:rFonts w:ascii="Courier New" w:hAnsi="Courier New" w:cs="Courier New"/>
          <w:color w:val="37474F"/>
          <w:sz w:val="21"/>
          <w:szCs w:val="21"/>
        </w:rPr>
        <w:t>0.8890  -  val_binary_crossentropy</w:t>
      </w:r>
      <w:r>
        <w:rPr>
          <w:rFonts w:ascii="Courier New" w:hAnsi="Courier New" w:cs="Courier New"/>
          <w:color w:val="37474F"/>
          <w:sz w:val="21"/>
          <w:szCs w:val="21"/>
        </w:rPr>
        <w:t>：</w:t>
      </w:r>
      <w:r>
        <w:rPr>
          <w:rFonts w:ascii="Courier New" w:hAnsi="Courier New" w:cs="Courier New"/>
          <w:color w:val="37474F"/>
          <w:sz w:val="21"/>
          <w:szCs w:val="21"/>
        </w:rPr>
        <w:t>0.2821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0.2861  -  acc</w:t>
      </w:r>
      <w:r>
        <w:rPr>
          <w:rFonts w:ascii="Courier New" w:hAnsi="Courier New" w:cs="Courier New"/>
          <w:color w:val="37474F"/>
          <w:sz w:val="21"/>
          <w:szCs w:val="21"/>
        </w:rPr>
        <w:t>：</w:t>
      </w:r>
      <w:r>
        <w:rPr>
          <w:rFonts w:ascii="Courier New" w:hAnsi="Courier New" w:cs="Courier New"/>
          <w:color w:val="37474F"/>
          <w:sz w:val="21"/>
          <w:szCs w:val="21"/>
        </w:rPr>
        <w:t>0.8983  -  binary_crossentropy</w:t>
      </w:r>
      <w:r>
        <w:rPr>
          <w:rFonts w:ascii="Courier New" w:hAnsi="Courier New" w:cs="Courier New"/>
          <w:color w:val="37474F"/>
          <w:sz w:val="21"/>
          <w:szCs w:val="21"/>
        </w:rPr>
        <w:t>：</w:t>
      </w:r>
      <w:r>
        <w:rPr>
          <w:rFonts w:ascii="Courier New" w:hAnsi="Courier New" w:cs="Courier New"/>
          <w:color w:val="37474F"/>
          <w:sz w:val="21"/>
          <w:szCs w:val="21"/>
        </w:rPr>
        <w:t>0.2861  -  val_loss</w:t>
      </w:r>
      <w:r>
        <w:rPr>
          <w:rFonts w:ascii="Courier New" w:hAnsi="Courier New" w:cs="Courier New"/>
          <w:color w:val="37474F"/>
          <w:sz w:val="21"/>
          <w:szCs w:val="21"/>
        </w:rPr>
        <w:t>：</w:t>
      </w:r>
      <w:r>
        <w:rPr>
          <w:rFonts w:ascii="Courier New" w:hAnsi="Courier New" w:cs="Courier New"/>
          <w:color w:val="37474F"/>
          <w:sz w:val="21"/>
          <w:szCs w:val="21"/>
        </w:rPr>
        <w:t>0.2750  -  val_acc</w:t>
      </w:r>
      <w:r>
        <w:rPr>
          <w:rFonts w:ascii="Courier New" w:hAnsi="Courier New" w:cs="Courier New"/>
          <w:color w:val="37474F"/>
          <w:sz w:val="21"/>
          <w:szCs w:val="21"/>
        </w:rPr>
        <w:t>：</w:t>
      </w:r>
      <w:r>
        <w:rPr>
          <w:rFonts w:ascii="Courier New" w:hAnsi="Courier New" w:cs="Courier New"/>
          <w:color w:val="37474F"/>
          <w:sz w:val="21"/>
          <w:szCs w:val="21"/>
        </w:rPr>
        <w:t>0.8877  -  val_binary_crossentropy</w:t>
      </w:r>
      <w:r>
        <w:rPr>
          <w:rFonts w:ascii="Courier New" w:hAnsi="Courier New" w:cs="Courier New"/>
          <w:color w:val="37474F"/>
          <w:sz w:val="21"/>
          <w:szCs w:val="21"/>
        </w:rPr>
        <w:t>：</w:t>
      </w:r>
      <w:r>
        <w:rPr>
          <w:rFonts w:ascii="Courier New" w:hAnsi="Courier New" w:cs="Courier New"/>
          <w:color w:val="37474F"/>
          <w:sz w:val="21"/>
          <w:szCs w:val="21"/>
        </w:rPr>
        <w:t>0.2750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0.2447  -  acc</w:t>
      </w:r>
      <w:r>
        <w:rPr>
          <w:rFonts w:ascii="Courier New" w:hAnsi="Courier New" w:cs="Courier New"/>
          <w:color w:val="37474F"/>
          <w:sz w:val="21"/>
          <w:szCs w:val="21"/>
        </w:rPr>
        <w:t>：</w:t>
      </w:r>
      <w:r>
        <w:rPr>
          <w:rFonts w:ascii="Courier New" w:hAnsi="Courier New" w:cs="Courier New"/>
          <w:color w:val="37474F"/>
          <w:sz w:val="21"/>
          <w:szCs w:val="21"/>
        </w:rPr>
        <w:t>0.9154  -  binary_crossentropy</w:t>
      </w:r>
      <w:r>
        <w:rPr>
          <w:rFonts w:ascii="Courier New" w:hAnsi="Courier New" w:cs="Courier New"/>
          <w:color w:val="37474F"/>
          <w:sz w:val="21"/>
          <w:szCs w:val="21"/>
        </w:rPr>
        <w:t>：</w:t>
      </w:r>
      <w:r>
        <w:rPr>
          <w:rFonts w:ascii="Courier New" w:hAnsi="Courier New" w:cs="Courier New"/>
          <w:color w:val="37474F"/>
          <w:sz w:val="21"/>
          <w:szCs w:val="21"/>
        </w:rPr>
        <w:t>0.2447  -  val_loss</w:t>
      </w:r>
      <w:r>
        <w:rPr>
          <w:rFonts w:ascii="Courier New" w:hAnsi="Courier New" w:cs="Courier New"/>
          <w:color w:val="37474F"/>
          <w:sz w:val="21"/>
          <w:szCs w:val="21"/>
        </w:rPr>
        <w:t>：</w:t>
      </w:r>
      <w:r>
        <w:rPr>
          <w:rFonts w:ascii="Courier New" w:hAnsi="Courier New" w:cs="Courier New"/>
          <w:color w:val="37474F"/>
          <w:sz w:val="21"/>
          <w:szCs w:val="21"/>
        </w:rPr>
        <w:t>0.2794  -  val_acc</w:t>
      </w:r>
      <w:r>
        <w:rPr>
          <w:rFonts w:ascii="Courier New" w:hAnsi="Courier New" w:cs="Courier New"/>
          <w:color w:val="37474F"/>
          <w:sz w:val="21"/>
          <w:szCs w:val="21"/>
        </w:rPr>
        <w:t>：</w:t>
      </w:r>
      <w:r>
        <w:rPr>
          <w:rFonts w:ascii="Courier New" w:hAnsi="Courier New" w:cs="Courier New"/>
          <w:color w:val="37474F"/>
          <w:sz w:val="21"/>
          <w:szCs w:val="21"/>
        </w:rPr>
        <w:t>0.8876  -  val_binary_crossentropy</w:t>
      </w:r>
      <w:r>
        <w:rPr>
          <w:rFonts w:ascii="Courier New" w:hAnsi="Courier New" w:cs="Courier New"/>
          <w:color w:val="37474F"/>
          <w:sz w:val="21"/>
          <w:szCs w:val="21"/>
        </w:rPr>
        <w:t>：</w:t>
      </w:r>
      <w:r>
        <w:rPr>
          <w:rFonts w:ascii="Courier New" w:hAnsi="Courier New" w:cs="Courier New"/>
          <w:color w:val="37474F"/>
          <w:sz w:val="21"/>
          <w:szCs w:val="21"/>
        </w:rPr>
        <w:t>0.2794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0.2174  -  acc</w:t>
      </w:r>
      <w:r>
        <w:rPr>
          <w:rFonts w:ascii="Courier New" w:hAnsi="Courier New" w:cs="Courier New"/>
          <w:color w:val="37474F"/>
          <w:sz w:val="21"/>
          <w:szCs w:val="21"/>
        </w:rPr>
        <w:t>：</w:t>
      </w:r>
      <w:r>
        <w:rPr>
          <w:rFonts w:ascii="Courier New" w:hAnsi="Courier New" w:cs="Courier New"/>
          <w:color w:val="37474F"/>
          <w:sz w:val="21"/>
          <w:szCs w:val="21"/>
        </w:rPr>
        <w:t>0.9267  -  binary_crossentropy</w:t>
      </w:r>
      <w:r>
        <w:rPr>
          <w:rFonts w:ascii="Courier New" w:hAnsi="Courier New" w:cs="Courier New"/>
          <w:color w:val="37474F"/>
          <w:sz w:val="21"/>
          <w:szCs w:val="21"/>
        </w:rPr>
        <w:t>：</w:t>
      </w:r>
      <w:r>
        <w:rPr>
          <w:rFonts w:ascii="Courier New" w:hAnsi="Courier New" w:cs="Courier New"/>
          <w:color w:val="37474F"/>
          <w:sz w:val="21"/>
          <w:szCs w:val="21"/>
        </w:rPr>
        <w:t>0.2174  -  val_loss</w:t>
      </w:r>
      <w:r>
        <w:rPr>
          <w:rFonts w:ascii="Courier New" w:hAnsi="Courier New" w:cs="Courier New"/>
          <w:color w:val="37474F"/>
          <w:sz w:val="21"/>
          <w:szCs w:val="21"/>
        </w:rPr>
        <w:t>：</w:t>
      </w:r>
      <w:r>
        <w:rPr>
          <w:rFonts w:ascii="Courier New" w:hAnsi="Courier New" w:cs="Courier New"/>
          <w:color w:val="37474F"/>
          <w:sz w:val="21"/>
          <w:szCs w:val="21"/>
        </w:rPr>
        <w:t>0.2970  -  val_acc</w:t>
      </w:r>
      <w:r>
        <w:rPr>
          <w:rFonts w:ascii="Courier New" w:hAnsi="Courier New" w:cs="Courier New"/>
          <w:color w:val="37474F"/>
          <w:sz w:val="21"/>
          <w:szCs w:val="21"/>
        </w:rPr>
        <w:t>：</w:t>
      </w:r>
      <w:r>
        <w:rPr>
          <w:rFonts w:ascii="Courier New" w:hAnsi="Courier New" w:cs="Courier New"/>
          <w:color w:val="37474F"/>
          <w:sz w:val="21"/>
          <w:szCs w:val="21"/>
        </w:rPr>
        <w:t>0.8860  -  val_binary_crossentropy</w:t>
      </w:r>
      <w:r>
        <w:rPr>
          <w:rFonts w:ascii="Courier New" w:hAnsi="Courier New" w:cs="Courier New"/>
          <w:color w:val="37474F"/>
          <w:sz w:val="21"/>
          <w:szCs w:val="21"/>
        </w:rPr>
        <w:t>：</w:t>
      </w:r>
      <w:r>
        <w:rPr>
          <w:rFonts w:ascii="Courier New" w:hAnsi="Courier New" w:cs="Courier New"/>
          <w:color w:val="37474F"/>
          <w:sz w:val="21"/>
          <w:szCs w:val="21"/>
        </w:rPr>
        <w:t>0.2970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0.1862  -  acc</w:t>
      </w:r>
      <w:r>
        <w:rPr>
          <w:rFonts w:ascii="Courier New" w:hAnsi="Courier New" w:cs="Courier New"/>
          <w:color w:val="37474F"/>
          <w:sz w:val="21"/>
          <w:szCs w:val="21"/>
        </w:rPr>
        <w:t>：</w:t>
      </w:r>
      <w:r>
        <w:rPr>
          <w:rFonts w:ascii="Courier New" w:hAnsi="Courier New" w:cs="Courier New"/>
          <w:color w:val="37474F"/>
          <w:sz w:val="21"/>
          <w:szCs w:val="21"/>
        </w:rPr>
        <w:t>0.9366  -  binary_crossentropy</w:t>
      </w:r>
      <w:r>
        <w:rPr>
          <w:rFonts w:ascii="Courier New" w:hAnsi="Courier New" w:cs="Courier New"/>
          <w:color w:val="37474F"/>
          <w:sz w:val="21"/>
          <w:szCs w:val="21"/>
        </w:rPr>
        <w:t>：</w:t>
      </w:r>
      <w:r>
        <w:rPr>
          <w:rFonts w:ascii="Courier New" w:hAnsi="Courier New" w:cs="Courier New"/>
          <w:color w:val="37474F"/>
          <w:sz w:val="21"/>
          <w:szCs w:val="21"/>
        </w:rPr>
        <w:t>0.1862  -  val_loss</w:t>
      </w:r>
      <w:r>
        <w:rPr>
          <w:rFonts w:ascii="Courier New" w:hAnsi="Courier New" w:cs="Courier New"/>
          <w:color w:val="37474F"/>
          <w:sz w:val="21"/>
          <w:szCs w:val="21"/>
        </w:rPr>
        <w:t>：</w:t>
      </w:r>
      <w:r>
        <w:rPr>
          <w:rFonts w:ascii="Courier New" w:hAnsi="Courier New" w:cs="Courier New"/>
          <w:color w:val="37474F"/>
          <w:sz w:val="21"/>
          <w:szCs w:val="21"/>
        </w:rPr>
        <w:t>0.3034  -  val_acc</w:t>
      </w:r>
      <w:r>
        <w:rPr>
          <w:rFonts w:ascii="Courier New" w:hAnsi="Courier New" w:cs="Courier New"/>
          <w:color w:val="37474F"/>
          <w:sz w:val="21"/>
          <w:szCs w:val="21"/>
        </w:rPr>
        <w:t>：</w:t>
      </w:r>
      <w:r>
        <w:rPr>
          <w:rFonts w:ascii="Courier New" w:hAnsi="Courier New" w:cs="Courier New"/>
          <w:color w:val="37474F"/>
          <w:sz w:val="21"/>
          <w:szCs w:val="21"/>
        </w:rPr>
        <w:t>0.8841  -  val_binary_crossentropy</w:t>
      </w:r>
      <w:r>
        <w:rPr>
          <w:rFonts w:ascii="Courier New" w:hAnsi="Courier New" w:cs="Courier New"/>
          <w:color w:val="37474F"/>
          <w:sz w:val="21"/>
          <w:szCs w:val="21"/>
        </w:rPr>
        <w:t>：</w:t>
      </w:r>
      <w:r>
        <w:rPr>
          <w:rFonts w:ascii="Courier New" w:hAnsi="Courier New" w:cs="Courier New"/>
          <w:color w:val="37474F"/>
          <w:sz w:val="21"/>
          <w:szCs w:val="21"/>
        </w:rPr>
        <w:t>0.3034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0.1679  -  acc</w:t>
      </w:r>
      <w:r>
        <w:rPr>
          <w:rFonts w:ascii="Courier New" w:hAnsi="Courier New" w:cs="Courier New"/>
          <w:color w:val="37474F"/>
          <w:sz w:val="21"/>
          <w:szCs w:val="21"/>
        </w:rPr>
        <w:t>：</w:t>
      </w:r>
      <w:r>
        <w:rPr>
          <w:rFonts w:ascii="Courier New" w:hAnsi="Courier New" w:cs="Courier New"/>
          <w:color w:val="37474F"/>
          <w:sz w:val="21"/>
          <w:szCs w:val="21"/>
        </w:rPr>
        <w:t>0.9427  -  binary_crossentropy</w:t>
      </w:r>
      <w:r>
        <w:rPr>
          <w:rFonts w:ascii="Courier New" w:hAnsi="Courier New" w:cs="Courier New"/>
          <w:color w:val="37474F"/>
          <w:sz w:val="21"/>
          <w:szCs w:val="21"/>
        </w:rPr>
        <w:t>：</w:t>
      </w:r>
      <w:r>
        <w:rPr>
          <w:rFonts w:ascii="Courier New" w:hAnsi="Courier New" w:cs="Courier New"/>
          <w:color w:val="37474F"/>
          <w:sz w:val="21"/>
          <w:szCs w:val="21"/>
        </w:rPr>
        <w:t>0.1679  -  val_loss</w:t>
      </w:r>
      <w:r>
        <w:rPr>
          <w:rFonts w:ascii="Courier New" w:hAnsi="Courier New" w:cs="Courier New"/>
          <w:color w:val="37474F"/>
          <w:sz w:val="21"/>
          <w:szCs w:val="21"/>
        </w:rPr>
        <w:t>：</w:t>
      </w:r>
      <w:r>
        <w:rPr>
          <w:rFonts w:ascii="Courier New" w:hAnsi="Courier New" w:cs="Courier New"/>
          <w:color w:val="37474F"/>
          <w:sz w:val="21"/>
          <w:szCs w:val="21"/>
        </w:rPr>
        <w:t>0.3258  -  val_acc</w:t>
      </w:r>
      <w:r>
        <w:rPr>
          <w:rFonts w:ascii="Courier New" w:hAnsi="Courier New" w:cs="Courier New"/>
          <w:color w:val="37474F"/>
          <w:sz w:val="21"/>
          <w:szCs w:val="21"/>
        </w:rPr>
        <w:t>：</w:t>
      </w:r>
      <w:r>
        <w:rPr>
          <w:rFonts w:ascii="Courier New" w:hAnsi="Courier New" w:cs="Courier New"/>
          <w:color w:val="37474F"/>
          <w:sz w:val="21"/>
          <w:szCs w:val="21"/>
        </w:rPr>
        <w:t>0.8825  -  val_binary_crossentropy</w:t>
      </w:r>
      <w:r>
        <w:rPr>
          <w:rFonts w:ascii="Courier New" w:hAnsi="Courier New" w:cs="Courier New"/>
          <w:color w:val="37474F"/>
          <w:sz w:val="21"/>
          <w:szCs w:val="21"/>
        </w:rPr>
        <w:t>：</w:t>
      </w:r>
      <w:r>
        <w:rPr>
          <w:rFonts w:ascii="Courier New" w:hAnsi="Courier New" w:cs="Courier New"/>
          <w:color w:val="37474F"/>
          <w:sz w:val="21"/>
          <w:szCs w:val="21"/>
        </w:rPr>
        <w:t>0.3258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10/20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0.1499  -  acc</w:t>
      </w:r>
      <w:r>
        <w:rPr>
          <w:rFonts w:ascii="Courier New" w:hAnsi="Courier New" w:cs="Courier New"/>
          <w:color w:val="37474F"/>
          <w:sz w:val="21"/>
          <w:szCs w:val="21"/>
        </w:rPr>
        <w:t>：</w:t>
      </w:r>
      <w:r>
        <w:rPr>
          <w:rFonts w:ascii="Courier New" w:hAnsi="Courier New" w:cs="Courier New"/>
          <w:color w:val="37474F"/>
          <w:sz w:val="21"/>
          <w:szCs w:val="21"/>
        </w:rPr>
        <w:t>0.9491  -  binary_crossentropy</w:t>
      </w:r>
      <w:r>
        <w:rPr>
          <w:rFonts w:ascii="Courier New" w:hAnsi="Courier New" w:cs="Courier New"/>
          <w:color w:val="37474F"/>
          <w:sz w:val="21"/>
          <w:szCs w:val="21"/>
        </w:rPr>
        <w:t>：</w:t>
      </w:r>
      <w:r>
        <w:rPr>
          <w:rFonts w:ascii="Courier New" w:hAnsi="Courier New" w:cs="Courier New"/>
          <w:color w:val="37474F"/>
          <w:sz w:val="21"/>
          <w:szCs w:val="21"/>
        </w:rPr>
        <w:t>0.1499  -  val_loss</w:t>
      </w:r>
      <w:r>
        <w:rPr>
          <w:rFonts w:ascii="Courier New" w:hAnsi="Courier New" w:cs="Courier New"/>
          <w:color w:val="37474F"/>
          <w:sz w:val="21"/>
          <w:szCs w:val="21"/>
        </w:rPr>
        <w:t>：</w:t>
      </w:r>
      <w:r>
        <w:rPr>
          <w:rFonts w:ascii="Courier New" w:hAnsi="Courier New" w:cs="Courier New"/>
          <w:color w:val="37474F"/>
          <w:sz w:val="21"/>
          <w:szCs w:val="21"/>
        </w:rPr>
        <w:t>0.3374  -  val_acc</w:t>
      </w:r>
      <w:r>
        <w:rPr>
          <w:rFonts w:ascii="Courier New" w:hAnsi="Courier New" w:cs="Courier New"/>
          <w:color w:val="37474F"/>
          <w:sz w:val="21"/>
          <w:szCs w:val="21"/>
        </w:rPr>
        <w:t>：</w:t>
      </w:r>
      <w:r>
        <w:rPr>
          <w:rFonts w:ascii="Courier New" w:hAnsi="Courier New" w:cs="Courier New"/>
          <w:color w:val="37474F"/>
          <w:sz w:val="21"/>
          <w:szCs w:val="21"/>
        </w:rPr>
        <w:t>0.8813  -  val_binary_crossentropy</w:t>
      </w:r>
      <w:r>
        <w:rPr>
          <w:rFonts w:ascii="Courier New" w:hAnsi="Courier New" w:cs="Courier New"/>
          <w:color w:val="37474F"/>
          <w:sz w:val="21"/>
          <w:szCs w:val="21"/>
        </w:rPr>
        <w:t>：</w:t>
      </w:r>
      <w:r>
        <w:rPr>
          <w:rFonts w:ascii="Courier New" w:hAnsi="Courier New" w:cs="Courier New"/>
          <w:color w:val="37474F"/>
          <w:sz w:val="21"/>
          <w:szCs w:val="21"/>
        </w:rPr>
        <w:t>0.3374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0.1373  -  acc</w:t>
      </w:r>
      <w:r>
        <w:rPr>
          <w:rFonts w:ascii="Courier New" w:hAnsi="Courier New" w:cs="Courier New"/>
          <w:color w:val="37474F"/>
          <w:sz w:val="21"/>
          <w:szCs w:val="21"/>
        </w:rPr>
        <w:t>：</w:t>
      </w:r>
      <w:r>
        <w:rPr>
          <w:rFonts w:ascii="Courier New" w:hAnsi="Courier New" w:cs="Courier New"/>
          <w:color w:val="37474F"/>
          <w:sz w:val="21"/>
          <w:szCs w:val="21"/>
        </w:rPr>
        <w:t>0.9532  -  binary_crossentropy</w:t>
      </w:r>
      <w:r>
        <w:rPr>
          <w:rFonts w:ascii="Courier New" w:hAnsi="Courier New" w:cs="Courier New"/>
          <w:color w:val="37474F"/>
          <w:sz w:val="21"/>
          <w:szCs w:val="21"/>
        </w:rPr>
        <w:t>：</w:t>
      </w:r>
      <w:r>
        <w:rPr>
          <w:rFonts w:ascii="Courier New" w:hAnsi="Courier New" w:cs="Courier New"/>
          <w:color w:val="37474F"/>
          <w:sz w:val="21"/>
          <w:szCs w:val="21"/>
        </w:rPr>
        <w:t>0.1373  -  val_loss</w:t>
      </w:r>
      <w:r>
        <w:rPr>
          <w:rFonts w:ascii="Courier New" w:hAnsi="Courier New" w:cs="Courier New"/>
          <w:color w:val="37474F"/>
          <w:sz w:val="21"/>
          <w:szCs w:val="21"/>
        </w:rPr>
        <w:t>：</w:t>
      </w:r>
      <w:r>
        <w:rPr>
          <w:rFonts w:ascii="Courier New" w:hAnsi="Courier New" w:cs="Courier New"/>
          <w:color w:val="37474F"/>
          <w:sz w:val="21"/>
          <w:szCs w:val="21"/>
        </w:rPr>
        <w:t>0.3600  -  val_acc</w:t>
      </w:r>
      <w:r>
        <w:rPr>
          <w:rFonts w:ascii="Courier New" w:hAnsi="Courier New" w:cs="Courier New"/>
          <w:color w:val="37474F"/>
          <w:sz w:val="21"/>
          <w:szCs w:val="21"/>
        </w:rPr>
        <w:t>：</w:t>
      </w:r>
      <w:r>
        <w:rPr>
          <w:rFonts w:ascii="Courier New" w:hAnsi="Courier New" w:cs="Courier New"/>
          <w:color w:val="37474F"/>
          <w:sz w:val="21"/>
          <w:szCs w:val="21"/>
        </w:rPr>
        <w:t>0.8812  -  val_binary_crossentropy</w:t>
      </w:r>
      <w:r>
        <w:rPr>
          <w:rFonts w:ascii="Courier New" w:hAnsi="Courier New" w:cs="Courier New"/>
          <w:color w:val="37474F"/>
          <w:sz w:val="21"/>
          <w:szCs w:val="21"/>
        </w:rPr>
        <w:t>：</w:t>
      </w:r>
      <w:r>
        <w:rPr>
          <w:rFonts w:ascii="Courier New" w:hAnsi="Courier New" w:cs="Courier New"/>
          <w:color w:val="37474F"/>
          <w:sz w:val="21"/>
          <w:szCs w:val="21"/>
        </w:rPr>
        <w:t>0.3600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0.1267  -  acc</w:t>
      </w:r>
      <w:r>
        <w:rPr>
          <w:rFonts w:ascii="Courier New" w:hAnsi="Courier New" w:cs="Courier New"/>
          <w:color w:val="37474F"/>
          <w:sz w:val="21"/>
          <w:szCs w:val="21"/>
        </w:rPr>
        <w:t>：</w:t>
      </w:r>
      <w:r>
        <w:rPr>
          <w:rFonts w:ascii="Courier New" w:hAnsi="Courier New" w:cs="Courier New"/>
          <w:color w:val="37474F"/>
          <w:sz w:val="21"/>
          <w:szCs w:val="21"/>
        </w:rPr>
        <w:t>0.9561  -  binary_crossentropy</w:t>
      </w:r>
      <w:r>
        <w:rPr>
          <w:rFonts w:ascii="Courier New" w:hAnsi="Courier New" w:cs="Courier New"/>
          <w:color w:val="37474F"/>
          <w:sz w:val="21"/>
          <w:szCs w:val="21"/>
        </w:rPr>
        <w:t>：</w:t>
      </w:r>
      <w:r>
        <w:rPr>
          <w:rFonts w:ascii="Courier New" w:hAnsi="Courier New" w:cs="Courier New"/>
          <w:color w:val="37474F"/>
          <w:sz w:val="21"/>
          <w:szCs w:val="21"/>
        </w:rPr>
        <w:t>0.1267  -  val_loss</w:t>
      </w:r>
      <w:r>
        <w:rPr>
          <w:rFonts w:ascii="Courier New" w:hAnsi="Courier New" w:cs="Courier New"/>
          <w:color w:val="37474F"/>
          <w:sz w:val="21"/>
          <w:szCs w:val="21"/>
        </w:rPr>
        <w:t>：</w:t>
      </w:r>
      <w:r>
        <w:rPr>
          <w:rFonts w:ascii="Courier New" w:hAnsi="Courier New" w:cs="Courier New"/>
          <w:color w:val="37474F"/>
          <w:sz w:val="21"/>
          <w:szCs w:val="21"/>
        </w:rPr>
        <w:t>0.3735  -  val_acc</w:t>
      </w:r>
      <w:r>
        <w:rPr>
          <w:rFonts w:ascii="Courier New" w:hAnsi="Courier New" w:cs="Courier New"/>
          <w:color w:val="37474F"/>
          <w:sz w:val="21"/>
          <w:szCs w:val="21"/>
        </w:rPr>
        <w:t>：</w:t>
      </w:r>
      <w:r>
        <w:rPr>
          <w:rFonts w:ascii="Courier New" w:hAnsi="Courier New" w:cs="Courier New"/>
          <w:color w:val="37474F"/>
          <w:sz w:val="21"/>
          <w:szCs w:val="21"/>
        </w:rPr>
        <w:t>0.8792  -  val_binary_crossentropy</w:t>
      </w:r>
      <w:r>
        <w:rPr>
          <w:rFonts w:ascii="Courier New" w:hAnsi="Courier New" w:cs="Courier New"/>
          <w:color w:val="37474F"/>
          <w:sz w:val="21"/>
          <w:szCs w:val="21"/>
        </w:rPr>
        <w:t>：</w:t>
      </w:r>
      <w:r>
        <w:rPr>
          <w:rFonts w:ascii="Courier New" w:hAnsi="Courier New" w:cs="Courier New"/>
          <w:color w:val="37474F"/>
          <w:sz w:val="21"/>
          <w:szCs w:val="21"/>
        </w:rPr>
        <w:t>0.3735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13/20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0.1183  -  acc</w:t>
      </w:r>
      <w:r>
        <w:rPr>
          <w:rFonts w:ascii="Courier New" w:hAnsi="Courier New" w:cs="Courier New"/>
          <w:color w:val="37474F"/>
          <w:sz w:val="21"/>
          <w:szCs w:val="21"/>
        </w:rPr>
        <w:t>：</w:t>
      </w:r>
      <w:r>
        <w:rPr>
          <w:rFonts w:ascii="Courier New" w:hAnsi="Courier New" w:cs="Courier New"/>
          <w:color w:val="37474F"/>
          <w:sz w:val="21"/>
          <w:szCs w:val="21"/>
        </w:rPr>
        <w:t>0.9607  -  binary_crossentropy</w:t>
      </w:r>
      <w:r>
        <w:rPr>
          <w:rFonts w:ascii="Courier New" w:hAnsi="Courier New" w:cs="Courier New"/>
          <w:color w:val="37474F"/>
          <w:sz w:val="21"/>
          <w:szCs w:val="21"/>
        </w:rPr>
        <w:t>：</w:t>
      </w:r>
      <w:r>
        <w:rPr>
          <w:rFonts w:ascii="Courier New" w:hAnsi="Courier New" w:cs="Courier New"/>
          <w:color w:val="37474F"/>
          <w:sz w:val="21"/>
          <w:szCs w:val="21"/>
        </w:rPr>
        <w:t>0.1183  -  val_loss</w:t>
      </w:r>
      <w:r>
        <w:rPr>
          <w:rFonts w:ascii="Courier New" w:hAnsi="Courier New" w:cs="Courier New"/>
          <w:color w:val="37474F"/>
          <w:sz w:val="21"/>
          <w:szCs w:val="21"/>
        </w:rPr>
        <w:t>：</w:t>
      </w:r>
      <w:r>
        <w:rPr>
          <w:rFonts w:ascii="Courier New" w:hAnsi="Courier New" w:cs="Courier New"/>
          <w:color w:val="37474F"/>
          <w:sz w:val="21"/>
          <w:szCs w:val="21"/>
        </w:rPr>
        <w:t>0.4033  -  val_acc</w:t>
      </w:r>
      <w:r>
        <w:rPr>
          <w:rFonts w:ascii="Courier New" w:hAnsi="Courier New" w:cs="Courier New"/>
          <w:color w:val="37474F"/>
          <w:sz w:val="21"/>
          <w:szCs w:val="21"/>
        </w:rPr>
        <w:t>：</w:t>
      </w:r>
      <w:r>
        <w:rPr>
          <w:rFonts w:ascii="Courier New" w:hAnsi="Courier New" w:cs="Courier New"/>
          <w:color w:val="37474F"/>
          <w:sz w:val="21"/>
          <w:szCs w:val="21"/>
        </w:rPr>
        <w:t>0.8795  -  val_binary_crossentropy</w:t>
      </w:r>
      <w:r>
        <w:rPr>
          <w:rFonts w:ascii="Courier New" w:hAnsi="Courier New" w:cs="Courier New"/>
          <w:color w:val="37474F"/>
          <w:sz w:val="21"/>
          <w:szCs w:val="21"/>
        </w:rPr>
        <w:t>：</w:t>
      </w:r>
      <w:r>
        <w:rPr>
          <w:rFonts w:ascii="Courier New" w:hAnsi="Courier New" w:cs="Courier New"/>
          <w:color w:val="37474F"/>
          <w:sz w:val="21"/>
          <w:szCs w:val="21"/>
        </w:rPr>
        <w:t>0.4033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14/20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0.1119  -  acc</w:t>
      </w:r>
      <w:r>
        <w:rPr>
          <w:rFonts w:ascii="Courier New" w:hAnsi="Courier New" w:cs="Courier New"/>
          <w:color w:val="37474F"/>
          <w:sz w:val="21"/>
          <w:szCs w:val="21"/>
        </w:rPr>
        <w:t>：</w:t>
      </w:r>
      <w:r>
        <w:rPr>
          <w:rFonts w:ascii="Courier New" w:hAnsi="Courier New" w:cs="Courier New"/>
          <w:color w:val="37474F"/>
          <w:sz w:val="21"/>
          <w:szCs w:val="21"/>
        </w:rPr>
        <w:t>0.9617  -  binary_crossentropy</w:t>
      </w:r>
      <w:r>
        <w:rPr>
          <w:rFonts w:ascii="Courier New" w:hAnsi="Courier New" w:cs="Courier New"/>
          <w:color w:val="37474F"/>
          <w:sz w:val="21"/>
          <w:szCs w:val="21"/>
        </w:rPr>
        <w:t>：</w:t>
      </w:r>
      <w:r>
        <w:rPr>
          <w:rFonts w:ascii="Courier New" w:hAnsi="Courier New" w:cs="Courier New"/>
          <w:color w:val="37474F"/>
          <w:sz w:val="21"/>
          <w:szCs w:val="21"/>
        </w:rPr>
        <w:t>0.1119  -  val_loss</w:t>
      </w:r>
      <w:r>
        <w:rPr>
          <w:rFonts w:ascii="Courier New" w:hAnsi="Courier New" w:cs="Courier New"/>
          <w:color w:val="37474F"/>
          <w:sz w:val="21"/>
          <w:szCs w:val="21"/>
        </w:rPr>
        <w:t>：</w:t>
      </w:r>
      <w:r>
        <w:rPr>
          <w:rFonts w:ascii="Courier New" w:hAnsi="Courier New" w:cs="Courier New"/>
          <w:color w:val="37474F"/>
          <w:sz w:val="21"/>
          <w:szCs w:val="21"/>
        </w:rPr>
        <w:t>0.4225  -  val_acc</w:t>
      </w:r>
      <w:r>
        <w:rPr>
          <w:rFonts w:ascii="Courier New" w:hAnsi="Courier New" w:cs="Courier New"/>
          <w:color w:val="37474F"/>
          <w:sz w:val="21"/>
          <w:szCs w:val="21"/>
        </w:rPr>
        <w:t>：</w:t>
      </w:r>
      <w:r>
        <w:rPr>
          <w:rFonts w:ascii="Courier New" w:hAnsi="Courier New" w:cs="Courier New"/>
          <w:color w:val="37474F"/>
          <w:sz w:val="21"/>
          <w:szCs w:val="21"/>
        </w:rPr>
        <w:t>0.8792  -  val_binary_crossentropy</w:t>
      </w:r>
      <w:r>
        <w:rPr>
          <w:rFonts w:ascii="Courier New" w:hAnsi="Courier New" w:cs="Courier New"/>
          <w:color w:val="37474F"/>
          <w:sz w:val="21"/>
          <w:szCs w:val="21"/>
        </w:rPr>
        <w:t>：</w:t>
      </w:r>
      <w:r>
        <w:rPr>
          <w:rFonts w:ascii="Courier New" w:hAnsi="Courier New" w:cs="Courier New"/>
          <w:color w:val="37474F"/>
          <w:sz w:val="21"/>
          <w:szCs w:val="21"/>
        </w:rPr>
        <w:t>0.4225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0.1038  -  acc</w:t>
      </w:r>
      <w:r>
        <w:rPr>
          <w:rFonts w:ascii="Courier New" w:hAnsi="Courier New" w:cs="Courier New"/>
          <w:color w:val="37474F"/>
          <w:sz w:val="21"/>
          <w:szCs w:val="21"/>
        </w:rPr>
        <w:t>：</w:t>
      </w:r>
      <w:r>
        <w:rPr>
          <w:rFonts w:ascii="Courier New" w:hAnsi="Courier New" w:cs="Courier New"/>
          <w:color w:val="37474F"/>
          <w:sz w:val="21"/>
          <w:szCs w:val="21"/>
        </w:rPr>
        <w:t>0.9639  -  binary_crossentropy</w:t>
      </w:r>
      <w:r>
        <w:rPr>
          <w:rFonts w:ascii="Courier New" w:hAnsi="Courier New" w:cs="Courier New"/>
          <w:color w:val="37474F"/>
          <w:sz w:val="21"/>
          <w:szCs w:val="21"/>
        </w:rPr>
        <w:t>：</w:t>
      </w:r>
      <w:r>
        <w:rPr>
          <w:rFonts w:ascii="Courier New" w:hAnsi="Courier New" w:cs="Courier New"/>
          <w:color w:val="37474F"/>
          <w:sz w:val="21"/>
          <w:szCs w:val="21"/>
        </w:rPr>
        <w:t>0.1038  -  val_loss</w:t>
      </w:r>
      <w:r>
        <w:rPr>
          <w:rFonts w:ascii="Courier New" w:hAnsi="Courier New" w:cs="Courier New"/>
          <w:color w:val="37474F"/>
          <w:sz w:val="21"/>
          <w:szCs w:val="21"/>
        </w:rPr>
        <w:t>：</w:t>
      </w:r>
      <w:r>
        <w:rPr>
          <w:rFonts w:ascii="Courier New" w:hAnsi="Courier New" w:cs="Courier New"/>
          <w:color w:val="37474F"/>
          <w:sz w:val="21"/>
          <w:szCs w:val="21"/>
        </w:rPr>
        <w:t>0.4444  -  val_acc</w:t>
      </w:r>
      <w:r>
        <w:rPr>
          <w:rFonts w:ascii="Courier New" w:hAnsi="Courier New" w:cs="Courier New"/>
          <w:color w:val="37474F"/>
          <w:sz w:val="21"/>
          <w:szCs w:val="21"/>
        </w:rPr>
        <w:t>：</w:t>
      </w:r>
      <w:r>
        <w:rPr>
          <w:rFonts w:ascii="Courier New" w:hAnsi="Courier New" w:cs="Courier New"/>
          <w:color w:val="37474F"/>
          <w:sz w:val="21"/>
          <w:szCs w:val="21"/>
        </w:rPr>
        <w:t>0.8776  -  val_binary_crossentropy</w:t>
      </w:r>
      <w:r>
        <w:rPr>
          <w:rFonts w:ascii="Courier New" w:hAnsi="Courier New" w:cs="Courier New"/>
          <w:color w:val="37474F"/>
          <w:sz w:val="21"/>
          <w:szCs w:val="21"/>
        </w:rPr>
        <w:t>：</w:t>
      </w:r>
      <w:r>
        <w:rPr>
          <w:rFonts w:ascii="Courier New" w:hAnsi="Courier New" w:cs="Courier New"/>
          <w:color w:val="37474F"/>
          <w:sz w:val="21"/>
          <w:szCs w:val="21"/>
        </w:rPr>
        <w:t>0.4444</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16/20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0.1022  -  acc</w:t>
      </w:r>
      <w:r>
        <w:rPr>
          <w:rFonts w:ascii="Courier New" w:hAnsi="Courier New" w:cs="Courier New"/>
          <w:color w:val="37474F"/>
          <w:sz w:val="21"/>
          <w:szCs w:val="21"/>
        </w:rPr>
        <w:t>：</w:t>
      </w:r>
      <w:r>
        <w:rPr>
          <w:rFonts w:ascii="Courier New" w:hAnsi="Courier New" w:cs="Courier New"/>
          <w:color w:val="37474F"/>
          <w:sz w:val="21"/>
          <w:szCs w:val="21"/>
        </w:rPr>
        <w:t>0.9640  -  binary_crossentropy</w:t>
      </w:r>
      <w:r>
        <w:rPr>
          <w:rFonts w:ascii="Courier New" w:hAnsi="Courier New" w:cs="Courier New"/>
          <w:color w:val="37474F"/>
          <w:sz w:val="21"/>
          <w:szCs w:val="21"/>
        </w:rPr>
        <w:t>：</w:t>
      </w:r>
      <w:r>
        <w:rPr>
          <w:rFonts w:ascii="Courier New" w:hAnsi="Courier New" w:cs="Courier New"/>
          <w:color w:val="37474F"/>
          <w:sz w:val="21"/>
          <w:szCs w:val="21"/>
        </w:rPr>
        <w:t>0.1022  -  val_loss</w:t>
      </w:r>
      <w:r>
        <w:rPr>
          <w:rFonts w:ascii="Courier New" w:hAnsi="Courier New" w:cs="Courier New"/>
          <w:color w:val="37474F"/>
          <w:sz w:val="21"/>
          <w:szCs w:val="21"/>
        </w:rPr>
        <w:t>：</w:t>
      </w:r>
      <w:r>
        <w:rPr>
          <w:rFonts w:ascii="Courier New" w:hAnsi="Courier New" w:cs="Courier New"/>
          <w:color w:val="37474F"/>
          <w:sz w:val="21"/>
          <w:szCs w:val="21"/>
        </w:rPr>
        <w:t>0.4432  -  val_acc</w:t>
      </w:r>
      <w:r>
        <w:rPr>
          <w:rFonts w:ascii="Courier New" w:hAnsi="Courier New" w:cs="Courier New"/>
          <w:color w:val="37474F"/>
          <w:sz w:val="21"/>
          <w:szCs w:val="21"/>
        </w:rPr>
        <w:t>：</w:t>
      </w:r>
      <w:r>
        <w:rPr>
          <w:rFonts w:ascii="Courier New" w:hAnsi="Courier New" w:cs="Courier New"/>
          <w:color w:val="37474F"/>
          <w:sz w:val="21"/>
          <w:szCs w:val="21"/>
        </w:rPr>
        <w:t>0.8784  -  val_binary_crossentropy</w:t>
      </w:r>
      <w:r>
        <w:rPr>
          <w:rFonts w:ascii="Courier New" w:hAnsi="Courier New" w:cs="Courier New"/>
          <w:color w:val="37474F"/>
          <w:sz w:val="21"/>
          <w:szCs w:val="21"/>
        </w:rPr>
        <w:t>：</w:t>
      </w:r>
      <w:r>
        <w:rPr>
          <w:rFonts w:ascii="Courier New" w:hAnsi="Courier New" w:cs="Courier New"/>
          <w:color w:val="37474F"/>
          <w:sz w:val="21"/>
          <w:szCs w:val="21"/>
        </w:rPr>
        <w:t>0.4432</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0.0933  -  acc</w:t>
      </w:r>
      <w:r>
        <w:rPr>
          <w:rFonts w:ascii="Courier New" w:hAnsi="Courier New" w:cs="Courier New"/>
          <w:color w:val="37474F"/>
          <w:sz w:val="21"/>
          <w:szCs w:val="21"/>
        </w:rPr>
        <w:t>：</w:t>
      </w:r>
      <w:r>
        <w:rPr>
          <w:rFonts w:ascii="Courier New" w:hAnsi="Courier New" w:cs="Courier New"/>
          <w:color w:val="37474F"/>
          <w:sz w:val="21"/>
          <w:szCs w:val="21"/>
        </w:rPr>
        <w:t>0.9664  -  binary_crossentropy</w:t>
      </w:r>
      <w:r>
        <w:rPr>
          <w:rFonts w:ascii="Courier New" w:hAnsi="Courier New" w:cs="Courier New"/>
          <w:color w:val="37474F"/>
          <w:sz w:val="21"/>
          <w:szCs w:val="21"/>
        </w:rPr>
        <w:t>：</w:t>
      </w:r>
      <w:r>
        <w:rPr>
          <w:rFonts w:ascii="Courier New" w:hAnsi="Courier New" w:cs="Courier New"/>
          <w:color w:val="37474F"/>
          <w:sz w:val="21"/>
          <w:szCs w:val="21"/>
        </w:rPr>
        <w:t>0.0933  -  val_loss</w:t>
      </w:r>
      <w:r>
        <w:rPr>
          <w:rFonts w:ascii="Courier New" w:hAnsi="Courier New" w:cs="Courier New"/>
          <w:color w:val="37474F"/>
          <w:sz w:val="21"/>
          <w:szCs w:val="21"/>
        </w:rPr>
        <w:t>：</w:t>
      </w:r>
      <w:r>
        <w:rPr>
          <w:rFonts w:ascii="Courier New" w:hAnsi="Courier New" w:cs="Courier New"/>
          <w:color w:val="37474F"/>
          <w:sz w:val="21"/>
          <w:szCs w:val="21"/>
        </w:rPr>
        <w:t>0.4917  -  val_acc</w:t>
      </w:r>
      <w:r>
        <w:rPr>
          <w:rFonts w:ascii="Courier New" w:hAnsi="Courier New" w:cs="Courier New"/>
          <w:color w:val="37474F"/>
          <w:sz w:val="21"/>
          <w:szCs w:val="21"/>
        </w:rPr>
        <w:t>：</w:t>
      </w:r>
      <w:r>
        <w:rPr>
          <w:rFonts w:ascii="Courier New" w:hAnsi="Courier New" w:cs="Courier New"/>
          <w:color w:val="37474F"/>
          <w:sz w:val="21"/>
          <w:szCs w:val="21"/>
        </w:rPr>
        <w:t>0.8774  -  val_binary_crossentropy</w:t>
      </w:r>
      <w:r>
        <w:rPr>
          <w:rFonts w:ascii="Courier New" w:hAnsi="Courier New" w:cs="Courier New"/>
          <w:color w:val="37474F"/>
          <w:sz w:val="21"/>
          <w:szCs w:val="21"/>
        </w:rPr>
        <w:t>：</w:t>
      </w:r>
      <w:r>
        <w:rPr>
          <w:rFonts w:ascii="Courier New" w:hAnsi="Courier New" w:cs="Courier New"/>
          <w:color w:val="37474F"/>
          <w:sz w:val="21"/>
          <w:szCs w:val="21"/>
        </w:rPr>
        <w:t>0.4917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18/20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0.0890  -  acc</w:t>
      </w:r>
      <w:r>
        <w:rPr>
          <w:rFonts w:ascii="Courier New" w:hAnsi="Courier New" w:cs="Courier New"/>
          <w:color w:val="37474F"/>
          <w:sz w:val="21"/>
          <w:szCs w:val="21"/>
        </w:rPr>
        <w:t>：</w:t>
      </w:r>
      <w:r>
        <w:rPr>
          <w:rFonts w:ascii="Courier New" w:hAnsi="Courier New" w:cs="Courier New"/>
          <w:color w:val="37474F"/>
          <w:sz w:val="21"/>
          <w:szCs w:val="21"/>
        </w:rPr>
        <w:t>0.9690  -  binary_crossentropy</w:t>
      </w:r>
      <w:r>
        <w:rPr>
          <w:rFonts w:ascii="Courier New" w:hAnsi="Courier New" w:cs="Courier New"/>
          <w:color w:val="37474F"/>
          <w:sz w:val="21"/>
          <w:szCs w:val="21"/>
        </w:rPr>
        <w:t>：</w:t>
      </w:r>
      <w:r>
        <w:rPr>
          <w:rFonts w:ascii="Courier New" w:hAnsi="Courier New" w:cs="Courier New"/>
          <w:color w:val="37474F"/>
          <w:sz w:val="21"/>
          <w:szCs w:val="21"/>
        </w:rPr>
        <w:t>0.0890  -  val_loss</w:t>
      </w:r>
      <w:r>
        <w:rPr>
          <w:rFonts w:ascii="Courier New" w:hAnsi="Courier New" w:cs="Courier New"/>
          <w:color w:val="37474F"/>
          <w:sz w:val="21"/>
          <w:szCs w:val="21"/>
        </w:rPr>
        <w:t>：</w:t>
      </w:r>
      <w:r>
        <w:rPr>
          <w:rFonts w:ascii="Courier New" w:hAnsi="Courier New" w:cs="Courier New"/>
          <w:color w:val="37474F"/>
          <w:sz w:val="21"/>
          <w:szCs w:val="21"/>
        </w:rPr>
        <w:t>0.4953  -  val_acc</w:t>
      </w:r>
      <w:r>
        <w:rPr>
          <w:rFonts w:ascii="Courier New" w:hAnsi="Courier New" w:cs="Courier New"/>
          <w:color w:val="37474F"/>
          <w:sz w:val="21"/>
          <w:szCs w:val="21"/>
        </w:rPr>
        <w:t>：</w:t>
      </w:r>
      <w:r>
        <w:rPr>
          <w:rFonts w:ascii="Courier New" w:hAnsi="Courier New" w:cs="Courier New"/>
          <w:color w:val="37474F"/>
          <w:sz w:val="21"/>
          <w:szCs w:val="21"/>
        </w:rPr>
        <w:t>0.8766  -  val_binary_crossentropy</w:t>
      </w:r>
      <w:r>
        <w:rPr>
          <w:rFonts w:ascii="Courier New" w:hAnsi="Courier New" w:cs="Courier New"/>
          <w:color w:val="37474F"/>
          <w:sz w:val="21"/>
          <w:szCs w:val="21"/>
        </w:rPr>
        <w:t>：</w:t>
      </w:r>
      <w:r>
        <w:rPr>
          <w:rFonts w:ascii="Courier New" w:hAnsi="Courier New" w:cs="Courier New"/>
          <w:color w:val="37474F"/>
          <w:sz w:val="21"/>
          <w:szCs w:val="21"/>
        </w:rPr>
        <w:t>0.4953</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19/20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0.0875  -  acc</w:t>
      </w:r>
      <w:r>
        <w:rPr>
          <w:rFonts w:ascii="Courier New" w:hAnsi="Courier New" w:cs="Courier New"/>
          <w:color w:val="37474F"/>
          <w:sz w:val="21"/>
          <w:szCs w:val="21"/>
        </w:rPr>
        <w:t>：</w:t>
      </w:r>
      <w:r>
        <w:rPr>
          <w:rFonts w:ascii="Courier New" w:hAnsi="Courier New" w:cs="Courier New"/>
          <w:color w:val="37474F"/>
          <w:sz w:val="21"/>
          <w:szCs w:val="21"/>
        </w:rPr>
        <w:t>0.9677  -  binary_crossentropy</w:t>
      </w:r>
      <w:r>
        <w:rPr>
          <w:rFonts w:ascii="Courier New" w:hAnsi="Courier New" w:cs="Courier New"/>
          <w:color w:val="37474F"/>
          <w:sz w:val="21"/>
          <w:szCs w:val="21"/>
        </w:rPr>
        <w:t>：</w:t>
      </w:r>
      <w:r>
        <w:rPr>
          <w:rFonts w:ascii="Courier New" w:hAnsi="Courier New" w:cs="Courier New"/>
          <w:color w:val="37474F"/>
          <w:sz w:val="21"/>
          <w:szCs w:val="21"/>
        </w:rPr>
        <w:t>0.0875  -  val_loss</w:t>
      </w:r>
      <w:r>
        <w:rPr>
          <w:rFonts w:ascii="Courier New" w:hAnsi="Courier New" w:cs="Courier New"/>
          <w:color w:val="37474F"/>
          <w:sz w:val="21"/>
          <w:szCs w:val="21"/>
        </w:rPr>
        <w:t>：</w:t>
      </w:r>
      <w:r>
        <w:rPr>
          <w:rFonts w:ascii="Courier New" w:hAnsi="Courier New" w:cs="Courier New"/>
          <w:color w:val="37474F"/>
          <w:sz w:val="21"/>
          <w:szCs w:val="21"/>
        </w:rPr>
        <w:t>0.5295  -  val_acc</w:t>
      </w:r>
      <w:r>
        <w:rPr>
          <w:rFonts w:ascii="Courier New" w:hAnsi="Courier New" w:cs="Courier New"/>
          <w:color w:val="37474F"/>
          <w:sz w:val="21"/>
          <w:szCs w:val="21"/>
        </w:rPr>
        <w:t>：</w:t>
      </w:r>
      <w:r>
        <w:rPr>
          <w:rFonts w:ascii="Courier New" w:hAnsi="Courier New" w:cs="Courier New"/>
          <w:color w:val="37474F"/>
          <w:sz w:val="21"/>
          <w:szCs w:val="21"/>
        </w:rPr>
        <w:t>0.8754  -  val_binary_crossentropy</w:t>
      </w:r>
      <w:r>
        <w:rPr>
          <w:rFonts w:ascii="Courier New" w:hAnsi="Courier New" w:cs="Courier New"/>
          <w:color w:val="37474F"/>
          <w:sz w:val="21"/>
          <w:szCs w:val="21"/>
        </w:rPr>
        <w:t>：</w:t>
      </w:r>
      <w:r>
        <w:rPr>
          <w:rFonts w:ascii="Courier New" w:hAnsi="Courier New" w:cs="Courier New"/>
          <w:color w:val="37474F"/>
          <w:sz w:val="21"/>
          <w:szCs w:val="21"/>
        </w:rPr>
        <w:t>0.5295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20/20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  4s  - </w:t>
      </w:r>
      <w:r>
        <w:rPr>
          <w:rFonts w:ascii="Courier New" w:hAnsi="Courier New" w:cs="Courier New"/>
          <w:color w:val="37474F"/>
          <w:sz w:val="21"/>
          <w:szCs w:val="21"/>
        </w:rPr>
        <w:t>损失：</w:t>
      </w:r>
      <w:r>
        <w:rPr>
          <w:rFonts w:ascii="Courier New" w:hAnsi="Courier New" w:cs="Courier New"/>
          <w:color w:val="37474F"/>
          <w:sz w:val="21"/>
          <w:szCs w:val="21"/>
        </w:rPr>
        <w:t>0.0834  -  acc</w:t>
      </w:r>
      <w:r>
        <w:rPr>
          <w:rFonts w:ascii="Courier New" w:hAnsi="Courier New" w:cs="Courier New"/>
          <w:color w:val="37474F"/>
          <w:sz w:val="21"/>
          <w:szCs w:val="21"/>
        </w:rPr>
        <w:t>：</w:t>
      </w:r>
      <w:r>
        <w:rPr>
          <w:rFonts w:ascii="Courier New" w:hAnsi="Courier New" w:cs="Courier New"/>
          <w:color w:val="37474F"/>
          <w:sz w:val="21"/>
          <w:szCs w:val="21"/>
        </w:rPr>
        <w:t>0.9700  -  binary_crossentropy</w:t>
      </w:r>
      <w:r>
        <w:rPr>
          <w:rFonts w:ascii="Courier New" w:hAnsi="Courier New" w:cs="Courier New"/>
          <w:color w:val="37474F"/>
          <w:sz w:val="21"/>
          <w:szCs w:val="21"/>
        </w:rPr>
        <w:t>：</w:t>
      </w:r>
      <w:r>
        <w:rPr>
          <w:rFonts w:ascii="Courier New" w:hAnsi="Courier New" w:cs="Courier New"/>
          <w:color w:val="37474F"/>
          <w:sz w:val="21"/>
          <w:szCs w:val="21"/>
        </w:rPr>
        <w:t>0.0834  -  val_loss</w:t>
      </w:r>
      <w:r>
        <w:rPr>
          <w:rFonts w:ascii="Courier New" w:hAnsi="Courier New" w:cs="Courier New"/>
          <w:color w:val="37474F"/>
          <w:sz w:val="21"/>
          <w:szCs w:val="21"/>
        </w:rPr>
        <w:t>：</w:t>
      </w:r>
      <w:r>
        <w:rPr>
          <w:rFonts w:ascii="Courier New" w:hAnsi="Courier New" w:cs="Courier New"/>
          <w:color w:val="37474F"/>
          <w:sz w:val="21"/>
          <w:szCs w:val="21"/>
        </w:rPr>
        <w:t>0.5309  -  val_acc</w:t>
      </w:r>
      <w:r>
        <w:rPr>
          <w:rFonts w:ascii="Courier New" w:hAnsi="Courier New" w:cs="Courier New"/>
          <w:color w:val="37474F"/>
          <w:sz w:val="21"/>
          <w:szCs w:val="21"/>
        </w:rPr>
        <w:t>：</w:t>
      </w:r>
      <w:r>
        <w:rPr>
          <w:rFonts w:ascii="Courier New" w:hAnsi="Courier New" w:cs="Courier New"/>
          <w:color w:val="37474F"/>
          <w:sz w:val="21"/>
          <w:szCs w:val="21"/>
        </w:rPr>
        <w:t>0.8749  -  val_binary_crossentropy</w:t>
      </w:r>
      <w:r>
        <w:rPr>
          <w:rFonts w:ascii="Courier New" w:hAnsi="Courier New" w:cs="Courier New"/>
          <w:color w:val="37474F"/>
          <w:sz w:val="21"/>
          <w:szCs w:val="21"/>
        </w:rPr>
        <w:t>：</w:t>
      </w:r>
      <w:r>
        <w:rPr>
          <w:rFonts w:ascii="Courier New" w:hAnsi="Courier New" w:cs="Courier New"/>
          <w:color w:val="37474F"/>
          <w:sz w:val="21"/>
          <w:szCs w:val="21"/>
        </w:rPr>
        <w:t>0.5309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plot_</w:t>
      </w:r>
      <w:proofErr w:type="gramStart"/>
      <w:r>
        <w:rPr>
          <w:rStyle w:val="pln"/>
          <w:rFonts w:ascii="Courier New" w:hAnsi="Courier New" w:cs="Courier New"/>
          <w:color w:val="37474F"/>
          <w:sz w:val="21"/>
          <w:szCs w:val="21"/>
        </w:rPr>
        <w:t>history</w:t>
      </w:r>
      <w:r>
        <w:rPr>
          <w:rStyle w:val="pun"/>
          <w:rFonts w:ascii="Courier New" w:hAnsi="Courier New" w:cs="Courier New"/>
          <w:color w:val="37474F"/>
          <w:sz w:val="21"/>
          <w:szCs w:val="21"/>
        </w:rPr>
        <w:t>(</w:t>
      </w:r>
      <w:proofErr w:type="gramEnd"/>
      <w:r>
        <w:rPr>
          <w:rStyle w:val="pun"/>
          <w:rFonts w:ascii="Courier New" w:hAnsi="Courier New" w:cs="Courier New"/>
          <w:color w:val="37474F"/>
          <w:sz w:val="21"/>
          <w:szCs w:val="21"/>
        </w:rPr>
        <w:t>[(</w:t>
      </w:r>
      <w:r>
        <w:rPr>
          <w:rStyle w:val="str"/>
          <w:rFonts w:ascii="Courier New" w:hAnsi="Courier New" w:cs="Courier New"/>
          <w:color w:val="0D904F"/>
          <w:sz w:val="21"/>
          <w:szCs w:val="21"/>
        </w:rPr>
        <w:t>'baseline'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baseline_history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'dropout'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dpt_model_history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20" name="矩形 20"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B9E5E" id="矩形 20"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Tnk6JxwIAAMI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添加</w:t>
      </w:r>
      <w:ins w:id="751" w:author="Shirley Li" w:date="2018-11-16T09:07:00Z">
        <w:r w:rsidR="003075AE" w:rsidRPr="003075AE">
          <w:rPr>
            <w:rFonts w:ascii="Arial" w:hAnsi="Arial" w:cs="Arial" w:hint="eastAsia"/>
            <w:color w:val="212121"/>
          </w:rPr>
          <w:t>丢弃层可明显改善基准模型。</w:t>
        </w:r>
      </w:ins>
      <w:del w:id="752" w:author="Shirley Li" w:date="2018-11-16T09:07:00Z">
        <w:r w:rsidDel="003075AE">
          <w:rPr>
            <w:rFonts w:ascii="Arial" w:hAnsi="Arial" w:cs="Arial"/>
            <w:color w:val="212121"/>
          </w:rPr>
          <w:delText>辍学是对基线模型的明显改进。</w:delText>
        </w:r>
      </w:del>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回顾</w:t>
      </w:r>
      <w:del w:id="753" w:author="Shirley Li" w:date="2018-11-16T09:07:00Z">
        <w:r w:rsidDel="003075AE">
          <w:rPr>
            <w:rFonts w:ascii="Arial" w:hAnsi="Arial" w:cs="Arial"/>
            <w:color w:val="212121"/>
          </w:rPr>
          <w:delText>一下：这里是</w:delText>
        </w:r>
      </w:del>
      <w:r>
        <w:rPr>
          <w:rFonts w:ascii="Arial" w:hAnsi="Arial" w:cs="Arial"/>
          <w:color w:val="212121"/>
        </w:rPr>
        <w:t>防止神经网络中过度拟合的最常见方法：</w:t>
      </w:r>
    </w:p>
    <w:p w:rsidR="001758D5" w:rsidRDefault="001758D5" w:rsidP="006F7728">
      <w:pPr>
        <w:widowControl/>
        <w:numPr>
          <w:ilvl w:val="0"/>
          <w:numId w:val="12"/>
        </w:numPr>
        <w:spacing w:before="120" w:after="120"/>
        <w:ind w:left="0"/>
        <w:jc w:val="left"/>
        <w:rPr>
          <w:rFonts w:ascii="Arial" w:hAnsi="Arial" w:cs="Arial"/>
          <w:color w:val="212121"/>
        </w:rPr>
      </w:pPr>
      <w:r>
        <w:rPr>
          <w:rFonts w:ascii="Arial" w:hAnsi="Arial" w:cs="Arial"/>
          <w:color w:val="212121"/>
        </w:rPr>
        <w:t>获取更多培训数据。</w:t>
      </w:r>
    </w:p>
    <w:p w:rsidR="001758D5" w:rsidRDefault="001758D5" w:rsidP="006F7728">
      <w:pPr>
        <w:widowControl/>
        <w:numPr>
          <w:ilvl w:val="0"/>
          <w:numId w:val="12"/>
        </w:numPr>
        <w:spacing w:before="120" w:after="120"/>
        <w:ind w:left="0"/>
        <w:jc w:val="left"/>
        <w:rPr>
          <w:rFonts w:ascii="Arial" w:hAnsi="Arial" w:cs="Arial"/>
          <w:color w:val="212121"/>
        </w:rPr>
      </w:pPr>
      <w:r>
        <w:rPr>
          <w:rFonts w:ascii="Arial" w:hAnsi="Arial" w:cs="Arial"/>
          <w:color w:val="212121"/>
        </w:rPr>
        <w:t>减少网络容量。</w:t>
      </w:r>
    </w:p>
    <w:p w:rsidR="001758D5" w:rsidRDefault="001758D5" w:rsidP="006F7728">
      <w:pPr>
        <w:widowControl/>
        <w:numPr>
          <w:ilvl w:val="0"/>
          <w:numId w:val="12"/>
        </w:numPr>
        <w:spacing w:before="120" w:after="120"/>
        <w:ind w:left="0"/>
        <w:jc w:val="left"/>
        <w:rPr>
          <w:rFonts w:ascii="Arial" w:hAnsi="Arial" w:cs="Arial"/>
          <w:color w:val="212121"/>
        </w:rPr>
      </w:pPr>
      <w:r>
        <w:rPr>
          <w:rFonts w:ascii="Arial" w:hAnsi="Arial" w:cs="Arial"/>
          <w:color w:val="212121"/>
        </w:rPr>
        <w:t>添加</w:t>
      </w:r>
      <w:ins w:id="754" w:author="Shirley Li" w:date="2018-11-16T09:07:00Z">
        <w:r w:rsidR="003075AE">
          <w:rPr>
            <w:rFonts w:ascii="Arial" w:hAnsi="Arial" w:cs="Arial" w:hint="eastAsia"/>
            <w:color w:val="212121"/>
          </w:rPr>
          <w:t>权重</w:t>
        </w:r>
      </w:ins>
      <w:del w:id="755" w:author="Shirley Li" w:date="2018-11-16T09:07:00Z">
        <w:r w:rsidDel="003075AE">
          <w:rPr>
            <w:rFonts w:ascii="Arial" w:hAnsi="Arial" w:cs="Arial"/>
            <w:color w:val="212121"/>
          </w:rPr>
          <w:delText>重量</w:delText>
        </w:r>
      </w:del>
      <w:r>
        <w:rPr>
          <w:rFonts w:ascii="Arial" w:hAnsi="Arial" w:cs="Arial"/>
          <w:color w:val="212121"/>
        </w:rPr>
        <w:t>正规化。</w:t>
      </w:r>
    </w:p>
    <w:p w:rsidR="001758D5" w:rsidRDefault="001758D5" w:rsidP="006F7728">
      <w:pPr>
        <w:widowControl/>
        <w:numPr>
          <w:ilvl w:val="0"/>
          <w:numId w:val="12"/>
        </w:numPr>
        <w:spacing w:before="120" w:after="120"/>
        <w:ind w:left="0"/>
        <w:jc w:val="left"/>
        <w:rPr>
          <w:rFonts w:ascii="Arial" w:hAnsi="Arial" w:cs="Arial"/>
          <w:color w:val="212121"/>
        </w:rPr>
      </w:pPr>
      <w:r>
        <w:rPr>
          <w:rFonts w:ascii="Arial" w:hAnsi="Arial" w:cs="Arial"/>
          <w:color w:val="212121"/>
        </w:rPr>
        <w:t>添加</w:t>
      </w:r>
      <w:ins w:id="756" w:author="Shirley Li" w:date="2018-11-16T09:07:00Z">
        <w:r w:rsidR="003075AE">
          <w:rPr>
            <w:rFonts w:ascii="Arial" w:hAnsi="Arial" w:cs="Arial" w:hint="eastAsia"/>
            <w:color w:val="212121"/>
          </w:rPr>
          <w:t>丢弃层</w:t>
        </w:r>
      </w:ins>
      <w:del w:id="757" w:author="Shirley Li" w:date="2018-11-16T09:07:00Z">
        <w:r w:rsidDel="003075AE">
          <w:rPr>
            <w:rFonts w:ascii="Arial" w:hAnsi="Arial" w:cs="Arial"/>
            <w:color w:val="212121"/>
          </w:rPr>
          <w:delText>辍学</w:delText>
        </w:r>
      </w:del>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本指南</w:t>
      </w:r>
      <w:del w:id="758" w:author="Shirley Li" w:date="2018-11-16T09:08:00Z">
        <w:r w:rsidDel="003075AE">
          <w:rPr>
            <w:rFonts w:ascii="Arial" w:hAnsi="Arial" w:cs="Arial" w:hint="eastAsia"/>
            <w:color w:val="212121"/>
          </w:rPr>
          <w:delText>未涉及的</w:delText>
        </w:r>
      </w:del>
      <w:ins w:id="759" w:author="Shirley Li" w:date="2018-11-16T09:08:00Z">
        <w:r w:rsidR="003075AE">
          <w:rPr>
            <w:rFonts w:ascii="Arial" w:hAnsi="Arial" w:cs="Arial" w:hint="eastAsia"/>
            <w:color w:val="212121"/>
          </w:rPr>
          <w:t>还有</w:t>
        </w:r>
      </w:ins>
      <w:r>
        <w:rPr>
          <w:rFonts w:ascii="Arial" w:hAnsi="Arial" w:cs="Arial"/>
          <w:color w:val="212121"/>
        </w:rPr>
        <w:t>两个重要方法</w:t>
      </w:r>
      <w:ins w:id="760" w:author="Shirley Li" w:date="2018-11-16T09:08:00Z">
        <w:r w:rsidR="003075AE">
          <w:rPr>
            <w:rFonts w:ascii="Arial" w:hAnsi="Arial" w:cs="Arial" w:hint="eastAsia"/>
            <w:color w:val="212121"/>
          </w:rPr>
          <w:t>没有涉及：</w:t>
        </w:r>
      </w:ins>
      <w:del w:id="761" w:author="Shirley Li" w:date="2018-11-16T09:08:00Z">
        <w:r w:rsidDel="003075AE">
          <w:rPr>
            <w:rFonts w:ascii="Arial" w:hAnsi="Arial" w:cs="Arial"/>
            <w:color w:val="212121"/>
          </w:rPr>
          <w:delText>是</w:delText>
        </w:r>
      </w:del>
      <w:r>
        <w:rPr>
          <w:rFonts w:ascii="Arial" w:hAnsi="Arial" w:cs="Arial"/>
          <w:color w:val="212121"/>
        </w:rPr>
        <w:t>数据增强和批量标准化。</w:t>
      </w:r>
    </w:p>
    <w:p w:rsidR="001758D5" w:rsidRDefault="001758D5">
      <w:pPr>
        <w:widowControl/>
        <w:jc w:val="left"/>
      </w:pPr>
      <w:r>
        <w:br w:type="page"/>
      </w:r>
    </w:p>
    <w:p w:rsidR="001758D5" w:rsidRDefault="001758D5" w:rsidP="001758D5">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保存和恢复模型</w:t>
      </w:r>
    </w:p>
    <w:p w:rsidR="001758D5" w:rsidRDefault="001758D5" w:rsidP="001758D5">
      <w:pPr>
        <w:pStyle w:val="a3"/>
        <w:spacing w:before="240" w:beforeAutospacing="0" w:after="240" w:afterAutospacing="0"/>
        <w:rPr>
          <w:rFonts w:ascii="Arial" w:hAnsi="Arial" w:cs="Arial"/>
          <w:color w:val="212121"/>
        </w:rPr>
      </w:pPr>
      <w:del w:id="762" w:author="Shirley Li" w:date="2018-11-16T09:09:00Z">
        <w:r w:rsidDel="00574C5E">
          <w:rPr>
            <w:rFonts w:ascii="Arial" w:hAnsi="Arial" w:cs="Arial"/>
            <w:color w:val="212121"/>
          </w:rPr>
          <w:delText>可以在培训期间和培训后保存</w:delText>
        </w:r>
      </w:del>
      <w:r>
        <w:rPr>
          <w:rFonts w:ascii="Arial" w:hAnsi="Arial" w:cs="Arial"/>
          <w:color w:val="212121"/>
        </w:rPr>
        <w:t>模型进度</w:t>
      </w:r>
      <w:ins w:id="763" w:author="Shirley Li" w:date="2018-11-16T09:09:00Z">
        <w:r w:rsidR="00574C5E">
          <w:rPr>
            <w:rFonts w:ascii="Arial" w:hAnsi="Arial" w:cs="Arial"/>
            <w:color w:val="212121"/>
          </w:rPr>
          <w:t>可以在培训期间和培训后保存</w:t>
        </w:r>
      </w:ins>
      <w:r>
        <w:rPr>
          <w:rFonts w:ascii="Arial" w:hAnsi="Arial" w:cs="Arial"/>
          <w:color w:val="212121"/>
        </w:rPr>
        <w:t>。这意味着模型可以从</w:t>
      </w:r>
      <w:ins w:id="764" w:author="Shirley Li" w:date="2018-11-16T09:10:00Z">
        <w:r w:rsidR="00574C5E">
          <w:rPr>
            <w:rFonts w:ascii="Arial" w:hAnsi="Arial" w:cs="Arial" w:hint="eastAsia"/>
            <w:color w:val="212121"/>
          </w:rPr>
          <w:t>上次</w:t>
        </w:r>
      </w:ins>
      <w:r>
        <w:rPr>
          <w:rFonts w:ascii="Arial" w:hAnsi="Arial" w:cs="Arial"/>
          <w:color w:val="212121"/>
        </w:rPr>
        <w:t>中断的地方恢复，</w:t>
      </w:r>
      <w:del w:id="765" w:author="Shirley Li" w:date="2018-11-16T09:10:00Z">
        <w:r w:rsidDel="00574C5E">
          <w:rPr>
            <w:rFonts w:ascii="Arial" w:hAnsi="Arial" w:cs="Arial"/>
            <w:color w:val="212121"/>
          </w:rPr>
          <w:delText>并</w:delText>
        </w:r>
      </w:del>
      <w:r>
        <w:rPr>
          <w:rFonts w:ascii="Arial" w:hAnsi="Arial" w:cs="Arial"/>
          <w:color w:val="212121"/>
        </w:rPr>
        <w:t>避免长时间的训练。保存也意味着您可以共享您的模型，而其他人可以</w:t>
      </w:r>
      <w:del w:id="766" w:author="Shirley Li" w:date="2018-11-16T09:10:00Z">
        <w:r w:rsidDel="00574C5E">
          <w:rPr>
            <w:rFonts w:ascii="Arial" w:hAnsi="Arial" w:cs="Arial" w:hint="eastAsia"/>
            <w:color w:val="212121"/>
          </w:rPr>
          <w:delText>重新创建</w:delText>
        </w:r>
      </w:del>
      <w:ins w:id="767" w:author="Shirley Li" w:date="2018-11-16T09:10:00Z">
        <w:r w:rsidR="00574C5E">
          <w:rPr>
            <w:rFonts w:ascii="Arial" w:hAnsi="Arial" w:cs="Arial" w:hint="eastAsia"/>
            <w:color w:val="212121"/>
          </w:rPr>
          <w:t>对</w:t>
        </w:r>
      </w:ins>
      <w:r>
        <w:rPr>
          <w:rFonts w:ascii="Arial" w:hAnsi="Arial" w:cs="Arial"/>
          <w:color w:val="212121"/>
        </w:rPr>
        <w:t>您的工作</w:t>
      </w:r>
      <w:ins w:id="768" w:author="Shirley Li" w:date="2018-11-16T09:10:00Z">
        <w:r w:rsidR="00574C5E">
          <w:rPr>
            <w:rFonts w:ascii="Arial" w:hAnsi="Arial" w:cs="Arial" w:hint="eastAsia"/>
            <w:color w:val="212121"/>
          </w:rPr>
          <w:t>成功进行在创作</w:t>
        </w:r>
      </w:ins>
      <w:r>
        <w:rPr>
          <w:rFonts w:ascii="Arial" w:hAnsi="Arial" w:cs="Arial"/>
          <w:color w:val="212121"/>
        </w:rPr>
        <w:t>。在发布研究模型和技术时，大多数机器学习从业者分享：</w:t>
      </w:r>
    </w:p>
    <w:p w:rsidR="001758D5" w:rsidRDefault="001758D5" w:rsidP="006F7728">
      <w:pPr>
        <w:widowControl/>
        <w:numPr>
          <w:ilvl w:val="0"/>
          <w:numId w:val="13"/>
        </w:numPr>
        <w:spacing w:before="120" w:after="120"/>
        <w:ind w:left="0"/>
        <w:jc w:val="left"/>
        <w:rPr>
          <w:rFonts w:ascii="Arial" w:hAnsi="Arial" w:cs="Arial"/>
          <w:color w:val="212121"/>
        </w:rPr>
      </w:pPr>
      <w:r>
        <w:rPr>
          <w:rFonts w:ascii="Arial" w:hAnsi="Arial" w:cs="Arial"/>
          <w:color w:val="212121"/>
        </w:rPr>
        <w:t>用于创建模型的代码</w:t>
      </w:r>
      <w:del w:id="769" w:author="Shirley Li" w:date="2018-11-16T09:10:00Z">
        <w:r w:rsidDel="00411F84">
          <w:rPr>
            <w:rFonts w:ascii="Arial" w:hAnsi="Arial" w:cs="Arial"/>
            <w:color w:val="212121"/>
          </w:rPr>
          <w:delText>，以及</w:delText>
        </w:r>
      </w:del>
    </w:p>
    <w:p w:rsidR="001758D5" w:rsidRDefault="001758D5" w:rsidP="006F7728">
      <w:pPr>
        <w:widowControl/>
        <w:numPr>
          <w:ilvl w:val="0"/>
          <w:numId w:val="13"/>
        </w:numPr>
        <w:spacing w:before="120" w:after="120"/>
        <w:ind w:left="0"/>
        <w:jc w:val="left"/>
        <w:rPr>
          <w:rFonts w:ascii="Arial" w:hAnsi="Arial" w:cs="Arial"/>
          <w:color w:val="212121"/>
        </w:rPr>
      </w:pPr>
      <w:r>
        <w:rPr>
          <w:rFonts w:ascii="Arial" w:hAnsi="Arial" w:cs="Arial"/>
          <w:color w:val="212121"/>
        </w:rPr>
        <w:t>模型的训练</w:t>
      </w:r>
      <w:ins w:id="770" w:author="Shirley Li" w:date="2018-11-16T09:10:00Z">
        <w:r w:rsidR="00411F84">
          <w:rPr>
            <w:rFonts w:ascii="Arial" w:hAnsi="Arial" w:cs="Arial" w:hint="eastAsia"/>
            <w:color w:val="212121"/>
          </w:rPr>
          <w:t>权重</w:t>
        </w:r>
      </w:ins>
      <w:del w:id="771" w:author="Shirley Li" w:date="2018-11-16T09:10:00Z">
        <w:r w:rsidDel="00411F84">
          <w:rPr>
            <w:rFonts w:ascii="Arial" w:hAnsi="Arial" w:cs="Arial"/>
            <w:color w:val="212121"/>
          </w:rPr>
          <w:delText>重量</w:delText>
        </w:r>
      </w:del>
      <w:r>
        <w:rPr>
          <w:rFonts w:ascii="Arial" w:hAnsi="Arial" w:cs="Arial"/>
          <w:color w:val="212121"/>
        </w:rPr>
        <w:t>或参数</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共享此数据有助于其他人了解模型的工作原理，并使用新数据</w:t>
      </w:r>
      <w:del w:id="772" w:author="Shirley Li" w:date="2018-11-16T09:10:00Z">
        <w:r w:rsidDel="00C46970">
          <w:rPr>
            <w:rFonts w:ascii="Arial" w:hAnsi="Arial" w:cs="Arial"/>
            <w:color w:val="212121"/>
          </w:rPr>
          <w:delText>自行</w:delText>
        </w:r>
      </w:del>
      <w:ins w:id="773" w:author="Shirley Li" w:date="2018-11-16T09:11:00Z">
        <w:r w:rsidR="00C46970">
          <w:rPr>
            <w:rFonts w:ascii="Arial" w:hAnsi="Arial" w:cs="Arial" w:hint="eastAsia"/>
            <w:color w:val="212121"/>
          </w:rPr>
          <w:t>测试</w:t>
        </w:r>
      </w:ins>
      <w:del w:id="774" w:author="Shirley Li" w:date="2018-11-16T09:11:00Z">
        <w:r w:rsidDel="00C46970">
          <w:rPr>
            <w:rFonts w:ascii="Arial" w:hAnsi="Arial" w:cs="Arial"/>
            <w:color w:val="212121"/>
          </w:rPr>
          <w:delText>尝试</w:delText>
        </w:r>
      </w:del>
      <w:ins w:id="775" w:author="Shirley Li" w:date="2018-11-16T09:11:00Z">
        <w:r w:rsidR="00C46970">
          <w:rPr>
            <w:rFonts w:ascii="Arial" w:hAnsi="Arial" w:cs="Arial" w:hint="eastAsia"/>
            <w:color w:val="212121"/>
          </w:rPr>
          <w:t>模型</w:t>
        </w:r>
      </w:ins>
      <w:r>
        <w:rPr>
          <w:rFonts w:ascii="Arial" w:hAnsi="Arial" w:cs="Arial"/>
          <w:color w:val="212121"/>
        </w:rPr>
        <w:t>。</w:t>
      </w:r>
    </w:p>
    <w:p w:rsidR="001758D5" w:rsidRDefault="001758D5" w:rsidP="001758D5">
      <w:pPr>
        <w:rPr>
          <w:rFonts w:ascii="Arial" w:hAnsi="Arial" w:cs="Arial"/>
          <w:color w:val="212121"/>
        </w:rPr>
      </w:pPr>
      <w:r>
        <w:rPr>
          <w:rStyle w:val="a7"/>
          <w:rFonts w:ascii="Arial" w:hAnsi="Arial" w:cs="Arial"/>
          <w:color w:val="212121"/>
        </w:rPr>
        <w:t>注意：</w:t>
      </w:r>
      <w:r>
        <w:rPr>
          <w:rFonts w:ascii="Arial" w:hAnsi="Arial" w:cs="Arial"/>
          <w:color w:val="212121"/>
        </w:rPr>
        <w:t>小心不受信任的代码</w:t>
      </w:r>
      <w:r>
        <w:rPr>
          <w:rFonts w:ascii="Arial" w:hAnsi="Arial" w:cs="Arial"/>
          <w:color w:val="212121"/>
        </w:rPr>
        <w:t xml:space="preserve"> - TensorFlow</w:t>
      </w:r>
      <w:r>
        <w:rPr>
          <w:rFonts w:ascii="Arial" w:hAnsi="Arial" w:cs="Arial"/>
          <w:color w:val="212121"/>
        </w:rPr>
        <w:t>模型是代码。有关详细信息，请参阅</w:t>
      </w:r>
      <w:hyperlink r:id="rId40" w:history="1">
        <w:r>
          <w:rPr>
            <w:rStyle w:val="a5"/>
            <w:rFonts w:ascii="Arial" w:hAnsi="Arial" w:cs="Arial"/>
            <w:color w:val="DD2C00"/>
            <w:shd w:val="clear" w:color="auto" w:fill="FFF3E0"/>
          </w:rPr>
          <w:t>安全使用</w:t>
        </w:r>
        <w:r>
          <w:rPr>
            <w:rStyle w:val="a5"/>
            <w:rFonts w:ascii="Arial" w:hAnsi="Arial" w:cs="Arial"/>
            <w:color w:val="DD2C00"/>
            <w:shd w:val="clear" w:color="auto" w:fill="FFF3E0"/>
          </w:rPr>
          <w:t>TensorFlow</w:t>
        </w:r>
      </w:hyperlink>
      <w:r>
        <w:rPr>
          <w:rFonts w:ascii="Arial" w:hAnsi="Arial" w:cs="Arial"/>
          <w:color w:val="212121"/>
        </w:rPr>
        <w:t>。</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选项</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保存</w:t>
      </w:r>
      <w:r>
        <w:rPr>
          <w:rFonts w:ascii="Arial" w:hAnsi="Arial" w:cs="Arial"/>
          <w:color w:val="212121"/>
        </w:rPr>
        <w:t>TensorFlow</w:t>
      </w:r>
      <w:r>
        <w:rPr>
          <w:rFonts w:ascii="Arial" w:hAnsi="Arial" w:cs="Arial"/>
          <w:color w:val="212121"/>
        </w:rPr>
        <w:t>模型有多种方法</w:t>
      </w:r>
      <w:del w:id="776" w:author="Shirley Li" w:date="2018-11-16T09:11:00Z">
        <w:r w:rsidDel="00907863">
          <w:rPr>
            <w:rFonts w:ascii="Arial" w:hAnsi="Arial" w:cs="Arial" w:hint="eastAsia"/>
            <w:color w:val="212121"/>
          </w:rPr>
          <w:delText xml:space="preserve"> - </w:delText>
        </w:r>
      </w:del>
      <w:ins w:id="777" w:author="Shirley Li" w:date="2018-11-16T09:11:00Z">
        <w:r w:rsidR="00907863">
          <w:rPr>
            <w:rFonts w:ascii="Arial" w:hAnsi="Arial" w:cs="Arial" w:hint="eastAsia"/>
            <w:color w:val="212121"/>
          </w:rPr>
          <w:t>，具体</w:t>
        </w:r>
      </w:ins>
      <w:r>
        <w:rPr>
          <w:rFonts w:ascii="Arial" w:hAnsi="Arial" w:cs="Arial"/>
          <w:color w:val="212121"/>
        </w:rPr>
        <w:t>取决于您使用的</w:t>
      </w:r>
      <w:r>
        <w:rPr>
          <w:rFonts w:ascii="Arial" w:hAnsi="Arial" w:cs="Arial"/>
          <w:color w:val="212121"/>
        </w:rPr>
        <w:t>API</w:t>
      </w:r>
      <w:r>
        <w:rPr>
          <w:rFonts w:ascii="Arial" w:hAnsi="Arial" w:cs="Arial"/>
          <w:color w:val="212121"/>
        </w:rPr>
        <w:t>。本指南使用</w:t>
      </w:r>
      <w:hyperlink r:id="rId41" w:history="1">
        <w:r>
          <w:rPr>
            <w:rStyle w:val="a5"/>
            <w:rFonts w:ascii="Arial" w:hAnsi="Arial" w:cs="Arial"/>
            <w:color w:val="039BE5"/>
          </w:rPr>
          <w:t>tf.keras</w:t>
        </w:r>
      </w:hyperlink>
      <w:ins w:id="778" w:author="Shirley Li" w:date="2018-11-16T09:11:00Z">
        <w:r w:rsidR="00B85D0C">
          <w:rPr>
            <w:rFonts w:ascii="Arial" w:hAnsi="Arial" w:cs="Arial" w:hint="eastAsia"/>
            <w:color w:val="212121"/>
          </w:rPr>
          <w:t>（</w:t>
        </w:r>
      </w:ins>
      <w:del w:id="779" w:author="Shirley Li" w:date="2018-11-16T09:11:00Z">
        <w:r w:rsidDel="00B85D0C">
          <w:rPr>
            <w:rFonts w:ascii="Arial" w:hAnsi="Arial" w:cs="Arial"/>
            <w:color w:val="212121"/>
          </w:rPr>
          <w:delText>，</w:delText>
        </w:r>
      </w:del>
      <w:r>
        <w:rPr>
          <w:rFonts w:ascii="Arial" w:hAnsi="Arial" w:cs="Arial"/>
          <w:color w:val="212121"/>
        </w:rPr>
        <w:t>一个高级</w:t>
      </w:r>
      <w:r>
        <w:rPr>
          <w:rFonts w:ascii="Arial" w:hAnsi="Arial" w:cs="Arial"/>
          <w:color w:val="212121"/>
        </w:rPr>
        <w:t>API</w:t>
      </w:r>
      <w:ins w:id="780" w:author="Shirley Li" w:date="2018-11-16T09:11:00Z">
        <w:r w:rsidR="00B85D0C">
          <w:rPr>
            <w:rFonts w:ascii="Arial" w:hAnsi="Arial" w:cs="Arial" w:hint="eastAsia"/>
            <w:color w:val="212121"/>
          </w:rPr>
          <w:t>）</w:t>
        </w:r>
      </w:ins>
      <w:r>
        <w:rPr>
          <w:rFonts w:ascii="Arial" w:hAnsi="Arial" w:cs="Arial"/>
          <w:color w:val="212121"/>
        </w:rPr>
        <w:t>，用于在</w:t>
      </w:r>
      <w:r>
        <w:rPr>
          <w:rFonts w:ascii="Arial" w:hAnsi="Arial" w:cs="Arial"/>
          <w:color w:val="212121"/>
        </w:rPr>
        <w:t>TensorFlow</w:t>
      </w:r>
      <w:r>
        <w:rPr>
          <w:rFonts w:ascii="Arial" w:hAnsi="Arial" w:cs="Arial"/>
          <w:color w:val="212121"/>
        </w:rPr>
        <w:t>中构建和训练模型。有关其他方法，请参阅</w:t>
      </w:r>
      <w:r>
        <w:rPr>
          <w:rFonts w:ascii="Arial" w:hAnsi="Arial" w:cs="Arial"/>
          <w:color w:val="212121"/>
        </w:rPr>
        <w:t>TensorFlow </w:t>
      </w:r>
      <w:hyperlink r:id="rId42" w:history="1">
        <w:r>
          <w:rPr>
            <w:rStyle w:val="a5"/>
            <w:rFonts w:ascii="Arial" w:hAnsi="Arial" w:cs="Arial"/>
            <w:color w:val="039BE5"/>
          </w:rPr>
          <w:t>保存和还原</w:t>
        </w:r>
      </w:hyperlink>
      <w:r>
        <w:rPr>
          <w:rFonts w:ascii="Arial" w:hAnsi="Arial" w:cs="Arial"/>
          <w:color w:val="212121"/>
        </w:rPr>
        <w:t>指南或</w:t>
      </w:r>
      <w:r w:rsidR="00F644D1">
        <w:rPr>
          <w:rStyle w:val="a5"/>
          <w:rFonts w:ascii="Arial" w:hAnsi="Arial" w:cs="Arial"/>
          <w:color w:val="039BE5"/>
        </w:rPr>
        <w:fldChar w:fldCharType="begin"/>
      </w:r>
      <w:r w:rsidR="00F644D1">
        <w:rPr>
          <w:rStyle w:val="a5"/>
          <w:rFonts w:ascii="Arial" w:hAnsi="Arial" w:cs="Arial"/>
          <w:color w:val="039BE5"/>
        </w:rPr>
        <w:instrText xml:space="preserve"> HYPERLINK "https://tensorflow.google.cn/guide/eager" \l "object_based_saving" </w:instrText>
      </w:r>
      <w:r w:rsidR="00F644D1">
        <w:rPr>
          <w:rStyle w:val="a5"/>
          <w:rFonts w:ascii="Arial" w:hAnsi="Arial" w:cs="Arial"/>
          <w:color w:val="039BE5"/>
        </w:rPr>
        <w:fldChar w:fldCharType="separate"/>
      </w:r>
      <w:del w:id="781" w:author="Shirley Li" w:date="2018-11-16T09:11:00Z">
        <w:r w:rsidDel="00DE5154">
          <w:rPr>
            <w:rStyle w:val="a5"/>
            <w:rFonts w:ascii="Arial" w:hAnsi="Arial" w:cs="Arial" w:hint="eastAsia"/>
            <w:color w:val="039BE5"/>
          </w:rPr>
          <w:delText>保存</w:delText>
        </w:r>
      </w:del>
      <w:ins w:id="782" w:author="Shirley Li" w:date="2018-11-16T09:11:00Z">
        <w:r w:rsidR="00DE5154">
          <w:rPr>
            <w:rStyle w:val="a5"/>
            <w:rFonts w:ascii="Arial" w:hAnsi="Arial" w:cs="Arial" w:hint="eastAsia"/>
            <w:color w:val="039BE5"/>
          </w:rPr>
          <w:t>Eager</w:t>
        </w:r>
      </w:ins>
      <w:del w:id="783" w:author="Shirley Li" w:date="2018-11-16T09:11:00Z">
        <w:r w:rsidDel="00DE5154">
          <w:rPr>
            <w:rStyle w:val="a5"/>
            <w:rFonts w:ascii="Arial" w:hAnsi="Arial" w:cs="Arial"/>
            <w:color w:val="039BE5"/>
          </w:rPr>
          <w:delText>在急切</w:delText>
        </w:r>
      </w:del>
      <w:r>
        <w:rPr>
          <w:rStyle w:val="a5"/>
          <w:rFonts w:ascii="Arial" w:hAnsi="Arial" w:cs="Arial"/>
          <w:color w:val="039BE5"/>
        </w:rPr>
        <w:t>中</w:t>
      </w:r>
      <w:r w:rsidR="00F644D1">
        <w:rPr>
          <w:rStyle w:val="a5"/>
          <w:rFonts w:ascii="Arial" w:hAnsi="Arial" w:cs="Arial"/>
          <w:color w:val="039BE5"/>
        </w:rPr>
        <w:fldChar w:fldCharType="end"/>
      </w:r>
      <w:ins w:id="784" w:author="Shirley Li" w:date="2018-11-16T09:11:00Z">
        <w:r w:rsidR="00DE5154">
          <w:rPr>
            <w:rStyle w:val="a5"/>
            <w:rFonts w:ascii="Arial" w:hAnsi="Arial" w:cs="Arial" w:hint="eastAsia"/>
            <w:color w:val="039BE5"/>
          </w:rPr>
          <w:t>保存</w:t>
        </w:r>
      </w:ins>
      <w:r>
        <w:rPr>
          <w:rFonts w:ascii="Arial" w:hAnsi="Arial" w:cs="Arial"/>
          <w:color w:val="2121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del w:id="785" w:author="Shirley Li" w:date="2018-11-16T09:11:00Z">
        <w:r w:rsidDel="009D21D2">
          <w:rPr>
            <w:rFonts w:ascii="Arial" w:hAnsi="Arial" w:cs="Arial" w:hint="eastAsia"/>
            <w:b w:val="0"/>
            <w:bCs w:val="0"/>
            <w:color w:val="212121"/>
            <w:spacing w:val="-2"/>
          </w:rPr>
          <w:delText>建立</w:delText>
        </w:r>
      </w:del>
      <w:ins w:id="786" w:author="Shirley Li" w:date="2018-11-16T09:11:00Z">
        <w:r w:rsidR="009D21D2">
          <w:rPr>
            <w:rFonts w:ascii="Arial" w:hAnsi="Arial" w:cs="Arial" w:hint="eastAsia"/>
            <w:b w:val="0"/>
            <w:bCs w:val="0"/>
            <w:color w:val="212121"/>
            <w:spacing w:val="-2"/>
          </w:rPr>
          <w:t>设置</w:t>
        </w:r>
      </w:ins>
    </w:p>
    <w:p w:rsidR="001758D5" w:rsidRDefault="001758D5" w:rsidP="001758D5">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安装和导入</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安装并导入</w:t>
      </w:r>
      <w:r>
        <w:rPr>
          <w:rFonts w:ascii="Arial" w:hAnsi="Arial" w:cs="Arial"/>
          <w:color w:val="212121"/>
        </w:rPr>
        <w:t>TensorFlow</w:t>
      </w:r>
      <w:r>
        <w:rPr>
          <w:rFonts w:ascii="Arial" w:hAnsi="Arial" w:cs="Arial"/>
          <w:color w:val="212121"/>
        </w:rPr>
        <w:t>和依赖项：</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pip install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q h5py pyyaml </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Style w:val="ansi-yellow-fg"/>
          <w:rFonts w:ascii="Courier New" w:hAnsi="Courier New" w:cs="Courier New"/>
          <w:color w:val="37474F"/>
          <w:sz w:val="21"/>
          <w:szCs w:val="21"/>
        </w:rPr>
      </w:pPr>
      <w:r>
        <w:rPr>
          <w:rStyle w:val="ansi-yellow-fg"/>
          <w:rFonts w:ascii="Courier New" w:hAnsi="Courier New" w:cs="Courier New"/>
          <w:color w:val="37474F"/>
          <w:sz w:val="21"/>
          <w:szCs w:val="21"/>
        </w:rPr>
        <w:t>您使用的是</w:t>
      </w:r>
      <w:r>
        <w:rPr>
          <w:rStyle w:val="ansi-yellow-fg"/>
          <w:rFonts w:ascii="Courier New" w:hAnsi="Courier New" w:cs="Courier New"/>
          <w:color w:val="37474F"/>
          <w:sz w:val="21"/>
          <w:szCs w:val="21"/>
        </w:rPr>
        <w:t>pip</w:t>
      </w:r>
      <w:r>
        <w:rPr>
          <w:rStyle w:val="ansi-yellow-fg"/>
          <w:rFonts w:ascii="Courier New" w:hAnsi="Courier New" w:cs="Courier New"/>
          <w:color w:val="37474F"/>
          <w:sz w:val="21"/>
          <w:szCs w:val="21"/>
        </w:rPr>
        <w:t>版本</w:t>
      </w:r>
      <w:r>
        <w:rPr>
          <w:rStyle w:val="ansi-yellow-fg"/>
          <w:rFonts w:ascii="Courier New" w:hAnsi="Courier New" w:cs="Courier New"/>
          <w:color w:val="37474F"/>
          <w:sz w:val="21"/>
          <w:szCs w:val="21"/>
        </w:rPr>
        <w:t>18.0</w:t>
      </w:r>
      <w:r>
        <w:rPr>
          <w:rStyle w:val="ansi-yellow-fg"/>
          <w:rFonts w:ascii="Courier New" w:hAnsi="Courier New" w:cs="Courier New"/>
          <w:color w:val="37474F"/>
          <w:sz w:val="21"/>
          <w:szCs w:val="21"/>
        </w:rPr>
        <w:t>，但版本</w:t>
      </w:r>
      <w:r>
        <w:rPr>
          <w:rStyle w:val="ansi-yellow-fg"/>
          <w:rFonts w:ascii="Courier New" w:hAnsi="Courier New" w:cs="Courier New"/>
          <w:color w:val="37474F"/>
          <w:sz w:val="21"/>
          <w:szCs w:val="21"/>
        </w:rPr>
        <w:t>18.1</w:t>
      </w:r>
      <w:r>
        <w:rPr>
          <w:rStyle w:val="ansi-yellow-fg"/>
          <w:rFonts w:ascii="Courier New" w:hAnsi="Courier New" w:cs="Courier New"/>
          <w:color w:val="37474F"/>
          <w:sz w:val="21"/>
          <w:szCs w:val="21"/>
        </w:rPr>
        <w:t>可用。</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ansi-yellow-fg"/>
          <w:rFonts w:ascii="Courier New" w:hAnsi="Courier New" w:cs="Courier New"/>
          <w:color w:val="37474F"/>
          <w:sz w:val="21"/>
          <w:szCs w:val="21"/>
        </w:rPr>
        <w:t>您应该考虑通过</w:t>
      </w:r>
      <w:r>
        <w:rPr>
          <w:rStyle w:val="ansi-yellow-fg"/>
          <w:rFonts w:ascii="Courier New" w:hAnsi="Courier New" w:cs="Courier New"/>
          <w:color w:val="37474F"/>
          <w:sz w:val="21"/>
          <w:szCs w:val="21"/>
        </w:rPr>
        <w:t>'pip install --upgrade pip'</w:t>
      </w:r>
      <w:r>
        <w:rPr>
          <w:rStyle w:val="ansi-yellow-fg"/>
          <w:rFonts w:ascii="Courier New" w:hAnsi="Courier New" w:cs="Courier New"/>
          <w:color w:val="37474F"/>
          <w:sz w:val="21"/>
          <w:szCs w:val="21"/>
        </w:rPr>
        <w:t>命令进行升级。</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获取示例数据集</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我们将使用</w:t>
      </w:r>
      <w:hyperlink r:id="rId43" w:history="1">
        <w:r>
          <w:rPr>
            <w:rStyle w:val="a5"/>
            <w:rFonts w:ascii="Arial" w:hAnsi="Arial" w:cs="Arial"/>
            <w:color w:val="039BE5"/>
          </w:rPr>
          <w:t>MNIST</w:t>
        </w:r>
        <w:r>
          <w:rPr>
            <w:rStyle w:val="a5"/>
            <w:rFonts w:ascii="Arial" w:hAnsi="Arial" w:cs="Arial"/>
            <w:color w:val="039BE5"/>
          </w:rPr>
          <w:t>数据集</w:t>
        </w:r>
      </w:hyperlink>
      <w:r>
        <w:rPr>
          <w:rFonts w:ascii="Arial" w:hAnsi="Arial" w:cs="Arial"/>
          <w:color w:val="212121"/>
        </w:rPr>
        <w:t>来训练</w:t>
      </w:r>
      <w:del w:id="787" w:author="Shirley Li" w:date="2018-11-16T09:15:00Z">
        <w:r w:rsidDel="009D21D2">
          <w:rPr>
            <w:rFonts w:ascii="Arial" w:hAnsi="Arial" w:cs="Arial"/>
            <w:color w:val="212121"/>
          </w:rPr>
          <w:delText>我们的</w:delText>
        </w:r>
      </w:del>
      <w:r>
        <w:rPr>
          <w:rFonts w:ascii="Arial" w:hAnsi="Arial" w:cs="Arial"/>
          <w:color w:val="212121"/>
        </w:rPr>
        <w:t>模型</w:t>
      </w:r>
      <w:del w:id="788" w:author="Shirley Li" w:date="2018-11-16T09:15:00Z">
        <w:r w:rsidDel="009D21D2">
          <w:rPr>
            <w:rFonts w:ascii="Arial" w:hAnsi="Arial" w:cs="Arial"/>
            <w:color w:val="212121"/>
          </w:rPr>
          <w:delText>来</w:delText>
        </w:r>
      </w:del>
      <w:ins w:id="789" w:author="Shirley Li" w:date="2018-11-16T09:15:00Z">
        <w:r w:rsidR="009D21D2">
          <w:rPr>
            <w:rFonts w:ascii="Arial" w:hAnsi="Arial" w:cs="Arial" w:hint="eastAsia"/>
            <w:color w:val="212121"/>
          </w:rPr>
          <w:t>并</w:t>
        </w:r>
      </w:ins>
      <w:r>
        <w:rPr>
          <w:rFonts w:ascii="Arial" w:hAnsi="Arial" w:cs="Arial"/>
          <w:color w:val="212121"/>
        </w:rPr>
        <w:t>演示保存权重。要加速这些演示运行，</w:t>
      </w:r>
      <w:proofErr w:type="gramStart"/>
      <w:r>
        <w:rPr>
          <w:rFonts w:ascii="Arial" w:hAnsi="Arial" w:cs="Arial"/>
          <w:color w:val="212121"/>
        </w:rPr>
        <w:t>请仅使用</w:t>
      </w:r>
      <w:proofErr w:type="gramEnd"/>
      <w:r>
        <w:rPr>
          <w:rFonts w:ascii="Arial" w:hAnsi="Arial" w:cs="Arial"/>
          <w:color w:val="212121"/>
        </w:rPr>
        <w:t>前</w:t>
      </w:r>
      <w:r>
        <w:rPr>
          <w:rFonts w:ascii="Arial" w:hAnsi="Arial" w:cs="Arial"/>
          <w:color w:val="212121"/>
        </w:rPr>
        <w:t>1000</w:t>
      </w:r>
      <w:r>
        <w:rPr>
          <w:rFonts w:ascii="Arial" w:hAnsi="Arial" w:cs="Arial"/>
          <w:color w:val="212121"/>
        </w:rPr>
        <w:t>个示例：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from</w:t>
      </w:r>
      <w:r>
        <w:rPr>
          <w:rStyle w:val="pln"/>
          <w:rFonts w:ascii="Courier New" w:hAnsi="Courier New" w:cs="Courier New"/>
          <w:color w:val="37474F"/>
          <w:sz w:val="21"/>
          <w:szCs w:val="21"/>
        </w:rPr>
        <w:t xml:space="preserve"> __future__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absolute_import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division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print_function</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os</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keras</w:t>
      </w:r>
      <w:r>
        <w:rPr>
          <w:rFonts w:ascii="Courier New" w:hAnsi="Courier New" w:cs="Courier New"/>
          <w:color w:val="37474F"/>
          <w:sz w:val="21"/>
          <w:szCs w:val="21"/>
        </w:rPr>
        <w:br/>
      </w:r>
      <w:r>
        <w:rPr>
          <w:rFonts w:ascii="Courier New" w:hAnsi="Courier New" w:cs="Courier New"/>
          <w:color w:val="37474F"/>
          <w:sz w:val="21"/>
          <w:szCs w:val="21"/>
        </w:rPr>
        <w:br/>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_</w:t>
      </w:r>
      <w:proofErr w:type="gramEnd"/>
      <w:r>
        <w:rPr>
          <w:rStyle w:val="pln"/>
          <w:rFonts w:ascii="Courier New" w:hAnsi="Courier New" w:cs="Courier New"/>
          <w:color w:val="37474F"/>
          <w:sz w:val="21"/>
          <w:szCs w:val="21"/>
        </w:rPr>
        <w:t>_version__</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mnist</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load_data</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train_images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Style w:val="pln"/>
          <w:rFonts w:ascii="Courier New" w:hAnsi="Courier New" w:cs="Courier New"/>
          <w:color w:val="37474F"/>
          <w:sz w:val="21"/>
          <w:szCs w:val="21"/>
        </w:rPr>
        <w:t>reshape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255.0</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test_images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test_images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Style w:val="pln"/>
          <w:rFonts w:ascii="Courier New" w:hAnsi="Courier New" w:cs="Courier New"/>
          <w:color w:val="37474F"/>
          <w:sz w:val="21"/>
          <w:szCs w:val="21"/>
        </w:rPr>
        <w:t>reshape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255.0</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https://storage.googleapis.com/tensorflow/tf-keras-datasets/mnist.npz</w:t>
      </w:r>
      <w:r>
        <w:rPr>
          <w:rFonts w:ascii="Courier New" w:hAnsi="Courier New" w:cs="Courier New"/>
          <w:color w:val="37474F"/>
          <w:sz w:val="21"/>
          <w:szCs w:val="21"/>
        </w:rPr>
        <w:t>下载数据</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11493376/11490434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0s 0us / step</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让我们构建一个简单的模型，我们将用它来演示保存和加载权重。</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Returns a short sequential model</w:t>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512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784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Dropout</w:t>
      </w:r>
      <w:r>
        <w:rPr>
          <w:rStyle w:val="pun"/>
          <w:rFonts w:ascii="Courier New" w:hAnsi="Courier New" w:cs="Courier New"/>
          <w:color w:val="37474F"/>
          <w:sz w:val="21"/>
          <w:szCs w:val="21"/>
        </w:rPr>
        <w:t>(</w:t>
      </w:r>
      <w:r>
        <w:rPr>
          <w:rStyle w:val="lit"/>
          <w:rFonts w:ascii="Courier New" w:hAnsi="Courier New" w:cs="Courier New"/>
          <w:color w:val="C53929"/>
          <w:sz w:val="21"/>
          <w:szCs w:val="21"/>
        </w:rPr>
        <w:t>0.2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softmax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compile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optimizers</w:t>
      </w:r>
      <w:r>
        <w:rPr>
          <w:rStyle w:val="pun"/>
          <w:rFonts w:ascii="Courier New" w:hAnsi="Courier New" w:cs="Courier New"/>
          <w:color w:val="37474F"/>
          <w:sz w:val="21"/>
          <w:szCs w:val="21"/>
        </w:rPr>
        <w:t>.</w:t>
      </w:r>
      <w:r>
        <w:rPr>
          <w:rStyle w:val="typ"/>
          <w:rFonts w:ascii="Courier New" w:hAnsi="Courier New" w:cs="Courier New"/>
          <w:color w:val="9C27B0"/>
          <w:sz w:val="21"/>
          <w:szCs w:val="21"/>
        </w:rPr>
        <w:t>Adam</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sparse_categorical_crossentropy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metrics</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model</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Create a basic model instance</w:t>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密集（密集）（无，</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401920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dropout</w:t>
      </w:r>
      <w:r>
        <w:rPr>
          <w:rFonts w:ascii="Courier New" w:hAnsi="Courier New" w:cs="Courier New"/>
          <w:color w:val="37474F"/>
          <w:sz w:val="21"/>
          <w:szCs w:val="21"/>
        </w:rPr>
        <w:t>（</w:t>
      </w:r>
      <w:r>
        <w:rPr>
          <w:rFonts w:ascii="Courier New" w:hAnsi="Courier New" w:cs="Courier New"/>
          <w:color w:val="37474F"/>
          <w:sz w:val="21"/>
          <w:szCs w:val="21"/>
        </w:rPr>
        <w:t>Dropout</w:t>
      </w:r>
      <w:r>
        <w:rPr>
          <w:rFonts w:ascii="Courier New" w:hAnsi="Courier New" w:cs="Courier New"/>
          <w:color w:val="37474F"/>
          <w:sz w:val="21"/>
          <w:szCs w:val="21"/>
        </w:rPr>
        <w:t>）（</w:t>
      </w:r>
      <w:r>
        <w:rPr>
          <w:rFonts w:ascii="Courier New" w:hAnsi="Courier New" w:cs="Courier New"/>
          <w:color w:val="37474F"/>
          <w:sz w:val="21"/>
          <w:szCs w:val="21"/>
        </w:rPr>
        <w:t>None</w:t>
      </w:r>
      <w:r>
        <w:rPr>
          <w:rFonts w:ascii="Courier New" w:hAnsi="Courier New" w:cs="Courier New"/>
          <w:color w:val="37474F"/>
          <w:sz w:val="21"/>
          <w:szCs w:val="21"/>
        </w:rPr>
        <w:t>，</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w:t>
      </w:r>
      <w:r>
        <w:rPr>
          <w:rFonts w:ascii="Courier New" w:hAnsi="Courier New" w:cs="Courier New"/>
          <w:color w:val="37474F"/>
          <w:sz w:val="21"/>
          <w:szCs w:val="21"/>
        </w:rPr>
        <w:t>（密集）（无，</w:t>
      </w:r>
      <w:r>
        <w:rPr>
          <w:rFonts w:ascii="Courier New" w:hAnsi="Courier New" w:cs="Courier New"/>
          <w:color w:val="37474F"/>
          <w:sz w:val="21"/>
          <w:szCs w:val="21"/>
        </w:rPr>
        <w:t>10</w:t>
      </w:r>
      <w:r>
        <w:rPr>
          <w:rFonts w:ascii="Courier New" w:hAnsi="Courier New" w:cs="Courier New"/>
          <w:color w:val="37474F"/>
          <w:sz w:val="21"/>
          <w:szCs w:val="21"/>
        </w:rPr>
        <w:t>）</w:t>
      </w:r>
      <w:r>
        <w:rPr>
          <w:rFonts w:ascii="Courier New" w:hAnsi="Courier New" w:cs="Courier New"/>
          <w:color w:val="37474F"/>
          <w:sz w:val="21"/>
          <w:szCs w:val="21"/>
        </w:rPr>
        <w:t xml:space="preserve">5130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407,050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407,050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在</w:t>
      </w:r>
      <w:ins w:id="790" w:author="Shirley Li" w:date="2018-11-16T09:16:00Z">
        <w:r w:rsidR="009D21D2">
          <w:rPr>
            <w:rFonts w:ascii="Arial" w:hAnsi="Arial" w:cs="Arial" w:hint="eastAsia"/>
            <w:b w:val="0"/>
            <w:bCs w:val="0"/>
            <w:color w:val="212121"/>
            <w:spacing w:val="-2"/>
          </w:rPr>
          <w:t>训练</w:t>
        </w:r>
      </w:ins>
      <w:del w:id="791" w:author="Shirley Li" w:date="2018-11-16T09:16:00Z">
        <w:r w:rsidDel="009D21D2">
          <w:rPr>
            <w:rFonts w:ascii="Arial" w:hAnsi="Arial" w:cs="Arial"/>
            <w:b w:val="0"/>
            <w:bCs w:val="0"/>
            <w:color w:val="212121"/>
            <w:spacing w:val="-2"/>
          </w:rPr>
          <w:delText>培训</w:delText>
        </w:r>
      </w:del>
      <w:r>
        <w:rPr>
          <w:rFonts w:ascii="Arial" w:hAnsi="Arial" w:cs="Arial"/>
          <w:b w:val="0"/>
          <w:bCs w:val="0"/>
          <w:color w:val="212121"/>
          <w:spacing w:val="-2"/>
        </w:rPr>
        <w:t>期间保存检查点</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主要用例是</w:t>
      </w:r>
      <w:ins w:id="792" w:author="Shirley Li" w:date="2018-11-16T09:16:00Z">
        <w:r w:rsidR="009D21D2">
          <w:rPr>
            <w:rFonts w:ascii="Arial" w:hAnsi="Arial" w:cs="Arial" w:hint="eastAsia"/>
            <w:color w:val="212121"/>
          </w:rPr>
          <w:t>，</w:t>
        </w:r>
      </w:ins>
      <w:r>
        <w:rPr>
          <w:rFonts w:ascii="Arial" w:hAnsi="Arial" w:cs="Arial"/>
          <w:color w:val="212121"/>
        </w:rPr>
        <w:t>在培训</w:t>
      </w:r>
      <w:r>
        <w:rPr>
          <w:rStyle w:val="a4"/>
          <w:rFonts w:ascii="Arial" w:hAnsi="Arial" w:cs="Arial"/>
          <w:color w:val="212121"/>
        </w:rPr>
        <w:t>期间</w:t>
      </w:r>
      <w:r>
        <w:rPr>
          <w:rFonts w:ascii="Arial" w:hAnsi="Arial" w:cs="Arial"/>
          <w:color w:val="212121"/>
        </w:rPr>
        <w:t>和培训</w:t>
      </w:r>
      <w:r>
        <w:rPr>
          <w:rStyle w:val="a4"/>
          <w:rFonts w:ascii="Arial" w:hAnsi="Arial" w:cs="Arial"/>
          <w:color w:val="212121"/>
        </w:rPr>
        <w:t>结束</w:t>
      </w:r>
      <w:r>
        <w:rPr>
          <w:rFonts w:ascii="Arial" w:hAnsi="Arial" w:cs="Arial"/>
          <w:color w:val="212121"/>
        </w:rPr>
        <w:t>时自动保存检查点。通过这种方式，您可以使用</w:t>
      </w:r>
      <w:del w:id="793" w:author="Shirley Li" w:date="2018-11-16T09:16:00Z">
        <w:r w:rsidDel="009D21D2">
          <w:rPr>
            <w:rFonts w:ascii="Arial" w:hAnsi="Arial" w:cs="Arial" w:hint="eastAsia"/>
            <w:color w:val="212121"/>
          </w:rPr>
          <w:delText>训练有素</w:delText>
        </w:r>
      </w:del>
      <w:ins w:id="794" w:author="Shirley Li" w:date="2018-11-16T09:16:00Z">
        <w:r w:rsidR="009D21D2">
          <w:rPr>
            <w:rFonts w:ascii="Arial" w:hAnsi="Arial" w:cs="Arial" w:hint="eastAsia"/>
            <w:color w:val="212121"/>
          </w:rPr>
          <w:t>经过训练</w:t>
        </w:r>
      </w:ins>
      <w:r>
        <w:rPr>
          <w:rFonts w:ascii="Arial" w:hAnsi="Arial" w:cs="Arial"/>
          <w:color w:val="212121"/>
        </w:rPr>
        <w:t>的模型，而无需重新训练，或者在</w:t>
      </w:r>
      <w:del w:id="795" w:author="Shirley Li" w:date="2018-11-16T09:16:00Z">
        <w:r w:rsidDel="009D21D2">
          <w:rPr>
            <w:rFonts w:ascii="Arial" w:hAnsi="Arial" w:cs="Arial" w:hint="eastAsia"/>
            <w:color w:val="212121"/>
          </w:rPr>
          <w:delText>您离开的</w:delText>
        </w:r>
      </w:del>
      <w:ins w:id="796" w:author="Shirley Li" w:date="2018-11-16T09:16:00Z">
        <w:r w:rsidR="009D21D2">
          <w:rPr>
            <w:rFonts w:ascii="Arial" w:hAnsi="Arial" w:cs="Arial" w:hint="eastAsia"/>
            <w:color w:val="212121"/>
          </w:rPr>
          <w:t>暂停</w:t>
        </w:r>
      </w:ins>
      <w:r>
        <w:rPr>
          <w:rFonts w:ascii="Arial" w:hAnsi="Arial" w:cs="Arial"/>
          <w:color w:val="212121"/>
        </w:rPr>
        <w:t>地方接受训练</w:t>
      </w:r>
      <w:r>
        <w:rPr>
          <w:rFonts w:ascii="Arial" w:hAnsi="Arial" w:cs="Arial"/>
          <w:color w:val="212121"/>
        </w:rPr>
        <w:t xml:space="preserve"> - </w:t>
      </w:r>
      <w:r>
        <w:rPr>
          <w:rFonts w:ascii="Arial" w:hAnsi="Arial" w:cs="Arial"/>
          <w:color w:val="212121"/>
        </w:rPr>
        <w:t>以防止训练过程中断。</w:t>
      </w:r>
    </w:p>
    <w:p w:rsidR="001758D5" w:rsidRDefault="00FA200B" w:rsidP="001758D5">
      <w:pPr>
        <w:pStyle w:val="a3"/>
        <w:spacing w:before="240" w:beforeAutospacing="0" w:after="240" w:afterAutospacing="0"/>
        <w:rPr>
          <w:rFonts w:ascii="Arial" w:hAnsi="Arial" w:cs="Arial"/>
          <w:color w:val="212121"/>
        </w:rPr>
      </w:pPr>
      <w:hyperlink r:id="rId44" w:history="1">
        <w:r w:rsidR="001758D5">
          <w:rPr>
            <w:rStyle w:val="HTML"/>
            <w:rFonts w:ascii="Courier New" w:hAnsi="Courier New" w:cs="Courier New"/>
            <w:color w:val="039BE5"/>
            <w:sz w:val="22"/>
            <w:szCs w:val="22"/>
            <w:shd w:val="clear" w:color="auto" w:fill="F7F7F7"/>
          </w:rPr>
          <w:t>tf.keras.callbacks.ModelCheckpoint</w:t>
        </w:r>
      </w:hyperlink>
      <w:r w:rsidR="001758D5">
        <w:rPr>
          <w:rFonts w:ascii="Arial" w:hAnsi="Arial" w:cs="Arial"/>
          <w:color w:val="212121"/>
        </w:rPr>
        <w:t>是执行此任务的回调。回调需要几个参数来配置检查点。</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检查点回调使用情况</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训练模型并</w:t>
      </w:r>
      <w:ins w:id="797" w:author="Shirley Li" w:date="2018-11-16T09:17:00Z">
        <w:r w:rsidR="009D21D2">
          <w:rPr>
            <w:rFonts w:ascii="Arial" w:hAnsi="Arial" w:cs="Arial" w:hint="eastAsia"/>
            <w:color w:val="212121"/>
          </w:rPr>
          <w:t>使用</w:t>
        </w:r>
      </w:ins>
      <w:del w:id="798" w:author="Shirley Li" w:date="2018-11-16T09:17:00Z">
        <w:r w:rsidDel="009D21D2">
          <w:rPr>
            <w:rFonts w:ascii="Arial" w:hAnsi="Arial" w:cs="Arial"/>
            <w:color w:val="212121"/>
          </w:rPr>
          <w:delText>将其传递</w:delText>
        </w:r>
      </w:del>
      <w:r>
        <w:rPr>
          <w:rStyle w:val="HTML"/>
          <w:rFonts w:ascii="Courier New" w:hAnsi="Courier New" w:cs="Courier New"/>
          <w:color w:val="37474F"/>
          <w:sz w:val="22"/>
          <w:szCs w:val="22"/>
          <w:shd w:val="clear" w:color="auto" w:fill="F7F7F7"/>
        </w:rPr>
        <w:t>ModelCheckpoint</w:t>
      </w:r>
      <w:r>
        <w:rPr>
          <w:rFonts w:ascii="Arial" w:hAnsi="Arial" w:cs="Arial"/>
          <w:color w:val="212121"/>
        </w:rPr>
        <w:t>回调</w:t>
      </w:r>
      <w:ins w:id="799" w:author="Shirley Li" w:date="2018-11-16T09:17:00Z">
        <w:r w:rsidR="009D21D2">
          <w:rPr>
            <w:rFonts w:ascii="Arial" w:hAnsi="Arial" w:cs="Arial" w:hint="eastAsia"/>
            <w:color w:val="212121"/>
          </w:rPr>
          <w:t>传递给该模型</w:t>
        </w:r>
      </w:ins>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checkpoint_path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"training_1/cp.ckpt"</w:t>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checkpoint_dir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dirname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checkpoint_path</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Create checkpoint callback</w:t>
      </w:r>
      <w:r>
        <w:rPr>
          <w:rFonts w:ascii="Courier New" w:hAnsi="Courier New" w:cs="Courier New"/>
          <w:color w:val="37474F"/>
          <w:sz w:val="21"/>
          <w:szCs w:val="21"/>
        </w:rPr>
        <w:br/>
      </w:r>
      <w:r>
        <w:rPr>
          <w:rStyle w:val="pln"/>
          <w:rFonts w:ascii="Courier New" w:hAnsi="Courier New" w:cs="Courier New"/>
          <w:color w:val="37474F"/>
          <w:sz w:val="21"/>
          <w:szCs w:val="21"/>
        </w:rPr>
        <w:t xml:space="preserve">cp_callback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ModelCheckpoint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save_weights_only</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validation_data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callbacks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cp_callback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pass callback to training</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w:t>
      </w:r>
      <w:r>
        <w:rPr>
          <w:rFonts w:ascii="Courier New" w:hAnsi="Courier New" w:cs="Courier New"/>
          <w:color w:val="37474F"/>
          <w:sz w:val="21"/>
          <w:szCs w:val="21"/>
        </w:rPr>
        <w:t>1000</w:t>
      </w:r>
      <w:r>
        <w:rPr>
          <w:rFonts w:ascii="Courier New" w:hAnsi="Courier New" w:cs="Courier New"/>
          <w:color w:val="37474F"/>
          <w:sz w:val="21"/>
          <w:szCs w:val="21"/>
        </w:rPr>
        <w:t>个样本，验证</w:t>
      </w:r>
      <w:r>
        <w:rPr>
          <w:rFonts w:ascii="Courier New" w:hAnsi="Courier New" w:cs="Courier New"/>
          <w:color w:val="37474F"/>
          <w:sz w:val="21"/>
          <w:szCs w:val="21"/>
        </w:rPr>
        <w:t>1000</w:t>
      </w:r>
      <w:r>
        <w:rPr>
          <w:rFonts w:ascii="Courier New" w:hAnsi="Courier New" w:cs="Courier New"/>
          <w:color w:val="37474F"/>
          <w:sz w:val="21"/>
          <w:szCs w:val="21"/>
        </w:rPr>
        <w:t>个样本</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736/1000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1.2987  -  acc</w:t>
      </w:r>
      <w:r>
        <w:rPr>
          <w:rFonts w:ascii="Courier New" w:hAnsi="Courier New" w:cs="Courier New"/>
          <w:color w:val="37474F"/>
          <w:sz w:val="21"/>
          <w:szCs w:val="21"/>
        </w:rPr>
        <w:t>：</w:t>
      </w:r>
      <w:r>
        <w:rPr>
          <w:rFonts w:ascii="Courier New" w:hAnsi="Courier New" w:cs="Courier New"/>
          <w:color w:val="37474F"/>
          <w:sz w:val="21"/>
          <w:szCs w:val="21"/>
        </w:rPr>
        <w:t>0.6345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00001</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5"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487us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1.1384  -  acc</w:t>
      </w:r>
      <w:r>
        <w:rPr>
          <w:rFonts w:ascii="Courier New" w:hAnsi="Courier New" w:cs="Courier New"/>
          <w:color w:val="37474F"/>
          <w:sz w:val="21"/>
          <w:szCs w:val="21"/>
        </w:rPr>
        <w:t>：</w:t>
      </w:r>
      <w:r>
        <w:rPr>
          <w:rFonts w:ascii="Courier New" w:hAnsi="Courier New" w:cs="Courier New"/>
          <w:color w:val="37474F"/>
          <w:sz w:val="21"/>
          <w:szCs w:val="21"/>
        </w:rPr>
        <w:t xml:space="preserve">0.6740  -  val_loss </w:t>
      </w:r>
      <w:r>
        <w:rPr>
          <w:rFonts w:ascii="Courier New" w:hAnsi="Courier New" w:cs="Courier New"/>
          <w:color w:val="37474F"/>
          <w:sz w:val="21"/>
          <w:szCs w:val="21"/>
        </w:rPr>
        <w:t>：</w:t>
      </w:r>
      <w:r>
        <w:rPr>
          <w:rFonts w:ascii="Courier New" w:hAnsi="Courier New" w:cs="Courier New"/>
          <w:color w:val="37474F"/>
          <w:sz w:val="21"/>
          <w:szCs w:val="21"/>
        </w:rPr>
        <w:t>0.6788  -  val_acc</w:t>
      </w:r>
      <w:r>
        <w:rPr>
          <w:rFonts w:ascii="Courier New" w:hAnsi="Courier New" w:cs="Courier New"/>
          <w:color w:val="37474F"/>
          <w:sz w:val="21"/>
          <w:szCs w:val="21"/>
        </w:rPr>
        <w:t>：</w:t>
      </w:r>
      <w:r>
        <w:rPr>
          <w:rFonts w:ascii="Courier New" w:hAnsi="Courier New" w:cs="Courier New"/>
          <w:color w:val="37474F"/>
          <w:sz w:val="21"/>
          <w:szCs w:val="21"/>
        </w:rPr>
        <w:t>0.8030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大纪元</w:t>
      </w:r>
      <w:r>
        <w:rPr>
          <w:rFonts w:ascii="Courier New" w:hAnsi="Courier New" w:cs="Courier New"/>
          <w:color w:val="37474F"/>
          <w:sz w:val="21"/>
          <w:szCs w:val="21"/>
        </w:rPr>
        <w:t>2/10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992/1000 [============================&gt;</w:t>
      </w:r>
      <w:r>
        <w:rPr>
          <w:rFonts w:ascii="Courier New" w:hAnsi="Courier New" w:cs="Courier New"/>
          <w:color w:val="37474F"/>
          <w:sz w:val="21"/>
          <w:szCs w:val="21"/>
        </w:rPr>
        <w:t>。</w:t>
      </w:r>
      <w:r>
        <w:rPr>
          <w:rFonts w:ascii="Courier New" w:hAnsi="Courier New" w:cs="Courier New"/>
          <w:color w:val="37474F"/>
          <w:sz w:val="21"/>
          <w:szCs w:val="21"/>
        </w:rPr>
        <w:t>]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0.4124  -  acc</w:t>
      </w:r>
      <w:r>
        <w:rPr>
          <w:rFonts w:ascii="Courier New" w:hAnsi="Courier New" w:cs="Courier New"/>
          <w:color w:val="37474F"/>
          <w:sz w:val="21"/>
          <w:szCs w:val="21"/>
        </w:rPr>
        <w:t>：</w:t>
      </w:r>
      <w:r>
        <w:rPr>
          <w:rFonts w:ascii="Courier New" w:hAnsi="Courier New" w:cs="Courier New"/>
          <w:color w:val="37474F"/>
          <w:sz w:val="21"/>
          <w:szCs w:val="21"/>
        </w:rPr>
        <w:t>0.8881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00002</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6"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218us</w:t>
      </w:r>
      <w:r>
        <w:rPr>
          <w:rFonts w:ascii="Cambria Math" w:hAnsi="Cambria Math" w:cs="Cambria Math"/>
          <w:color w:val="37474F"/>
          <w:sz w:val="21"/>
          <w:szCs w:val="21"/>
        </w:rPr>
        <w:t>​​</w:t>
      </w:r>
      <w:r>
        <w:rPr>
          <w:rFonts w:ascii="Courier New" w:hAnsi="Courier New" w:cs="Courier New"/>
          <w:color w:val="37474F"/>
          <w:sz w:val="21"/>
          <w:szCs w:val="21"/>
        </w:rPr>
        <w:t xml:space="preserve">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0.4159  -  acc</w:t>
      </w:r>
      <w:r>
        <w:rPr>
          <w:rFonts w:ascii="Courier New" w:hAnsi="Courier New" w:cs="Courier New"/>
          <w:color w:val="37474F"/>
          <w:sz w:val="21"/>
          <w:szCs w:val="21"/>
        </w:rPr>
        <w:t>：</w:t>
      </w:r>
      <w:r>
        <w:rPr>
          <w:rFonts w:ascii="Courier New" w:hAnsi="Courier New" w:cs="Courier New"/>
          <w:color w:val="37474F"/>
          <w:sz w:val="21"/>
          <w:szCs w:val="21"/>
        </w:rPr>
        <w:t xml:space="preserve">0.8870  -  val_loss </w:t>
      </w:r>
      <w:r>
        <w:rPr>
          <w:rFonts w:ascii="Courier New" w:hAnsi="Courier New" w:cs="Courier New"/>
          <w:color w:val="37474F"/>
          <w:sz w:val="21"/>
          <w:szCs w:val="21"/>
        </w:rPr>
        <w:t>：</w:t>
      </w:r>
      <w:r>
        <w:rPr>
          <w:rFonts w:ascii="Courier New" w:hAnsi="Courier New" w:cs="Courier New"/>
          <w:color w:val="37474F"/>
          <w:sz w:val="21"/>
          <w:szCs w:val="21"/>
        </w:rPr>
        <w:t>0.5479  -  val_acc</w:t>
      </w:r>
      <w:r>
        <w:rPr>
          <w:rFonts w:ascii="Courier New" w:hAnsi="Courier New" w:cs="Courier New"/>
          <w:color w:val="37474F"/>
          <w:sz w:val="21"/>
          <w:szCs w:val="21"/>
        </w:rPr>
        <w:t>：</w:t>
      </w:r>
      <w:r>
        <w:rPr>
          <w:rFonts w:ascii="Courier New" w:hAnsi="Courier New" w:cs="Courier New"/>
          <w:color w:val="37474F"/>
          <w:sz w:val="21"/>
          <w:szCs w:val="21"/>
        </w:rPr>
        <w:t>0.8220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672/1000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0.2909  -  acc</w:t>
      </w:r>
      <w:r>
        <w:rPr>
          <w:rFonts w:ascii="Courier New" w:hAnsi="Courier New" w:cs="Courier New"/>
          <w:color w:val="37474F"/>
          <w:sz w:val="21"/>
          <w:szCs w:val="21"/>
        </w:rPr>
        <w:t>：</w:t>
      </w:r>
      <w:r>
        <w:rPr>
          <w:rFonts w:ascii="Courier New" w:hAnsi="Courier New" w:cs="Courier New"/>
          <w:color w:val="37474F"/>
          <w:sz w:val="21"/>
          <w:szCs w:val="21"/>
        </w:rPr>
        <w:t>0.9271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00003</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7"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207us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0.3003  -  acc</w:t>
      </w:r>
      <w:r>
        <w:rPr>
          <w:rFonts w:ascii="Courier New" w:hAnsi="Courier New" w:cs="Courier New"/>
          <w:color w:val="37474F"/>
          <w:sz w:val="21"/>
          <w:szCs w:val="21"/>
        </w:rPr>
        <w:t>：</w:t>
      </w:r>
      <w:r>
        <w:rPr>
          <w:rFonts w:ascii="Courier New" w:hAnsi="Courier New" w:cs="Courier New"/>
          <w:color w:val="37474F"/>
          <w:sz w:val="21"/>
          <w:szCs w:val="21"/>
        </w:rPr>
        <w:t xml:space="preserve">0.9200  -  val_loss </w:t>
      </w:r>
      <w:r>
        <w:rPr>
          <w:rFonts w:ascii="Courier New" w:hAnsi="Courier New" w:cs="Courier New"/>
          <w:color w:val="37474F"/>
          <w:sz w:val="21"/>
          <w:szCs w:val="21"/>
        </w:rPr>
        <w:t>：</w:t>
      </w:r>
      <w:r>
        <w:rPr>
          <w:rFonts w:ascii="Courier New" w:hAnsi="Courier New" w:cs="Courier New"/>
          <w:color w:val="37474F"/>
          <w:sz w:val="21"/>
          <w:szCs w:val="21"/>
        </w:rPr>
        <w:t>0.4593  -  val_acc</w:t>
      </w:r>
      <w:r>
        <w:rPr>
          <w:rFonts w:ascii="Courier New" w:hAnsi="Courier New" w:cs="Courier New"/>
          <w:color w:val="37474F"/>
          <w:sz w:val="21"/>
          <w:szCs w:val="21"/>
        </w:rPr>
        <w:t>：</w:t>
      </w:r>
      <w:r>
        <w:rPr>
          <w:rFonts w:ascii="Courier New" w:hAnsi="Courier New" w:cs="Courier New"/>
          <w:color w:val="37474F"/>
          <w:sz w:val="21"/>
          <w:szCs w:val="21"/>
        </w:rPr>
        <w:t>0.8490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992/1000 [============================&gt;</w:t>
      </w:r>
      <w:r>
        <w:rPr>
          <w:rFonts w:ascii="Courier New" w:hAnsi="Courier New" w:cs="Courier New"/>
          <w:color w:val="37474F"/>
          <w:sz w:val="21"/>
          <w:szCs w:val="21"/>
        </w:rPr>
        <w:t>。</w:t>
      </w:r>
      <w:r>
        <w:rPr>
          <w:rFonts w:ascii="Courier New" w:hAnsi="Courier New" w:cs="Courier New"/>
          <w:color w:val="37474F"/>
          <w:sz w:val="21"/>
          <w:szCs w:val="21"/>
        </w:rPr>
        <w:t>]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0.2030  -  acc</w:t>
      </w:r>
      <w:r>
        <w:rPr>
          <w:rFonts w:ascii="Courier New" w:hAnsi="Courier New" w:cs="Courier New"/>
          <w:color w:val="37474F"/>
          <w:sz w:val="21"/>
          <w:szCs w:val="21"/>
        </w:rPr>
        <w:t>：</w:t>
      </w:r>
      <w:r>
        <w:rPr>
          <w:rFonts w:ascii="Courier New" w:hAnsi="Courier New" w:cs="Courier New"/>
          <w:color w:val="37474F"/>
          <w:sz w:val="21"/>
          <w:szCs w:val="21"/>
        </w:rPr>
        <w:t>0.9567</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00004</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8"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212us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0.2031  -  acc</w:t>
      </w:r>
      <w:r>
        <w:rPr>
          <w:rFonts w:ascii="Courier New" w:hAnsi="Courier New" w:cs="Courier New"/>
          <w:color w:val="37474F"/>
          <w:sz w:val="21"/>
          <w:szCs w:val="21"/>
        </w:rPr>
        <w:t>：</w:t>
      </w:r>
      <w:r>
        <w:rPr>
          <w:rFonts w:ascii="Courier New" w:hAnsi="Courier New" w:cs="Courier New"/>
          <w:color w:val="37474F"/>
          <w:sz w:val="21"/>
          <w:szCs w:val="21"/>
        </w:rPr>
        <w:t xml:space="preserve">0.9560  -  val_loss </w:t>
      </w:r>
      <w:r>
        <w:rPr>
          <w:rFonts w:ascii="Courier New" w:hAnsi="Courier New" w:cs="Courier New"/>
          <w:color w:val="37474F"/>
          <w:sz w:val="21"/>
          <w:szCs w:val="21"/>
        </w:rPr>
        <w:t>：</w:t>
      </w:r>
      <w:r>
        <w:rPr>
          <w:rFonts w:ascii="Courier New" w:hAnsi="Courier New" w:cs="Courier New"/>
          <w:color w:val="37474F"/>
          <w:sz w:val="21"/>
          <w:szCs w:val="21"/>
        </w:rPr>
        <w:t>0.4272  -  val_acc</w:t>
      </w:r>
      <w:r>
        <w:rPr>
          <w:rFonts w:ascii="Courier New" w:hAnsi="Courier New" w:cs="Courier New"/>
          <w:color w:val="37474F"/>
          <w:sz w:val="21"/>
          <w:szCs w:val="21"/>
        </w:rPr>
        <w:t>：</w:t>
      </w:r>
      <w:r>
        <w:rPr>
          <w:rFonts w:ascii="Courier New" w:hAnsi="Courier New" w:cs="Courier New"/>
          <w:color w:val="37474F"/>
          <w:sz w:val="21"/>
          <w:szCs w:val="21"/>
        </w:rPr>
        <w:t>0.8660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704/1000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0.1518  -  acc</w:t>
      </w:r>
      <w:r>
        <w:rPr>
          <w:rFonts w:ascii="Courier New" w:hAnsi="Courier New" w:cs="Courier New"/>
          <w:color w:val="37474F"/>
          <w:sz w:val="21"/>
          <w:szCs w:val="21"/>
        </w:rPr>
        <w:t>：</w:t>
      </w:r>
      <w:r>
        <w:rPr>
          <w:rFonts w:ascii="Courier New" w:hAnsi="Courier New" w:cs="Courier New"/>
          <w:color w:val="37474F"/>
          <w:sz w:val="21"/>
          <w:szCs w:val="21"/>
        </w:rPr>
        <w:t>0.9688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00005</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49"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210us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0.1566  -  acc</w:t>
      </w:r>
      <w:r>
        <w:rPr>
          <w:rFonts w:ascii="Courier New" w:hAnsi="Courier New" w:cs="Courier New"/>
          <w:color w:val="37474F"/>
          <w:sz w:val="21"/>
          <w:szCs w:val="21"/>
        </w:rPr>
        <w:t>：</w:t>
      </w:r>
      <w:r>
        <w:rPr>
          <w:rFonts w:ascii="Courier New" w:hAnsi="Courier New" w:cs="Courier New"/>
          <w:color w:val="37474F"/>
          <w:sz w:val="21"/>
          <w:szCs w:val="21"/>
        </w:rPr>
        <w:t xml:space="preserve">0.9690  -  val_loss </w:t>
      </w:r>
      <w:r>
        <w:rPr>
          <w:rFonts w:ascii="Courier New" w:hAnsi="Courier New" w:cs="Courier New"/>
          <w:color w:val="37474F"/>
          <w:sz w:val="21"/>
          <w:szCs w:val="21"/>
        </w:rPr>
        <w:t>：</w:t>
      </w:r>
      <w:r>
        <w:rPr>
          <w:rFonts w:ascii="Courier New" w:hAnsi="Courier New" w:cs="Courier New"/>
          <w:color w:val="37474F"/>
          <w:sz w:val="21"/>
          <w:szCs w:val="21"/>
        </w:rPr>
        <w:t>0.4248  -  val_acc</w:t>
      </w:r>
      <w:r>
        <w:rPr>
          <w:rFonts w:ascii="Courier New" w:hAnsi="Courier New" w:cs="Courier New"/>
          <w:color w:val="37474F"/>
          <w:sz w:val="21"/>
          <w:szCs w:val="21"/>
        </w:rPr>
        <w:t>：</w:t>
      </w:r>
      <w:r>
        <w:rPr>
          <w:rFonts w:ascii="Courier New" w:hAnsi="Courier New" w:cs="Courier New"/>
          <w:color w:val="37474F"/>
          <w:sz w:val="21"/>
          <w:szCs w:val="21"/>
        </w:rPr>
        <w:t>0.8570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6/10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672/1000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0.1301  -  acc</w:t>
      </w:r>
      <w:r>
        <w:rPr>
          <w:rFonts w:ascii="Courier New" w:hAnsi="Courier New" w:cs="Courier New"/>
          <w:color w:val="37474F"/>
          <w:sz w:val="21"/>
          <w:szCs w:val="21"/>
        </w:rPr>
        <w:t>：</w:t>
      </w:r>
      <w:r>
        <w:rPr>
          <w:rFonts w:ascii="Courier New" w:hAnsi="Courier New" w:cs="Courier New"/>
          <w:color w:val="37474F"/>
          <w:sz w:val="21"/>
          <w:szCs w:val="21"/>
        </w:rPr>
        <w:t>0.9688</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00006</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0"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209us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0.1216  -  acc</w:t>
      </w:r>
      <w:r>
        <w:rPr>
          <w:rFonts w:ascii="Courier New" w:hAnsi="Courier New" w:cs="Courier New"/>
          <w:color w:val="37474F"/>
          <w:sz w:val="21"/>
          <w:szCs w:val="21"/>
        </w:rPr>
        <w:t>：</w:t>
      </w:r>
      <w:r>
        <w:rPr>
          <w:rFonts w:ascii="Courier New" w:hAnsi="Courier New" w:cs="Courier New"/>
          <w:color w:val="37474F"/>
          <w:sz w:val="21"/>
          <w:szCs w:val="21"/>
        </w:rPr>
        <w:t xml:space="preserve">0.9750  -  val_loss </w:t>
      </w:r>
      <w:r>
        <w:rPr>
          <w:rFonts w:ascii="Courier New" w:hAnsi="Courier New" w:cs="Courier New"/>
          <w:color w:val="37474F"/>
          <w:sz w:val="21"/>
          <w:szCs w:val="21"/>
        </w:rPr>
        <w:t>：</w:t>
      </w:r>
      <w:r>
        <w:rPr>
          <w:rFonts w:ascii="Courier New" w:hAnsi="Courier New" w:cs="Courier New"/>
          <w:color w:val="37474F"/>
          <w:sz w:val="21"/>
          <w:szCs w:val="21"/>
        </w:rPr>
        <w:t>0.3931  -  val_acc</w:t>
      </w:r>
      <w:r>
        <w:rPr>
          <w:rFonts w:ascii="Courier New" w:hAnsi="Courier New" w:cs="Courier New"/>
          <w:color w:val="37474F"/>
          <w:sz w:val="21"/>
          <w:szCs w:val="21"/>
        </w:rPr>
        <w:t>：</w:t>
      </w:r>
      <w:r>
        <w:rPr>
          <w:rFonts w:ascii="Courier New" w:hAnsi="Courier New" w:cs="Courier New"/>
          <w:color w:val="37474F"/>
          <w:sz w:val="21"/>
          <w:szCs w:val="21"/>
        </w:rPr>
        <w:t>0.8740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7/10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704/1000 [====================&gt; .........]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0.0821  -  acc</w:t>
      </w:r>
      <w:r>
        <w:rPr>
          <w:rFonts w:ascii="Courier New" w:hAnsi="Courier New" w:cs="Courier New"/>
          <w:color w:val="37474F"/>
          <w:sz w:val="21"/>
          <w:szCs w:val="21"/>
        </w:rPr>
        <w:t>：</w:t>
      </w:r>
      <w:r>
        <w:rPr>
          <w:rFonts w:ascii="Courier New" w:hAnsi="Courier New" w:cs="Courier New"/>
          <w:color w:val="37474F"/>
          <w:sz w:val="21"/>
          <w:szCs w:val="21"/>
        </w:rPr>
        <w:t>0.9915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00007</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1"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205us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0.0897  -  acc</w:t>
      </w:r>
      <w:r>
        <w:rPr>
          <w:rFonts w:ascii="Courier New" w:hAnsi="Courier New" w:cs="Courier New"/>
          <w:color w:val="37474F"/>
          <w:sz w:val="21"/>
          <w:szCs w:val="21"/>
        </w:rPr>
        <w:t>：</w:t>
      </w:r>
      <w:r>
        <w:rPr>
          <w:rFonts w:ascii="Courier New" w:hAnsi="Courier New" w:cs="Courier New"/>
          <w:color w:val="37474F"/>
          <w:sz w:val="21"/>
          <w:szCs w:val="21"/>
        </w:rPr>
        <w:t xml:space="preserve">0.9890  -  val_loss </w:t>
      </w:r>
      <w:r>
        <w:rPr>
          <w:rFonts w:ascii="Courier New" w:hAnsi="Courier New" w:cs="Courier New"/>
          <w:color w:val="37474F"/>
          <w:sz w:val="21"/>
          <w:szCs w:val="21"/>
        </w:rPr>
        <w:t>：</w:t>
      </w:r>
      <w:r>
        <w:rPr>
          <w:rFonts w:ascii="Courier New" w:hAnsi="Courier New" w:cs="Courier New"/>
          <w:color w:val="37474F"/>
          <w:sz w:val="21"/>
          <w:szCs w:val="21"/>
        </w:rPr>
        <w:t>0.4251  -  val_acc</w:t>
      </w:r>
      <w:r>
        <w:rPr>
          <w:rFonts w:ascii="Courier New" w:hAnsi="Courier New" w:cs="Courier New"/>
          <w:color w:val="37474F"/>
          <w:sz w:val="21"/>
          <w:szCs w:val="21"/>
        </w:rPr>
        <w:t>：</w:t>
      </w:r>
      <w:r>
        <w:rPr>
          <w:rFonts w:ascii="Courier New" w:hAnsi="Courier New" w:cs="Courier New"/>
          <w:color w:val="37474F"/>
          <w:sz w:val="21"/>
          <w:szCs w:val="21"/>
        </w:rPr>
        <w:t>0.8570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8/10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992/1000 [============================&gt;</w:t>
      </w:r>
      <w:r>
        <w:rPr>
          <w:rFonts w:ascii="Courier New" w:hAnsi="Courier New" w:cs="Courier New"/>
          <w:color w:val="37474F"/>
          <w:sz w:val="21"/>
          <w:szCs w:val="21"/>
        </w:rPr>
        <w:t>。</w:t>
      </w:r>
      <w:r>
        <w:rPr>
          <w:rFonts w:ascii="Courier New" w:hAnsi="Courier New" w:cs="Courier New"/>
          <w:color w:val="37474F"/>
          <w:sz w:val="21"/>
          <w:szCs w:val="21"/>
        </w:rPr>
        <w:t>]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0.0684  -  acc</w:t>
      </w:r>
      <w:r>
        <w:rPr>
          <w:rFonts w:ascii="Courier New" w:hAnsi="Courier New" w:cs="Courier New"/>
          <w:color w:val="37474F"/>
          <w:sz w:val="21"/>
          <w:szCs w:val="21"/>
        </w:rPr>
        <w:t>：</w:t>
      </w:r>
      <w:r>
        <w:rPr>
          <w:rFonts w:ascii="Courier New" w:hAnsi="Courier New" w:cs="Courier New"/>
          <w:color w:val="37474F"/>
          <w:sz w:val="21"/>
          <w:szCs w:val="21"/>
        </w:rPr>
        <w:t>0.9899</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00008</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2"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215us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0.0681  -  acc</w:t>
      </w:r>
      <w:r>
        <w:rPr>
          <w:rFonts w:ascii="Courier New" w:hAnsi="Courier New" w:cs="Courier New"/>
          <w:color w:val="37474F"/>
          <w:sz w:val="21"/>
          <w:szCs w:val="21"/>
        </w:rPr>
        <w:t>：</w:t>
      </w:r>
      <w:r>
        <w:rPr>
          <w:rFonts w:ascii="Courier New" w:hAnsi="Courier New" w:cs="Courier New"/>
          <w:color w:val="37474F"/>
          <w:sz w:val="21"/>
          <w:szCs w:val="21"/>
        </w:rPr>
        <w:t xml:space="preserve">0.9900  -  val_loss </w:t>
      </w:r>
      <w:r>
        <w:rPr>
          <w:rFonts w:ascii="Courier New" w:hAnsi="Courier New" w:cs="Courier New"/>
          <w:color w:val="37474F"/>
          <w:sz w:val="21"/>
          <w:szCs w:val="21"/>
        </w:rPr>
        <w:t>：</w:t>
      </w:r>
      <w:r>
        <w:rPr>
          <w:rFonts w:ascii="Courier New" w:hAnsi="Courier New" w:cs="Courier New"/>
          <w:color w:val="37474F"/>
          <w:sz w:val="21"/>
          <w:szCs w:val="21"/>
        </w:rPr>
        <w:t>0.3910  -  val_acc</w:t>
      </w:r>
      <w:r>
        <w:rPr>
          <w:rFonts w:ascii="Courier New" w:hAnsi="Courier New" w:cs="Courier New"/>
          <w:color w:val="37474F"/>
          <w:sz w:val="21"/>
          <w:szCs w:val="21"/>
        </w:rPr>
        <w:t>：</w:t>
      </w:r>
      <w:r>
        <w:rPr>
          <w:rFonts w:ascii="Courier New" w:hAnsi="Courier New" w:cs="Courier New"/>
          <w:color w:val="37474F"/>
          <w:sz w:val="21"/>
          <w:szCs w:val="21"/>
        </w:rPr>
        <w:t>0.8590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9/10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992/1000 [============================&gt;</w:t>
      </w:r>
      <w:r>
        <w:rPr>
          <w:rFonts w:ascii="Courier New" w:hAnsi="Courier New" w:cs="Courier New"/>
          <w:color w:val="37474F"/>
          <w:sz w:val="21"/>
          <w:szCs w:val="21"/>
        </w:rPr>
        <w:t>。</w:t>
      </w:r>
      <w:r>
        <w:rPr>
          <w:rFonts w:ascii="Courier New" w:hAnsi="Courier New" w:cs="Courier New"/>
          <w:color w:val="37474F"/>
          <w:sz w:val="21"/>
          <w:szCs w:val="21"/>
        </w:rPr>
        <w:t>]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0.0485  -  acc</w:t>
      </w:r>
      <w:r>
        <w:rPr>
          <w:rFonts w:ascii="Courier New" w:hAnsi="Courier New" w:cs="Courier New"/>
          <w:color w:val="37474F"/>
          <w:sz w:val="21"/>
          <w:szCs w:val="21"/>
        </w:rPr>
        <w:t>：</w:t>
      </w:r>
      <w:r>
        <w:rPr>
          <w:rFonts w:ascii="Courier New" w:hAnsi="Courier New" w:cs="Courier New"/>
          <w:color w:val="37474F"/>
          <w:sz w:val="21"/>
          <w:szCs w:val="21"/>
        </w:rPr>
        <w:t>0.9960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00009</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3"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214us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0.0482  -  acc</w:t>
      </w:r>
      <w:r>
        <w:rPr>
          <w:rFonts w:ascii="Courier New" w:hAnsi="Courier New" w:cs="Courier New"/>
          <w:color w:val="37474F"/>
          <w:sz w:val="21"/>
          <w:szCs w:val="21"/>
        </w:rPr>
        <w:t>：</w:t>
      </w:r>
      <w:r>
        <w:rPr>
          <w:rFonts w:ascii="Courier New" w:hAnsi="Courier New" w:cs="Courier New"/>
          <w:color w:val="37474F"/>
          <w:sz w:val="21"/>
          <w:szCs w:val="21"/>
        </w:rPr>
        <w:t xml:space="preserve">0.9960  -  val_loss </w:t>
      </w:r>
      <w:r>
        <w:rPr>
          <w:rFonts w:ascii="Courier New" w:hAnsi="Courier New" w:cs="Courier New"/>
          <w:color w:val="37474F"/>
          <w:sz w:val="21"/>
          <w:szCs w:val="21"/>
        </w:rPr>
        <w:t>：</w:t>
      </w:r>
      <w:r>
        <w:rPr>
          <w:rFonts w:ascii="Courier New" w:hAnsi="Courier New" w:cs="Courier New"/>
          <w:color w:val="37474F"/>
          <w:sz w:val="21"/>
          <w:szCs w:val="21"/>
        </w:rPr>
        <w:t>0.3973  -  val_acc</w:t>
      </w:r>
      <w:r>
        <w:rPr>
          <w:rFonts w:ascii="Courier New" w:hAnsi="Courier New" w:cs="Courier New"/>
          <w:color w:val="37474F"/>
          <w:sz w:val="21"/>
          <w:szCs w:val="21"/>
        </w:rPr>
        <w:t>：</w:t>
      </w:r>
      <w:r>
        <w:rPr>
          <w:rFonts w:ascii="Courier New" w:hAnsi="Courier New" w:cs="Courier New"/>
          <w:color w:val="37474F"/>
          <w:sz w:val="21"/>
          <w:szCs w:val="21"/>
        </w:rPr>
        <w:t>0.8720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10/10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960/1000 [===========================&gt;</w:t>
      </w:r>
      <w:proofErr w:type="gramStart"/>
      <w:r>
        <w:rPr>
          <w:rFonts w:ascii="Courier New" w:hAnsi="Courier New" w:cs="Courier New"/>
          <w:color w:val="37474F"/>
          <w:sz w:val="21"/>
          <w:szCs w:val="21"/>
        </w:rPr>
        <w:t xml:space="preserve"> ..</w:t>
      </w:r>
      <w:proofErr w:type="gramEnd"/>
      <w:r>
        <w:rPr>
          <w:rFonts w:ascii="Courier New" w:hAnsi="Courier New" w:cs="Courier New"/>
          <w:color w:val="37474F"/>
          <w:sz w:val="21"/>
          <w:szCs w:val="21"/>
        </w:rPr>
        <w:t>]  -  ETA</w:t>
      </w:r>
      <w:r>
        <w:rPr>
          <w:rFonts w:ascii="Courier New" w:hAnsi="Courier New" w:cs="Courier New"/>
          <w:color w:val="37474F"/>
          <w:sz w:val="21"/>
          <w:szCs w:val="21"/>
        </w:rPr>
        <w:t>：</w:t>
      </w:r>
      <w:r>
        <w:rPr>
          <w:rFonts w:ascii="Courier New" w:hAnsi="Courier New" w:cs="Courier New"/>
          <w:color w:val="37474F"/>
          <w:sz w:val="21"/>
          <w:szCs w:val="21"/>
        </w:rPr>
        <w:t xml:space="preserve">0s  - </w:t>
      </w:r>
      <w:r>
        <w:rPr>
          <w:rFonts w:ascii="Courier New" w:hAnsi="Courier New" w:cs="Courier New"/>
          <w:color w:val="37474F"/>
          <w:sz w:val="21"/>
          <w:szCs w:val="21"/>
        </w:rPr>
        <w:t>损失：</w:t>
      </w:r>
      <w:r>
        <w:rPr>
          <w:rFonts w:ascii="Courier New" w:hAnsi="Courier New" w:cs="Courier New"/>
          <w:color w:val="37474F"/>
          <w:sz w:val="21"/>
          <w:szCs w:val="21"/>
        </w:rPr>
        <w:t>0.0350  -  acc</w:t>
      </w:r>
      <w:r>
        <w:rPr>
          <w:rFonts w:ascii="Courier New" w:hAnsi="Courier New" w:cs="Courier New"/>
          <w:color w:val="37474F"/>
          <w:sz w:val="21"/>
          <w:szCs w:val="21"/>
        </w:rPr>
        <w:t>：</w:t>
      </w:r>
      <w:r>
        <w:rPr>
          <w:rFonts w:ascii="Courier New" w:hAnsi="Courier New" w:cs="Courier New"/>
          <w:color w:val="37474F"/>
          <w:sz w:val="21"/>
          <w:szCs w:val="21"/>
        </w:rPr>
        <w:t>0.9990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00010</w:t>
      </w:r>
      <w:r>
        <w:rPr>
          <w:rFonts w:ascii="Courier New" w:hAnsi="Courier New" w:cs="Courier New"/>
          <w:color w:val="37474F"/>
          <w:sz w:val="21"/>
          <w:szCs w:val="21"/>
        </w:rPr>
        <w:t>：将模型保存到</w:t>
      </w:r>
      <w:r>
        <w:rPr>
          <w:rFonts w:ascii="Courier New" w:hAnsi="Courier New" w:cs="Courier New"/>
          <w:color w:val="37474F"/>
          <w:sz w:val="21"/>
          <w:szCs w:val="21"/>
        </w:rPr>
        <w:t>training_1 / cp.ckpt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0x7f40a6e1f438&gt;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4"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211us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0.0346  -  acc</w:t>
      </w:r>
      <w:r>
        <w:rPr>
          <w:rFonts w:ascii="Courier New" w:hAnsi="Courier New" w:cs="Courier New"/>
          <w:color w:val="37474F"/>
          <w:sz w:val="21"/>
          <w:szCs w:val="21"/>
        </w:rPr>
        <w:t>：</w:t>
      </w:r>
      <w:r>
        <w:rPr>
          <w:rFonts w:ascii="Courier New" w:hAnsi="Courier New" w:cs="Courier New"/>
          <w:color w:val="37474F"/>
          <w:sz w:val="21"/>
          <w:szCs w:val="21"/>
        </w:rPr>
        <w:t xml:space="preserve">0.9990  -  val_loss </w:t>
      </w:r>
      <w:r>
        <w:rPr>
          <w:rFonts w:ascii="Courier New" w:hAnsi="Courier New" w:cs="Courier New"/>
          <w:color w:val="37474F"/>
          <w:sz w:val="21"/>
          <w:szCs w:val="21"/>
        </w:rPr>
        <w:t>：</w:t>
      </w:r>
      <w:r>
        <w:rPr>
          <w:rFonts w:ascii="Courier New" w:hAnsi="Courier New" w:cs="Courier New"/>
          <w:color w:val="37474F"/>
          <w:sz w:val="21"/>
          <w:szCs w:val="21"/>
        </w:rPr>
        <w:t>0.3914  -  val_acc</w:t>
      </w:r>
      <w:r>
        <w:rPr>
          <w:rFonts w:ascii="Courier New" w:hAnsi="Courier New" w:cs="Courier New"/>
          <w:color w:val="37474F"/>
          <w:sz w:val="21"/>
          <w:szCs w:val="21"/>
        </w:rPr>
        <w:t>：</w:t>
      </w:r>
      <w:r>
        <w:rPr>
          <w:rFonts w:ascii="Courier New" w:hAnsi="Courier New" w:cs="Courier New"/>
          <w:color w:val="37474F"/>
          <w:sz w:val="21"/>
          <w:szCs w:val="21"/>
        </w:rPr>
        <w:t>0.8760</w:t>
      </w:r>
    </w:p>
    <w:p w:rsidR="001758D5" w:rsidRDefault="001758D5" w:rsidP="001758D5">
      <w:pPr>
        <w:pStyle w:val="a3"/>
        <w:spacing w:before="240" w:beforeAutospacing="0" w:after="240" w:afterAutospacing="0"/>
        <w:rPr>
          <w:rFonts w:ascii="Arial" w:hAnsi="Arial" w:cs="Arial"/>
          <w:color w:val="212121"/>
        </w:rPr>
      </w:pPr>
      <w:del w:id="800" w:author="Shirley Li" w:date="2018-11-16T09:17:00Z">
        <w:r w:rsidDel="009D21D2">
          <w:rPr>
            <w:rFonts w:ascii="Arial" w:hAnsi="Arial" w:cs="Arial" w:hint="eastAsia"/>
            <w:color w:val="212121"/>
          </w:rPr>
          <w:delText>这将</w:delText>
        </w:r>
      </w:del>
      <w:ins w:id="801" w:author="Shirley Li" w:date="2018-11-16T09:17:00Z">
        <w:r w:rsidR="009D21D2">
          <w:rPr>
            <w:rFonts w:ascii="Arial" w:hAnsi="Arial" w:cs="Arial" w:hint="eastAsia"/>
            <w:color w:val="212121"/>
          </w:rPr>
          <w:t>上述代码</w:t>
        </w:r>
      </w:ins>
      <w:r>
        <w:rPr>
          <w:rFonts w:ascii="Arial" w:hAnsi="Arial" w:cs="Arial"/>
          <w:color w:val="212121"/>
        </w:rPr>
        <w:t>创建一个</w:t>
      </w:r>
      <w:r>
        <w:rPr>
          <w:rFonts w:ascii="Arial" w:hAnsi="Arial" w:cs="Arial"/>
          <w:color w:val="212121"/>
        </w:rPr>
        <w:t>TensorFlow</w:t>
      </w:r>
      <w:r>
        <w:rPr>
          <w:rFonts w:ascii="Arial" w:hAnsi="Arial" w:cs="Arial"/>
          <w:color w:val="212121"/>
        </w:rPr>
        <w:t>检查点文件集合，这些文件在每个时期结束时更新：</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checkpoint </w:t>
      </w:r>
      <w:proofErr w:type="gramStart"/>
      <w:r>
        <w:rPr>
          <w:rFonts w:ascii="Courier New" w:hAnsi="Courier New" w:cs="Courier New"/>
          <w:color w:val="37474F"/>
          <w:sz w:val="21"/>
          <w:szCs w:val="21"/>
        </w:rPr>
        <w:t>cp.ckpt</w:t>
      </w:r>
      <w:proofErr w:type="gramEnd"/>
      <w:r>
        <w:rPr>
          <w:rFonts w:ascii="Courier New" w:hAnsi="Courier New" w:cs="Courier New"/>
          <w:color w:val="37474F"/>
          <w:sz w:val="21"/>
          <w:szCs w:val="21"/>
        </w:rPr>
        <w:t>.data-00000-of-00001 cp.ckpt.index</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lastRenderedPageBreak/>
        <w:t>创建一个新的未经训练的模型。仅从权重还原模型时，必须具有与原始模型具有相同体系结构的模型。由于</w:t>
      </w:r>
      <w:del w:id="802" w:author="Shirley Li" w:date="2018-11-16T09:18:00Z">
        <w:r w:rsidDel="008B47BD">
          <w:rPr>
            <w:rFonts w:ascii="Arial" w:hAnsi="Arial" w:cs="Arial"/>
            <w:color w:val="212121"/>
          </w:rPr>
          <w:delText>它是相同的</w:delText>
        </w:r>
      </w:del>
      <w:r>
        <w:rPr>
          <w:rFonts w:ascii="Arial" w:hAnsi="Arial" w:cs="Arial"/>
          <w:color w:val="212121"/>
        </w:rPr>
        <w:t>模型架构</w:t>
      </w:r>
      <w:ins w:id="803" w:author="Shirley Li" w:date="2018-11-16T09:18:00Z">
        <w:r w:rsidR="008B47BD">
          <w:rPr>
            <w:rFonts w:ascii="Arial" w:hAnsi="Arial" w:cs="Arial" w:hint="eastAsia"/>
            <w:color w:val="212121"/>
          </w:rPr>
          <w:t>相同</w:t>
        </w:r>
      </w:ins>
      <w:r>
        <w:rPr>
          <w:rFonts w:ascii="Arial" w:hAnsi="Arial" w:cs="Arial"/>
          <w:color w:val="212121"/>
        </w:rPr>
        <w:t>，我们可以共享权重</w:t>
      </w:r>
      <w:ins w:id="804" w:author="Shirley Li" w:date="2018-11-16T09:18:00Z">
        <w:r w:rsidR="008B47BD">
          <w:rPr>
            <w:rFonts w:ascii="Arial" w:hAnsi="Arial" w:cs="Arial" w:hint="eastAsia"/>
            <w:color w:val="212121"/>
          </w:rPr>
          <w:t>（</w:t>
        </w:r>
      </w:ins>
      <w:del w:id="805" w:author="Shirley Li" w:date="2018-11-16T09:18:00Z">
        <w:r w:rsidDel="008B47BD">
          <w:rPr>
            <w:rFonts w:ascii="Arial" w:hAnsi="Arial" w:cs="Arial"/>
            <w:color w:val="212121"/>
          </w:rPr>
          <w:delText>，</w:delText>
        </w:r>
      </w:del>
      <w:r>
        <w:rPr>
          <w:rFonts w:ascii="Arial" w:hAnsi="Arial" w:cs="Arial"/>
          <w:color w:val="212121"/>
        </w:rPr>
        <w:t>尽管它是模型的不同</w:t>
      </w:r>
      <w:r>
        <w:rPr>
          <w:rStyle w:val="a4"/>
          <w:rFonts w:ascii="Arial" w:hAnsi="Arial" w:cs="Arial"/>
          <w:color w:val="212121"/>
        </w:rPr>
        <w:t>实例</w:t>
      </w:r>
      <w:ins w:id="806" w:author="Shirley Li" w:date="2018-11-16T09:18:00Z">
        <w:r w:rsidR="008B47BD">
          <w:rPr>
            <w:rStyle w:val="a4"/>
            <w:rFonts w:ascii="Arial" w:hAnsi="Arial" w:cs="Arial" w:hint="eastAsia"/>
            <w:color w:val="212121"/>
          </w:rPr>
          <w:t>）</w:t>
        </w:r>
      </w:ins>
      <w:r>
        <w:rPr>
          <w:rFonts w:ascii="Arial" w:hAnsi="Arial" w:cs="Arial"/>
          <w:color w:val="2121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现在重建一个新的未经训练的模型，并在测试集上进行评估。</w:t>
      </w:r>
      <w:ins w:id="807" w:author="Shirley Li" w:date="2018-11-16T09:18:00Z">
        <w:r w:rsidR="00C5722A" w:rsidRPr="00C5722A">
          <w:rPr>
            <w:rFonts w:ascii="Arial" w:hAnsi="Arial" w:cs="Arial" w:hint="eastAsia"/>
            <w:color w:val="212121"/>
          </w:rPr>
          <w:t>未训练模型的表现有很大的偶然性（准确率约为</w:t>
        </w:r>
        <w:r w:rsidR="00C5722A" w:rsidRPr="00C5722A">
          <w:rPr>
            <w:rFonts w:ascii="Arial" w:hAnsi="Arial" w:cs="Arial" w:hint="eastAsia"/>
            <w:color w:val="212121"/>
          </w:rPr>
          <w:t xml:space="preserve"> 10%</w:t>
        </w:r>
        <w:r w:rsidR="00C5722A" w:rsidRPr="00C5722A">
          <w:rPr>
            <w:rFonts w:ascii="Arial" w:hAnsi="Arial" w:cs="Arial" w:hint="eastAsia"/>
            <w:color w:val="212121"/>
          </w:rPr>
          <w:t>）</w:t>
        </w:r>
      </w:ins>
      <w:del w:id="808" w:author="Shirley Li" w:date="2018-11-16T09:18:00Z">
        <w:r w:rsidDel="00C5722A">
          <w:rPr>
            <w:rFonts w:ascii="Arial" w:hAnsi="Arial" w:cs="Arial"/>
            <w:color w:val="212121"/>
          </w:rPr>
          <w:delText>未经训练的模型将在偶然水平上执行（准确度约为</w:delText>
        </w:r>
        <w:r w:rsidDel="00C5722A">
          <w:rPr>
            <w:rFonts w:ascii="Arial" w:hAnsi="Arial" w:cs="Arial"/>
            <w:color w:val="212121"/>
          </w:rPr>
          <w:delText>10</w:delText>
        </w:r>
        <w:r w:rsidDel="00C5722A">
          <w:rPr>
            <w:rFonts w:ascii="Arial" w:hAnsi="Arial" w:cs="Arial"/>
            <w:color w:val="212121"/>
          </w:rPr>
          <w:delText>％）</w:delText>
        </w:r>
      </w:del>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w:t>
      </w: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proofErr w:type="gramEnd"/>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"Untrained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120us /</w:t>
      </w:r>
      <w:r>
        <w:rPr>
          <w:rFonts w:ascii="Courier New" w:hAnsi="Courier New" w:cs="Courier New"/>
          <w:color w:val="37474F"/>
          <w:sz w:val="21"/>
          <w:szCs w:val="21"/>
        </w:rPr>
        <w:t>步</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未经训练的模型，准确度：</w:t>
      </w:r>
      <w:r>
        <w:rPr>
          <w:rFonts w:ascii="Courier New" w:hAnsi="Courier New" w:cs="Courier New"/>
          <w:color w:val="37474F"/>
          <w:sz w:val="21"/>
          <w:szCs w:val="21"/>
        </w:rPr>
        <w:t>14.20</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然后从检查点加载权重，并重新评估：</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w:t>
      </w:r>
      <w:proofErr w:type="gramEnd"/>
      <w:r>
        <w:rPr>
          <w:rStyle w:val="pln"/>
          <w:rFonts w:ascii="Courier New" w:hAnsi="Courier New" w:cs="Courier New"/>
          <w:color w:val="37474F"/>
          <w:sz w:val="21"/>
          <w:szCs w:val="21"/>
        </w:rPr>
        <w:t>_weights</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checkpoint_path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"Restored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40us /</w:t>
      </w:r>
      <w:r>
        <w:rPr>
          <w:rFonts w:ascii="Courier New" w:hAnsi="Courier New" w:cs="Courier New"/>
          <w:color w:val="37474F"/>
          <w:sz w:val="21"/>
          <w:szCs w:val="21"/>
        </w:rPr>
        <w:t>步</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恢复模型，准确度：</w:t>
      </w:r>
      <w:r>
        <w:rPr>
          <w:rFonts w:ascii="Courier New" w:hAnsi="Courier New" w:cs="Courier New"/>
          <w:color w:val="37474F"/>
          <w:sz w:val="21"/>
          <w:szCs w:val="21"/>
        </w:rPr>
        <w:t>87.60</w:t>
      </w:r>
      <w:r>
        <w:rPr>
          <w:rFonts w:ascii="Courier New" w:hAnsi="Courier New" w:cs="Courier New"/>
          <w:color w:val="37474F"/>
          <w:sz w:val="21"/>
          <w:szCs w:val="21"/>
        </w:rPr>
        <w:t>％</w:t>
      </w:r>
    </w:p>
    <w:p w:rsidR="001758D5" w:rsidRDefault="001758D5" w:rsidP="001758D5">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检查点回调选项</w:t>
      </w:r>
    </w:p>
    <w:p w:rsidR="001758D5" w:rsidDel="004A181B" w:rsidRDefault="001758D5" w:rsidP="001758D5">
      <w:pPr>
        <w:pStyle w:val="a3"/>
        <w:spacing w:before="240" w:beforeAutospacing="0" w:after="240" w:afterAutospacing="0"/>
        <w:rPr>
          <w:del w:id="809" w:author="Shirley Li" w:date="2018-11-16T09:18:00Z"/>
          <w:rFonts w:ascii="Arial" w:hAnsi="Arial" w:cs="Arial"/>
          <w:color w:val="212121"/>
        </w:rPr>
      </w:pPr>
      <w:r>
        <w:rPr>
          <w:rFonts w:ascii="Arial" w:hAnsi="Arial" w:cs="Arial"/>
          <w:color w:val="212121"/>
        </w:rPr>
        <w:t>回调提供了几个选项，可以为生成的检查点提供唯一的名称，并</w:t>
      </w:r>
      <w:ins w:id="810" w:author="Shirley Li" w:date="2018-11-16T09:18:00Z">
        <w:r w:rsidR="004A181B" w:rsidRPr="004A181B">
          <w:rPr>
            <w:rFonts w:ascii="Arial" w:hAnsi="Arial" w:cs="Arial" w:hint="eastAsia"/>
            <w:color w:val="212121"/>
          </w:rPr>
          <w:t>调整检查点创建频率。</w:t>
        </w:r>
      </w:ins>
      <w:del w:id="811" w:author="Shirley Li" w:date="2018-11-16T09:18:00Z">
        <w:r w:rsidDel="004A181B">
          <w:rPr>
            <w:rFonts w:ascii="Arial" w:hAnsi="Arial" w:cs="Arial"/>
            <w:color w:val="212121"/>
          </w:rPr>
          <w:delText>调整检查点频率。</w:delText>
        </w:r>
      </w:del>
    </w:p>
    <w:p w:rsidR="004A181B" w:rsidRDefault="004A181B" w:rsidP="001758D5">
      <w:pPr>
        <w:pStyle w:val="a3"/>
        <w:spacing w:before="240" w:beforeAutospacing="0" w:after="240" w:afterAutospacing="0"/>
        <w:rPr>
          <w:ins w:id="812" w:author="Shirley Li" w:date="2018-11-16T09:18:00Z"/>
          <w:rFonts w:ascii="Arial" w:hAnsi="Arial" w:cs="Arial"/>
          <w:color w:val="212121"/>
        </w:rPr>
      </w:pP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训练一个新模型，每</w:t>
      </w:r>
      <w:r>
        <w:rPr>
          <w:rFonts w:ascii="Arial" w:hAnsi="Arial" w:cs="Arial"/>
          <w:color w:val="212121"/>
        </w:rPr>
        <w:t>5</w:t>
      </w:r>
      <w:r>
        <w:rPr>
          <w:rFonts w:ascii="Arial" w:hAnsi="Arial" w:cs="Arial"/>
          <w:color w:val="212121"/>
        </w:rPr>
        <w:t>个</w:t>
      </w:r>
      <w:ins w:id="813" w:author="Shirley Li" w:date="2018-11-16T09:19:00Z">
        <w:r w:rsidR="003104A6">
          <w:rPr>
            <w:rFonts w:ascii="Arial" w:hAnsi="Arial" w:cs="Arial" w:hint="eastAsia"/>
            <w:color w:val="212121"/>
          </w:rPr>
          <w:t>周期</w:t>
        </w:r>
      </w:ins>
      <w:del w:id="814" w:author="Shirley Li" w:date="2018-11-16T09:19:00Z">
        <w:r w:rsidDel="003104A6">
          <w:rPr>
            <w:rFonts w:ascii="Arial" w:hAnsi="Arial" w:cs="Arial"/>
            <w:color w:val="212121"/>
          </w:rPr>
          <w:delText>时期</w:delText>
        </w:r>
      </w:del>
      <w:r>
        <w:rPr>
          <w:rFonts w:ascii="Arial" w:hAnsi="Arial" w:cs="Arial"/>
          <w:color w:val="212121"/>
        </w:rPr>
        <w:t>保存一次</w:t>
      </w:r>
      <w:ins w:id="815" w:author="Shirley Li" w:date="2018-11-16T09:19:00Z">
        <w:r w:rsidR="006465CE" w:rsidRPr="006465CE">
          <w:rPr>
            <w:rFonts w:ascii="Arial" w:hAnsi="Arial" w:cs="Arial" w:hint="eastAsia"/>
            <w:color w:val="212121"/>
          </w:rPr>
          <w:t>检查点并设置唯一名称</w:t>
        </w:r>
      </w:ins>
      <w:del w:id="816" w:author="Shirley Li" w:date="2018-11-16T09:19:00Z">
        <w:r w:rsidDel="006465CE">
          <w:rPr>
            <w:rFonts w:ascii="Arial" w:hAnsi="Arial" w:cs="Arial"/>
            <w:color w:val="212121"/>
          </w:rPr>
          <w:delText>唯一命名的检查点</w:delText>
        </w:r>
      </w:del>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include the epoch in the file name. (uses `str.format`)</w:t>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checkpoint_path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"training_2/cp-{epoch:04d}.ckpt"</w:t>
      </w:r>
      <w:r>
        <w:rPr>
          <w:rFonts w:ascii="Courier New" w:hAnsi="Courier New" w:cs="Courier New"/>
          <w:color w:val="37474F"/>
          <w:sz w:val="21"/>
          <w:szCs w:val="21"/>
        </w:rPr>
        <w:br/>
      </w:r>
      <w:r>
        <w:rPr>
          <w:rStyle w:val="pln"/>
          <w:rFonts w:ascii="Courier New" w:hAnsi="Courier New" w:cs="Courier New"/>
          <w:color w:val="37474F"/>
          <w:sz w:val="21"/>
          <w:szCs w:val="21"/>
        </w:rPr>
        <w:t xml:space="preserve">checkpoint_dir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dirname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checkpoint_path</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cp_callback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callbacks</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ModelCheckpoint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checkpoint_path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save_weights_only</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Save weights, every 5-epochs.</w:t>
      </w:r>
      <w:r>
        <w:rPr>
          <w:rFonts w:ascii="Courier New" w:hAnsi="Courier New" w:cs="Courier New"/>
          <w:color w:val="37474F"/>
          <w:sz w:val="21"/>
          <w:szCs w:val="21"/>
        </w:rPr>
        <w:br/>
      </w:r>
      <w:r>
        <w:rPr>
          <w:rStyle w:val="pln"/>
          <w:rFonts w:ascii="Courier New" w:hAnsi="Courier New" w:cs="Courier New"/>
          <w:color w:val="37474F"/>
          <w:sz w:val="21"/>
          <w:szCs w:val="21"/>
        </w:rPr>
        <w:t>    period</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callbacks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cp_callback</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validation_data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verbose</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00005</w:t>
      </w:r>
      <w:r>
        <w:rPr>
          <w:rFonts w:ascii="Courier New" w:hAnsi="Courier New" w:cs="Courier New"/>
          <w:color w:val="37474F"/>
          <w:sz w:val="21"/>
          <w:szCs w:val="21"/>
        </w:rPr>
        <w:t>：将模型保存到</w:t>
      </w:r>
      <w:r>
        <w:rPr>
          <w:rFonts w:ascii="Courier New" w:hAnsi="Courier New" w:cs="Courier New"/>
          <w:color w:val="37474F"/>
          <w:sz w:val="21"/>
          <w:szCs w:val="21"/>
        </w:rPr>
        <w:t>training_2 / cp-0005.ckpt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5"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00010</w:t>
      </w:r>
      <w:r>
        <w:rPr>
          <w:rFonts w:ascii="Courier New" w:hAnsi="Courier New" w:cs="Courier New"/>
          <w:color w:val="37474F"/>
          <w:sz w:val="21"/>
          <w:szCs w:val="21"/>
        </w:rPr>
        <w:t>：将模型保存到</w:t>
      </w:r>
      <w:r>
        <w:rPr>
          <w:rFonts w:ascii="Courier New" w:hAnsi="Courier New" w:cs="Courier New"/>
          <w:color w:val="37474F"/>
          <w:sz w:val="21"/>
          <w:szCs w:val="21"/>
        </w:rPr>
        <w:t>training_2 / cp-0010.ckpt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6"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00015</w:t>
      </w:r>
      <w:r>
        <w:rPr>
          <w:rFonts w:ascii="Courier New" w:hAnsi="Courier New" w:cs="Courier New"/>
          <w:color w:val="37474F"/>
          <w:sz w:val="21"/>
          <w:szCs w:val="21"/>
        </w:rPr>
        <w:t>：将模型保存到</w:t>
      </w:r>
      <w:r>
        <w:rPr>
          <w:rFonts w:ascii="Courier New" w:hAnsi="Courier New" w:cs="Courier New"/>
          <w:color w:val="37474F"/>
          <w:sz w:val="21"/>
          <w:szCs w:val="21"/>
        </w:rPr>
        <w:t>training_2 / cp-0015.ckpt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7"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00020</w:t>
      </w:r>
      <w:r>
        <w:rPr>
          <w:rFonts w:ascii="Courier New" w:hAnsi="Courier New" w:cs="Courier New"/>
          <w:color w:val="37474F"/>
          <w:sz w:val="21"/>
          <w:szCs w:val="21"/>
        </w:rPr>
        <w:t>：将模型保存到</w:t>
      </w:r>
      <w:r>
        <w:rPr>
          <w:rFonts w:ascii="Courier New" w:hAnsi="Courier New" w:cs="Courier New"/>
          <w:color w:val="37474F"/>
          <w:sz w:val="21"/>
          <w:szCs w:val="21"/>
        </w:rPr>
        <w:t>training_2 / cp-0020.ckpt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8"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00025</w:t>
      </w:r>
      <w:r>
        <w:rPr>
          <w:rFonts w:ascii="Courier New" w:hAnsi="Courier New" w:cs="Courier New"/>
          <w:color w:val="37474F"/>
          <w:sz w:val="21"/>
          <w:szCs w:val="21"/>
        </w:rPr>
        <w:t>：将模型保存到</w:t>
      </w:r>
      <w:r>
        <w:rPr>
          <w:rFonts w:ascii="Courier New" w:hAnsi="Courier New" w:cs="Courier New"/>
          <w:color w:val="37474F"/>
          <w:sz w:val="21"/>
          <w:szCs w:val="21"/>
        </w:rPr>
        <w:t>training_2 / cp-0025.ckpt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59"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00030</w:t>
      </w:r>
      <w:r>
        <w:rPr>
          <w:rFonts w:ascii="Courier New" w:hAnsi="Courier New" w:cs="Courier New"/>
          <w:color w:val="37474F"/>
          <w:sz w:val="21"/>
          <w:szCs w:val="21"/>
        </w:rPr>
        <w:t>：将模型保存到</w:t>
      </w:r>
      <w:r>
        <w:rPr>
          <w:rFonts w:ascii="Courier New" w:hAnsi="Courier New" w:cs="Courier New"/>
          <w:color w:val="37474F"/>
          <w:sz w:val="21"/>
          <w:szCs w:val="21"/>
        </w:rPr>
        <w:t>training_2 / cp-0030.ckpt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0"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00035</w:t>
      </w:r>
      <w:r>
        <w:rPr>
          <w:rFonts w:ascii="Courier New" w:hAnsi="Courier New" w:cs="Courier New"/>
          <w:color w:val="37474F"/>
          <w:sz w:val="21"/>
          <w:szCs w:val="21"/>
        </w:rPr>
        <w:t>：将模型保存到</w:t>
      </w:r>
      <w:r>
        <w:rPr>
          <w:rFonts w:ascii="Courier New" w:hAnsi="Courier New" w:cs="Courier New"/>
          <w:color w:val="37474F"/>
          <w:sz w:val="21"/>
          <w:szCs w:val="21"/>
        </w:rPr>
        <w:t>training_2 / cp-0035.ckpt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lastRenderedPageBreak/>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1"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00040</w:t>
      </w:r>
      <w:r>
        <w:rPr>
          <w:rFonts w:ascii="Courier New" w:hAnsi="Courier New" w:cs="Courier New"/>
          <w:color w:val="37474F"/>
          <w:sz w:val="21"/>
          <w:szCs w:val="21"/>
        </w:rPr>
        <w:t>：将模型保存到</w:t>
      </w:r>
      <w:r>
        <w:rPr>
          <w:rFonts w:ascii="Courier New" w:hAnsi="Courier New" w:cs="Courier New"/>
          <w:color w:val="37474F"/>
          <w:sz w:val="21"/>
          <w:szCs w:val="21"/>
        </w:rPr>
        <w:t>training_2 / cp-0040.ckpt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2"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00045</w:t>
      </w:r>
      <w:r>
        <w:rPr>
          <w:rFonts w:ascii="Courier New" w:hAnsi="Courier New" w:cs="Courier New"/>
          <w:color w:val="37474F"/>
          <w:sz w:val="21"/>
          <w:szCs w:val="21"/>
        </w:rPr>
        <w:t>：将模型保存到</w:t>
      </w:r>
      <w:r>
        <w:rPr>
          <w:rFonts w:ascii="Courier New" w:hAnsi="Courier New" w:cs="Courier New"/>
          <w:color w:val="37474F"/>
          <w:sz w:val="21"/>
          <w:szCs w:val="21"/>
        </w:rPr>
        <w:t>training_2 / cp-0045.ckpt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3"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00050</w:t>
      </w:r>
      <w:r>
        <w:rPr>
          <w:rFonts w:ascii="Courier New" w:hAnsi="Courier New" w:cs="Courier New"/>
          <w:color w:val="37474F"/>
          <w:sz w:val="21"/>
          <w:szCs w:val="21"/>
        </w:rPr>
        <w:t>：将模型保存到</w:t>
      </w:r>
      <w:r>
        <w:rPr>
          <w:rFonts w:ascii="Courier New" w:hAnsi="Courier New" w:cs="Courier New"/>
          <w:color w:val="37474F"/>
          <w:sz w:val="21"/>
          <w:szCs w:val="21"/>
        </w:rPr>
        <w:t>training_2 / cp-0050.ckpt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0x7f410cb84438&gt;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4"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现在，查看生成的检查点并选择最新的检查点：</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ls </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checkpoint cp-0030.ckpt.data-00000-of-00001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cp-0005.ckpt.data-00000-of-00001 cp-</w:t>
      </w:r>
      <w:proofErr w:type="gramStart"/>
      <w:r>
        <w:rPr>
          <w:rFonts w:ascii="Courier New" w:hAnsi="Courier New" w:cs="Courier New"/>
          <w:color w:val="37474F"/>
          <w:sz w:val="21"/>
          <w:szCs w:val="21"/>
        </w:rPr>
        <w:t>0030.ckpt.index</w:t>
      </w:r>
      <w:proofErr w:type="gramEnd"/>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w:t>
      </w:r>
      <w:proofErr w:type="gramStart"/>
      <w:r>
        <w:rPr>
          <w:rFonts w:ascii="Courier New" w:hAnsi="Courier New" w:cs="Courier New"/>
          <w:color w:val="37474F"/>
          <w:sz w:val="21"/>
          <w:szCs w:val="21"/>
        </w:rPr>
        <w:t>0005.ckpt.index</w:t>
      </w:r>
      <w:proofErr w:type="gramEnd"/>
      <w:r>
        <w:rPr>
          <w:rFonts w:ascii="Courier New" w:hAnsi="Courier New" w:cs="Courier New"/>
          <w:color w:val="37474F"/>
          <w:sz w:val="21"/>
          <w:szCs w:val="21"/>
        </w:rPr>
        <w:t xml:space="preserve"> cp-0035.ckpt.data-00000-of-00001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cp-0010.ckpt.data-00000-of-00001 cp-</w:t>
      </w:r>
      <w:proofErr w:type="gramStart"/>
      <w:r>
        <w:rPr>
          <w:rFonts w:ascii="Courier New" w:hAnsi="Courier New" w:cs="Courier New"/>
          <w:color w:val="37474F"/>
          <w:sz w:val="21"/>
          <w:szCs w:val="21"/>
        </w:rPr>
        <w:t>0035.ckpt.index</w:t>
      </w:r>
      <w:proofErr w:type="gramEnd"/>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w:t>
      </w:r>
      <w:proofErr w:type="gramStart"/>
      <w:r>
        <w:rPr>
          <w:rFonts w:ascii="Courier New" w:hAnsi="Courier New" w:cs="Courier New"/>
          <w:color w:val="37474F"/>
          <w:sz w:val="21"/>
          <w:szCs w:val="21"/>
        </w:rPr>
        <w:t>0010.ckpt.index</w:t>
      </w:r>
      <w:proofErr w:type="gramEnd"/>
      <w:r>
        <w:rPr>
          <w:rFonts w:ascii="Courier New" w:hAnsi="Courier New" w:cs="Courier New"/>
          <w:color w:val="37474F"/>
          <w:sz w:val="21"/>
          <w:szCs w:val="21"/>
        </w:rPr>
        <w:t xml:space="preserve"> cp-0040.ckpt.data-00000-of-00001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cp-0015.ckpt.data-00000-of-00001 cp-</w:t>
      </w:r>
      <w:proofErr w:type="gramStart"/>
      <w:r>
        <w:rPr>
          <w:rFonts w:ascii="Courier New" w:hAnsi="Courier New" w:cs="Courier New"/>
          <w:color w:val="37474F"/>
          <w:sz w:val="21"/>
          <w:szCs w:val="21"/>
        </w:rPr>
        <w:t>0040.ckpt.index</w:t>
      </w:r>
      <w:proofErr w:type="gramEnd"/>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w:t>
      </w:r>
      <w:proofErr w:type="gramStart"/>
      <w:r>
        <w:rPr>
          <w:rFonts w:ascii="Courier New" w:hAnsi="Courier New" w:cs="Courier New"/>
          <w:color w:val="37474F"/>
          <w:sz w:val="21"/>
          <w:szCs w:val="21"/>
        </w:rPr>
        <w:t>0015.ckpt.index</w:t>
      </w:r>
      <w:proofErr w:type="gramEnd"/>
      <w:r>
        <w:rPr>
          <w:rFonts w:ascii="Courier New" w:hAnsi="Courier New" w:cs="Courier New"/>
          <w:color w:val="37474F"/>
          <w:sz w:val="21"/>
          <w:szCs w:val="21"/>
        </w:rPr>
        <w:t xml:space="preserve"> cp-0045.ckpt.data-00000-of-00001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cp-0020.ckpt.data-00000-of-00001 cp-</w:t>
      </w:r>
      <w:proofErr w:type="gramStart"/>
      <w:r>
        <w:rPr>
          <w:rFonts w:ascii="Courier New" w:hAnsi="Courier New" w:cs="Courier New"/>
          <w:color w:val="37474F"/>
          <w:sz w:val="21"/>
          <w:szCs w:val="21"/>
        </w:rPr>
        <w:t>0045.ckpt.index</w:t>
      </w:r>
      <w:proofErr w:type="gramEnd"/>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w:t>
      </w:r>
      <w:proofErr w:type="gramStart"/>
      <w:r>
        <w:rPr>
          <w:rFonts w:ascii="Courier New" w:hAnsi="Courier New" w:cs="Courier New"/>
          <w:color w:val="37474F"/>
          <w:sz w:val="21"/>
          <w:szCs w:val="21"/>
        </w:rPr>
        <w:t>0020.ckpt.index</w:t>
      </w:r>
      <w:proofErr w:type="gramEnd"/>
      <w:r>
        <w:rPr>
          <w:rFonts w:ascii="Courier New" w:hAnsi="Courier New" w:cs="Courier New"/>
          <w:color w:val="37474F"/>
          <w:sz w:val="21"/>
          <w:szCs w:val="21"/>
        </w:rPr>
        <w:t xml:space="preserve"> cp-0050.ckpt.data-00000-of-00001</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cp-0025.ckpt.data-00000-of-00001 cp-</w:t>
      </w:r>
      <w:proofErr w:type="gramStart"/>
      <w:r>
        <w:rPr>
          <w:rFonts w:ascii="Courier New" w:hAnsi="Courier New" w:cs="Courier New"/>
          <w:color w:val="37474F"/>
          <w:sz w:val="21"/>
          <w:szCs w:val="21"/>
        </w:rPr>
        <w:t>0050.ckpt.index</w:t>
      </w:r>
      <w:proofErr w:type="gramEnd"/>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CP-0025.ckpt.index</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latest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latest_checkpoint</w:t>
      </w:r>
      <w:r>
        <w:rPr>
          <w:rStyle w:val="pun"/>
          <w:rFonts w:ascii="Courier New" w:hAnsi="Courier New" w:cs="Courier New"/>
          <w:color w:val="37474F"/>
          <w:sz w:val="21"/>
          <w:szCs w:val="21"/>
        </w:rPr>
        <w:t>(</w:t>
      </w:r>
      <w:r>
        <w:rPr>
          <w:rStyle w:val="pln"/>
          <w:rFonts w:ascii="Courier New" w:hAnsi="Courier New" w:cs="Courier New"/>
          <w:color w:val="37474F"/>
          <w:sz w:val="21"/>
          <w:szCs w:val="21"/>
        </w:rPr>
        <w:t>checkpoint_dir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latest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'training_2 / CP-0050.ckpt'</w:t>
      </w:r>
    </w:p>
    <w:p w:rsidR="001758D5" w:rsidRDefault="001758D5" w:rsidP="001758D5">
      <w:pPr>
        <w:rPr>
          <w:rFonts w:ascii="Arial" w:hAnsi="Arial" w:cs="Arial"/>
          <w:color w:val="212121"/>
          <w:sz w:val="24"/>
          <w:szCs w:val="24"/>
        </w:rPr>
      </w:pPr>
      <w:r>
        <w:rPr>
          <w:rStyle w:val="a7"/>
          <w:rFonts w:ascii="Arial" w:hAnsi="Arial" w:cs="Arial"/>
          <w:color w:val="212121"/>
        </w:rPr>
        <w:t>注意：</w:t>
      </w:r>
      <w:r>
        <w:rPr>
          <w:rFonts w:ascii="Arial" w:hAnsi="Arial" w:cs="Arial"/>
          <w:color w:val="212121"/>
        </w:rPr>
        <w:t>默认的</w:t>
      </w:r>
      <w:r>
        <w:rPr>
          <w:rFonts w:ascii="Arial" w:hAnsi="Arial" w:cs="Arial"/>
          <w:color w:val="212121"/>
        </w:rPr>
        <w:t>tensorflow</w:t>
      </w:r>
      <w:r>
        <w:rPr>
          <w:rFonts w:ascii="Arial" w:hAnsi="Arial" w:cs="Arial"/>
          <w:color w:val="212121"/>
        </w:rPr>
        <w:t>格式仅保存最近的</w:t>
      </w:r>
      <w:r>
        <w:rPr>
          <w:rFonts w:ascii="Arial" w:hAnsi="Arial" w:cs="Arial"/>
          <w:color w:val="212121"/>
        </w:rPr>
        <w:t>5</w:t>
      </w:r>
      <w:r>
        <w:rPr>
          <w:rFonts w:ascii="Arial" w:hAnsi="Arial" w:cs="Arial"/>
          <w:color w:val="212121"/>
        </w:rPr>
        <w:t>个检查点。</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要测试，请重置模型并加载最新的检查点：</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load_weights</w:t>
      </w:r>
      <w:r>
        <w:rPr>
          <w:rStyle w:val="pun"/>
          <w:rFonts w:ascii="Courier New" w:hAnsi="Courier New" w:cs="Courier New"/>
          <w:color w:val="37474F"/>
          <w:sz w:val="21"/>
          <w:szCs w:val="21"/>
        </w:rPr>
        <w:t>(</w:t>
      </w:r>
      <w:r>
        <w:rPr>
          <w:rStyle w:val="pln"/>
          <w:rFonts w:ascii="Courier New" w:hAnsi="Courier New" w:cs="Courier New"/>
          <w:color w:val="37474F"/>
          <w:sz w:val="21"/>
          <w:szCs w:val="21"/>
        </w:rPr>
        <w:t>latest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"Restored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96us /</w:t>
      </w:r>
      <w:r>
        <w:rPr>
          <w:rFonts w:ascii="Courier New" w:hAnsi="Courier New" w:cs="Courier New"/>
          <w:color w:val="37474F"/>
          <w:sz w:val="21"/>
          <w:szCs w:val="21"/>
        </w:rPr>
        <w:t>步</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恢复模型，准确度：</w:t>
      </w:r>
      <w:r>
        <w:rPr>
          <w:rFonts w:ascii="Courier New" w:hAnsi="Courier New" w:cs="Courier New"/>
          <w:color w:val="37474F"/>
          <w:sz w:val="21"/>
          <w:szCs w:val="21"/>
        </w:rPr>
        <w:t>86.80</w:t>
      </w:r>
      <w:r>
        <w:rPr>
          <w:rFonts w:ascii="Courier New" w:hAnsi="Courier New" w:cs="Courier New"/>
          <w:color w:val="37474F"/>
          <w:sz w:val="21"/>
          <w:szCs w:val="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这些文件是什么？</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上述代码将权重存储到</w:t>
      </w:r>
      <w:hyperlink r:id="rId65" w:anchor="save_and_restore_variables" w:history="1">
        <w:r>
          <w:rPr>
            <w:rStyle w:val="a5"/>
            <w:rFonts w:ascii="Arial" w:hAnsi="Arial" w:cs="Arial"/>
            <w:color w:val="039BE5"/>
          </w:rPr>
          <w:t>检查点</w:t>
        </w:r>
      </w:hyperlink>
      <w:r>
        <w:rPr>
          <w:rFonts w:ascii="Arial" w:hAnsi="Arial" w:cs="Arial"/>
          <w:color w:val="212121"/>
        </w:rPr>
        <w:t>格式文件的集合中，这些文件仅包含</w:t>
      </w:r>
      <w:ins w:id="817" w:author="Shirley Li" w:date="2018-11-16T15:58:00Z">
        <w:r w:rsidR="00E1457F">
          <w:rPr>
            <w:rFonts w:ascii="Arial" w:hAnsi="Arial" w:cs="Arial" w:hint="eastAsia"/>
            <w:color w:val="212121"/>
          </w:rPr>
          <w:t>经过训练的</w:t>
        </w:r>
      </w:ins>
      <w:r>
        <w:rPr>
          <w:rFonts w:ascii="Arial" w:hAnsi="Arial" w:cs="Arial"/>
          <w:color w:val="212121"/>
        </w:rPr>
        <w:t>二进制格式的</w:t>
      </w:r>
      <w:del w:id="818" w:author="Shirley Li" w:date="2018-11-16T15:58:00Z">
        <w:r w:rsidDel="00E1457F">
          <w:rPr>
            <w:rFonts w:ascii="Arial" w:hAnsi="Arial" w:cs="Arial"/>
            <w:color w:val="212121"/>
          </w:rPr>
          <w:delText>训练</w:delText>
        </w:r>
      </w:del>
      <w:r>
        <w:rPr>
          <w:rFonts w:ascii="Arial" w:hAnsi="Arial" w:cs="Arial"/>
          <w:color w:val="212121"/>
        </w:rPr>
        <w:t>权重。检查点包含：</w:t>
      </w:r>
      <w:r>
        <w:rPr>
          <w:rFonts w:ascii="Arial" w:hAnsi="Arial" w:cs="Arial"/>
          <w:color w:val="212121"/>
        </w:rPr>
        <w:t>*</w:t>
      </w:r>
      <w:ins w:id="819" w:author="Shirley Li" w:date="2018-11-16T15:58:00Z">
        <w:r w:rsidR="00E1457F">
          <w:rPr>
            <w:rFonts w:ascii="Arial" w:hAnsi="Arial" w:cs="Arial"/>
            <w:color w:val="212121"/>
          </w:rPr>
          <w:t>包含模型权重的</w:t>
        </w:r>
      </w:ins>
      <w:r>
        <w:rPr>
          <w:rFonts w:ascii="Arial" w:hAnsi="Arial" w:cs="Arial"/>
          <w:color w:val="212121"/>
        </w:rPr>
        <w:t>一个或多个</w:t>
      </w:r>
      <w:del w:id="820" w:author="Shirley Li" w:date="2018-11-16T15:58:00Z">
        <w:r w:rsidDel="00E1457F">
          <w:rPr>
            <w:rFonts w:ascii="Arial" w:hAnsi="Arial" w:cs="Arial"/>
            <w:color w:val="212121"/>
          </w:rPr>
          <w:delText>包含模型权重的</w:delText>
        </w:r>
      </w:del>
      <w:r>
        <w:rPr>
          <w:rFonts w:ascii="Arial" w:hAnsi="Arial" w:cs="Arial"/>
          <w:color w:val="212121"/>
        </w:rPr>
        <w:t>分片。</w:t>
      </w:r>
      <w:r>
        <w:rPr>
          <w:rFonts w:ascii="Arial" w:hAnsi="Arial" w:cs="Arial"/>
          <w:color w:val="212121"/>
        </w:rPr>
        <w:t>*</w:t>
      </w:r>
      <w:r>
        <w:rPr>
          <w:rFonts w:ascii="Arial" w:hAnsi="Arial" w:cs="Arial"/>
          <w:color w:val="212121"/>
        </w:rPr>
        <w:t>索引文件，指示哪些权重存储在哪个分片中。</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如果您只在一台机器上训练模型，那么您将有一个带有后缀的分片：</w:t>
      </w:r>
      <w:r>
        <w:rPr>
          <w:rFonts w:ascii="Arial" w:hAnsi="Arial" w:cs="Arial"/>
          <w:color w:val="212121"/>
        </w:rPr>
        <w:t> </w:t>
      </w:r>
      <w:r>
        <w:rPr>
          <w:rStyle w:val="HTML"/>
          <w:rFonts w:ascii="Courier New" w:hAnsi="Courier New" w:cs="Courier New"/>
          <w:color w:val="37474F"/>
          <w:sz w:val="22"/>
          <w:szCs w:val="22"/>
          <w:shd w:val="clear" w:color="auto" w:fill="F7F7F7"/>
        </w:rPr>
        <w:t>.data-00000-of-00001</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手动保存</w:t>
      </w:r>
      <w:del w:id="821" w:author="Shirley Li" w:date="2018-11-16T15:59:00Z">
        <w:r w:rsidDel="005B5CDC">
          <w:rPr>
            <w:rFonts w:ascii="Arial" w:hAnsi="Arial" w:cs="Arial" w:hint="eastAsia"/>
            <w:b w:val="0"/>
            <w:bCs w:val="0"/>
            <w:color w:val="212121"/>
            <w:spacing w:val="-2"/>
          </w:rPr>
          <w:delText>重量</w:delText>
        </w:r>
      </w:del>
      <w:ins w:id="822" w:author="Shirley Li" w:date="2018-11-16T15:59:00Z">
        <w:r w:rsidR="005B5CDC">
          <w:rPr>
            <w:rFonts w:ascii="Arial" w:hAnsi="Arial" w:cs="Arial" w:hint="eastAsia"/>
            <w:b w:val="0"/>
            <w:bCs w:val="0"/>
            <w:color w:val="212121"/>
            <w:spacing w:val="-2"/>
          </w:rPr>
          <w:t>权重</w:t>
        </w:r>
      </w:ins>
    </w:p>
    <w:p w:rsidR="001758D5" w:rsidRDefault="001758D5" w:rsidP="001758D5">
      <w:pPr>
        <w:pStyle w:val="a3"/>
        <w:spacing w:before="240" w:beforeAutospacing="0" w:after="240" w:afterAutospacing="0"/>
        <w:rPr>
          <w:rFonts w:ascii="Arial" w:hAnsi="Arial" w:cs="Arial"/>
          <w:color w:val="212121"/>
        </w:rPr>
      </w:pPr>
      <w:del w:id="823" w:author="Shirley Li" w:date="2018-11-16T15:59:00Z">
        <w:r w:rsidDel="005B5CDC">
          <w:rPr>
            <w:rFonts w:ascii="Arial" w:hAnsi="Arial" w:cs="Arial"/>
            <w:color w:val="212121"/>
          </w:rPr>
          <w:delText>上面</w:delText>
        </w:r>
      </w:del>
      <w:ins w:id="824" w:author="Shirley Li" w:date="2018-11-16T15:59:00Z">
        <w:r w:rsidR="005B5CDC">
          <w:rPr>
            <w:rFonts w:ascii="Arial" w:hAnsi="Arial" w:cs="Arial" w:hint="eastAsia"/>
            <w:color w:val="212121"/>
          </w:rPr>
          <w:t>上文中，</w:t>
        </w:r>
      </w:ins>
      <w:r>
        <w:rPr>
          <w:rFonts w:ascii="Arial" w:hAnsi="Arial" w:cs="Arial"/>
          <w:color w:val="212121"/>
        </w:rPr>
        <w:t>你看到了如何将权重加载到模型中。</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手动保存权重</w:t>
      </w:r>
      <w:ins w:id="825" w:author="Shirley Li" w:date="2018-11-16T16:00:00Z">
        <w:r w:rsidR="007D2BEC">
          <w:rPr>
            <w:rFonts w:ascii="Arial" w:hAnsi="Arial" w:cs="Arial" w:hint="eastAsia"/>
            <w:color w:val="212121"/>
          </w:rPr>
          <w:t>的方法</w:t>
        </w:r>
      </w:ins>
      <w:del w:id="826" w:author="Shirley Li" w:date="2018-11-16T16:00:00Z">
        <w:r w:rsidDel="007D2BEC">
          <w:rPr>
            <w:rFonts w:ascii="Arial" w:hAnsi="Arial" w:cs="Arial"/>
            <w:color w:val="212121"/>
          </w:rPr>
          <w:delText>同样</w:delText>
        </w:r>
      </w:del>
      <w:ins w:id="827" w:author="Shirley Li" w:date="2018-11-16T16:00:00Z">
        <w:r w:rsidR="007D2BEC">
          <w:rPr>
            <w:rFonts w:ascii="Arial" w:hAnsi="Arial" w:cs="Arial" w:hint="eastAsia"/>
            <w:color w:val="212121"/>
          </w:rPr>
          <w:t>也很</w:t>
        </w:r>
      </w:ins>
      <w:r>
        <w:rPr>
          <w:rFonts w:ascii="Arial" w:hAnsi="Arial" w:cs="Arial"/>
          <w:color w:val="212121"/>
        </w:rPr>
        <w:t>简单，</w:t>
      </w:r>
      <w:ins w:id="828" w:author="Shirley Li" w:date="2018-11-16T16:00:00Z">
        <w:r w:rsidR="00967349">
          <w:rPr>
            <w:rFonts w:ascii="Arial" w:hAnsi="Arial" w:cs="Arial" w:hint="eastAsia"/>
            <w:color w:val="212121"/>
          </w:rPr>
          <w:t>只需要</w:t>
        </w:r>
      </w:ins>
      <w:r>
        <w:rPr>
          <w:rFonts w:ascii="Arial" w:hAnsi="Arial" w:cs="Arial"/>
          <w:color w:val="212121"/>
        </w:rPr>
        <w:t>使用</w:t>
      </w:r>
      <w:r>
        <w:rPr>
          <w:rStyle w:val="HTML"/>
          <w:rFonts w:ascii="Courier New" w:hAnsi="Courier New" w:cs="Courier New"/>
          <w:color w:val="37474F"/>
          <w:sz w:val="22"/>
          <w:szCs w:val="22"/>
          <w:shd w:val="clear" w:color="auto" w:fill="F7F7F7"/>
        </w:rPr>
        <w:t>Model.save_weights</w:t>
      </w:r>
      <w:r>
        <w:rPr>
          <w:rFonts w:ascii="Arial" w:hAnsi="Arial" w:cs="Arial"/>
          <w:color w:val="212121"/>
        </w:rPr>
        <w:t>方法</w:t>
      </w:r>
      <w:ins w:id="829" w:author="Shirley Li" w:date="2018-11-16T16:00:00Z">
        <w:r w:rsidR="00967349">
          <w:rPr>
            <w:rFonts w:ascii="Arial" w:hAnsi="Arial" w:cs="Arial" w:hint="eastAsia"/>
            <w:color w:val="212121"/>
          </w:rPr>
          <w:t>即可</w:t>
        </w:r>
      </w:ins>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Save the weights</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save_weights</w:t>
      </w:r>
      <w:r>
        <w:rPr>
          <w:rStyle w:val="pun"/>
          <w:rFonts w:ascii="Courier New" w:hAnsi="Courier New" w:cs="Courier New"/>
          <w:color w:val="37474F"/>
          <w:sz w:val="21"/>
          <w:szCs w:val="21"/>
        </w:rPr>
        <w:t>(</w:t>
      </w:r>
      <w:r>
        <w:rPr>
          <w:rStyle w:val="str"/>
          <w:rFonts w:ascii="Courier New" w:hAnsi="Courier New" w:cs="Courier New"/>
          <w:color w:val="0D904F"/>
          <w:sz w:val="21"/>
          <w:szCs w:val="21"/>
        </w:rPr>
        <w:t>'./checkpoints/my_checkpoint'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Restore the weights</w:t>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load_weights</w:t>
      </w:r>
      <w:r>
        <w:rPr>
          <w:rStyle w:val="pun"/>
          <w:rFonts w:ascii="Courier New" w:hAnsi="Courier New" w:cs="Courier New"/>
          <w:color w:val="37474F"/>
          <w:sz w:val="21"/>
          <w:szCs w:val="21"/>
        </w:rPr>
        <w:t>(</w:t>
      </w:r>
      <w:r>
        <w:rPr>
          <w:rStyle w:val="str"/>
          <w:rFonts w:ascii="Courier New" w:hAnsi="Courier New" w:cs="Courier New"/>
          <w:color w:val="0D904F"/>
          <w:sz w:val="21"/>
          <w:szCs w:val="21"/>
        </w:rPr>
        <w:t>'./checkpoints/my_checkpoint'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"Restored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警告：</w:t>
      </w:r>
      <w:r>
        <w:rPr>
          <w:rFonts w:ascii="Courier New" w:hAnsi="Courier New" w:cs="Courier New"/>
          <w:color w:val="37474F"/>
          <w:sz w:val="21"/>
          <w:szCs w:val="21"/>
        </w:rPr>
        <w:t>tensorflow</w:t>
      </w:r>
      <w:r>
        <w:rPr>
          <w:rFonts w:ascii="Courier New" w:hAnsi="Courier New" w:cs="Courier New"/>
          <w:color w:val="37474F"/>
          <w:sz w:val="21"/>
          <w:szCs w:val="21"/>
        </w:rPr>
        <w:t>：此模型是使用</w:t>
      </w:r>
      <w:r>
        <w:rPr>
          <w:rFonts w:ascii="Courier New" w:hAnsi="Courier New" w:cs="Courier New"/>
          <w:color w:val="37474F"/>
          <w:sz w:val="21"/>
          <w:szCs w:val="21"/>
        </w:rPr>
        <w:t>Keras</w:t>
      </w:r>
      <w:r>
        <w:rPr>
          <w:rFonts w:ascii="Courier New" w:hAnsi="Courier New" w:cs="Courier New"/>
          <w:color w:val="37474F"/>
          <w:sz w:val="21"/>
          <w:szCs w:val="21"/>
        </w:rPr>
        <w:t>优化器（</w:t>
      </w:r>
      <w:r>
        <w:rPr>
          <w:rFonts w:ascii="Courier New" w:hAnsi="Courier New" w:cs="Courier New"/>
          <w:color w:val="37474F"/>
          <w:sz w:val="21"/>
          <w:szCs w:val="21"/>
        </w:rPr>
        <w:t>&lt;tensorflow.python.keras.optimizers.Adam</w:t>
      </w:r>
      <w:r>
        <w:rPr>
          <w:rFonts w:ascii="Courier New" w:hAnsi="Courier New" w:cs="Courier New"/>
          <w:color w:val="37474F"/>
          <w:sz w:val="21"/>
          <w:szCs w:val="21"/>
        </w:rPr>
        <w:t>对象，位于</w:t>
      </w:r>
      <w:r>
        <w:rPr>
          <w:rFonts w:ascii="Courier New" w:hAnsi="Courier New" w:cs="Courier New"/>
          <w:color w:val="37474F"/>
          <w:sz w:val="21"/>
          <w:szCs w:val="21"/>
        </w:rPr>
        <w:t>0x7f410c725dd8&gt;</w:t>
      </w:r>
      <w:r>
        <w:rPr>
          <w:rFonts w:ascii="Courier New" w:hAnsi="Courier New" w:cs="Courier New"/>
          <w:color w:val="37474F"/>
          <w:sz w:val="21"/>
          <w:szCs w:val="21"/>
        </w:rPr>
        <w:t>）编译的，但是使用</w:t>
      </w:r>
      <w:r>
        <w:rPr>
          <w:rFonts w:ascii="Courier New" w:hAnsi="Courier New" w:cs="Courier New"/>
          <w:color w:val="37474F"/>
          <w:sz w:val="21"/>
          <w:szCs w:val="21"/>
        </w:rPr>
        <w:t>`save_weights`</w:t>
      </w:r>
      <w:r>
        <w:rPr>
          <w:rFonts w:ascii="Courier New" w:hAnsi="Courier New" w:cs="Courier New"/>
          <w:color w:val="37474F"/>
          <w:sz w:val="21"/>
          <w:szCs w:val="21"/>
        </w:rPr>
        <w:t>以</w:t>
      </w:r>
      <w:r>
        <w:rPr>
          <w:rFonts w:ascii="Courier New" w:hAnsi="Courier New" w:cs="Courier New"/>
          <w:color w:val="37474F"/>
          <w:sz w:val="21"/>
          <w:szCs w:val="21"/>
        </w:rPr>
        <w:t>TensorFlow</w:t>
      </w:r>
      <w:r>
        <w:rPr>
          <w:rFonts w:ascii="Courier New" w:hAnsi="Courier New" w:cs="Courier New"/>
          <w:color w:val="37474F"/>
          <w:sz w:val="21"/>
          <w:szCs w:val="21"/>
        </w:rPr>
        <w:t>格式保存。将保存模型的权重，但与</w:t>
      </w:r>
      <w:r>
        <w:rPr>
          <w:rFonts w:ascii="Courier New" w:hAnsi="Courier New" w:cs="Courier New"/>
          <w:color w:val="37474F"/>
          <w:sz w:val="21"/>
          <w:szCs w:val="21"/>
        </w:rPr>
        <w:t>TensorFlow</w:t>
      </w:r>
      <w:r>
        <w:rPr>
          <w:rFonts w:ascii="Courier New" w:hAnsi="Courier New" w:cs="Courier New"/>
          <w:color w:val="37474F"/>
          <w:sz w:val="21"/>
          <w:szCs w:val="21"/>
        </w:rPr>
        <w:t>格式的</w:t>
      </w:r>
      <w:r>
        <w:rPr>
          <w:rFonts w:ascii="Courier New" w:hAnsi="Courier New" w:cs="Courier New"/>
          <w:color w:val="37474F"/>
          <w:sz w:val="21"/>
          <w:szCs w:val="21"/>
        </w:rPr>
        <w:t>TensorFlow</w:t>
      </w:r>
      <w:r>
        <w:rPr>
          <w:rFonts w:ascii="Courier New" w:hAnsi="Courier New" w:cs="Courier New"/>
          <w:color w:val="37474F"/>
          <w:sz w:val="21"/>
          <w:szCs w:val="21"/>
        </w:rPr>
        <w:t>优化器不同，优化程序的状态将不会保存。</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考虑使用</w:t>
      </w:r>
      <w:r>
        <w:rPr>
          <w:rFonts w:ascii="Courier New" w:hAnsi="Courier New" w:cs="Courier New"/>
          <w:color w:val="37474F"/>
          <w:sz w:val="21"/>
          <w:szCs w:val="21"/>
        </w:rPr>
        <w:t>TensorFlow</w:t>
      </w:r>
      <w:r>
        <w:rPr>
          <w:rFonts w:ascii="Courier New" w:hAnsi="Courier New" w:cs="Courier New"/>
          <w:color w:val="37474F"/>
          <w:sz w:val="21"/>
          <w:szCs w:val="21"/>
        </w:rPr>
        <w:t>优化器</w:t>
      </w:r>
      <w:hyperlink r:id="rId66" w:history="1">
        <w:r>
          <w:rPr>
            <w:rStyle w:val="HTML"/>
            <w:rFonts w:ascii="Courier New" w:hAnsi="Courier New" w:cs="Courier New"/>
            <w:color w:val="039BE5"/>
            <w:sz w:val="21"/>
            <w:szCs w:val="21"/>
          </w:rPr>
          <w:t>tf.train</w:t>
        </w:r>
      </w:hyperlink>
      <w:r>
        <w:rPr>
          <w:rFonts w:ascii="Courier New" w:hAnsi="Courier New" w:cs="Courier New"/>
          <w:color w:val="37474F"/>
          <w:sz w:val="21"/>
          <w:szCs w:val="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99us /</w:t>
      </w:r>
      <w:r>
        <w:rPr>
          <w:rFonts w:ascii="Courier New" w:hAnsi="Courier New" w:cs="Courier New"/>
          <w:color w:val="37474F"/>
          <w:sz w:val="21"/>
          <w:szCs w:val="21"/>
        </w:rPr>
        <w:t>步</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恢复模型，准确度：</w:t>
      </w:r>
      <w:r>
        <w:rPr>
          <w:rFonts w:ascii="Courier New" w:hAnsi="Courier New" w:cs="Courier New"/>
          <w:color w:val="37474F"/>
          <w:sz w:val="21"/>
          <w:szCs w:val="21"/>
        </w:rPr>
        <w:t>86.80</w:t>
      </w:r>
      <w:r>
        <w:rPr>
          <w:rFonts w:ascii="Courier New" w:hAnsi="Courier New" w:cs="Courier New"/>
          <w:color w:val="37474F"/>
          <w:sz w:val="21"/>
          <w:szCs w:val="21"/>
        </w:rPr>
        <w:t>％</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lastRenderedPageBreak/>
        <w:t>保存整个模型</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整个模型可以保存到包含权重值，模型配置甚至优化器配置</w:t>
      </w:r>
      <w:ins w:id="830" w:author="Shirley Li" w:date="2018-11-16T16:00:00Z">
        <w:r w:rsidR="009F5A7A">
          <w:rPr>
            <w:rFonts w:ascii="Arial" w:hAnsi="Arial" w:cs="Arial" w:hint="eastAsia"/>
            <w:color w:val="212121"/>
          </w:rPr>
          <w:t>到</w:t>
        </w:r>
      </w:ins>
      <w:del w:id="831" w:author="Shirley Li" w:date="2018-11-16T16:00:00Z">
        <w:r w:rsidDel="009F5A7A">
          <w:rPr>
            <w:rFonts w:ascii="Arial" w:hAnsi="Arial" w:cs="Arial"/>
            <w:color w:val="212121"/>
          </w:rPr>
          <w:delText>的</w:delText>
        </w:r>
      </w:del>
      <w:r>
        <w:rPr>
          <w:rFonts w:ascii="Arial" w:hAnsi="Arial" w:cs="Arial"/>
          <w:color w:val="212121"/>
        </w:rPr>
        <w:t>文件中。这</w:t>
      </w:r>
      <w:ins w:id="832" w:author="Shirley Li" w:date="2018-11-16T16:01:00Z">
        <w:r w:rsidR="009F5A7A">
          <w:rPr>
            <w:rFonts w:ascii="Arial" w:hAnsi="Arial" w:cs="Arial" w:hint="eastAsia"/>
            <w:color w:val="212121"/>
          </w:rPr>
          <w:t>使得</w:t>
        </w:r>
      </w:ins>
      <w:del w:id="833" w:author="Shirley Li" w:date="2018-11-16T16:01:00Z">
        <w:r w:rsidDel="009F5A7A">
          <w:rPr>
            <w:rFonts w:ascii="Arial" w:hAnsi="Arial" w:cs="Arial"/>
            <w:color w:val="212121"/>
          </w:rPr>
          <w:delText>允许</w:delText>
        </w:r>
      </w:del>
      <w:r>
        <w:rPr>
          <w:rFonts w:ascii="Arial" w:hAnsi="Arial" w:cs="Arial"/>
          <w:color w:val="212121"/>
        </w:rPr>
        <w:t>您</w:t>
      </w:r>
      <w:ins w:id="834" w:author="Shirley Li" w:date="2018-11-16T16:01:00Z">
        <w:r w:rsidR="009F5A7A" w:rsidRPr="009F5A7A">
          <w:rPr>
            <w:rFonts w:ascii="Arial" w:hAnsi="Arial" w:cs="Arial" w:hint="eastAsia"/>
            <w:color w:val="212121"/>
          </w:rPr>
          <w:t>可以为模型设置检查点</w:t>
        </w:r>
        <w:r w:rsidR="009F5A7A">
          <w:rPr>
            <w:rFonts w:ascii="Arial" w:hAnsi="Arial" w:cs="Arial" w:hint="eastAsia"/>
            <w:color w:val="212121"/>
          </w:rPr>
          <w:t>，</w:t>
        </w:r>
      </w:ins>
      <w:del w:id="835" w:author="Shirley Li" w:date="2018-11-16T16:01:00Z">
        <w:r w:rsidDel="009F5A7A">
          <w:rPr>
            <w:rFonts w:ascii="Arial" w:hAnsi="Arial" w:cs="Arial"/>
            <w:color w:val="212121"/>
          </w:rPr>
          <w:delText>检查模型</w:delText>
        </w:r>
      </w:del>
      <w:r>
        <w:rPr>
          <w:rFonts w:ascii="Arial" w:hAnsi="Arial" w:cs="Arial"/>
          <w:color w:val="212121"/>
        </w:rPr>
        <w:t>并</w:t>
      </w:r>
      <w:proofErr w:type="gramStart"/>
      <w:r>
        <w:rPr>
          <w:rFonts w:ascii="Arial" w:hAnsi="Arial" w:cs="Arial"/>
          <w:color w:val="212121"/>
        </w:rPr>
        <w:t>稍后从</w:t>
      </w:r>
      <w:proofErr w:type="gramEnd"/>
      <w:r>
        <w:rPr>
          <w:rFonts w:ascii="Arial" w:hAnsi="Arial" w:cs="Arial"/>
          <w:color w:val="212121"/>
        </w:rPr>
        <w:t>完全相同的状态恢复</w:t>
      </w:r>
      <w:ins w:id="836" w:author="Shirley Li" w:date="2018-11-16T16:01:00Z">
        <w:r w:rsidR="009F5A7A">
          <w:rPr>
            <w:rFonts w:ascii="Arial" w:hAnsi="Arial" w:cs="Arial" w:hint="eastAsia"/>
            <w:color w:val="212121"/>
          </w:rPr>
          <w:t>训练</w:t>
        </w:r>
      </w:ins>
      <w:del w:id="837" w:author="Shirley Li" w:date="2018-11-16T16:01:00Z">
        <w:r w:rsidDel="009F5A7A">
          <w:rPr>
            <w:rFonts w:ascii="Arial" w:hAnsi="Arial" w:cs="Arial"/>
            <w:color w:val="212121"/>
          </w:rPr>
          <w:delText>培训</w:delText>
        </w:r>
      </w:del>
      <w:r>
        <w:rPr>
          <w:rFonts w:ascii="Arial" w:hAnsi="Arial" w:cs="Arial"/>
          <w:color w:val="212121"/>
        </w:rPr>
        <w:t xml:space="preserve"> </w:t>
      </w:r>
      <w:del w:id="838" w:author="Shirley Li" w:date="2018-11-16T16:01:00Z">
        <w:r w:rsidDel="0085670F">
          <w:rPr>
            <w:rFonts w:ascii="Arial" w:hAnsi="Arial" w:cs="Arial"/>
            <w:color w:val="212121"/>
          </w:rPr>
          <w:delText>-</w:delText>
        </w:r>
      </w:del>
      <w:ins w:id="839" w:author="Shirley Li" w:date="2018-11-16T16:01:00Z">
        <w:r w:rsidR="0085670F">
          <w:rPr>
            <w:rFonts w:ascii="Arial" w:hAnsi="Arial" w:cs="Arial"/>
            <w:color w:val="212121"/>
          </w:rPr>
          <w:t>–</w:t>
        </w:r>
      </w:ins>
      <w:r>
        <w:rPr>
          <w:rFonts w:ascii="Arial" w:hAnsi="Arial" w:cs="Arial"/>
          <w:color w:val="212121"/>
        </w:rPr>
        <w:t xml:space="preserve"> </w:t>
      </w:r>
      <w:r>
        <w:rPr>
          <w:rFonts w:ascii="Arial" w:hAnsi="Arial" w:cs="Arial"/>
          <w:color w:val="212121"/>
        </w:rPr>
        <w:t>无需访问原始代码。</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在</w:t>
      </w:r>
      <w:r>
        <w:rPr>
          <w:rFonts w:ascii="Arial" w:hAnsi="Arial" w:cs="Arial"/>
          <w:color w:val="212121"/>
        </w:rPr>
        <w:t>Keras</w:t>
      </w:r>
      <w:r>
        <w:rPr>
          <w:rFonts w:ascii="Arial" w:hAnsi="Arial" w:cs="Arial"/>
          <w:color w:val="212121"/>
        </w:rPr>
        <w:t>中保存功能齐全的模型非常有用</w:t>
      </w:r>
      <w:r>
        <w:rPr>
          <w:rFonts w:ascii="Arial" w:hAnsi="Arial" w:cs="Arial"/>
          <w:color w:val="212121"/>
        </w:rPr>
        <w:t xml:space="preserve"> - </w:t>
      </w:r>
      <w:r>
        <w:rPr>
          <w:rFonts w:ascii="Arial" w:hAnsi="Arial" w:cs="Arial"/>
          <w:color w:val="212121"/>
        </w:rPr>
        <w:t>您可以在</w:t>
      </w:r>
      <w:hyperlink r:id="rId67" w:history="1">
        <w:r>
          <w:rPr>
            <w:rStyle w:val="a5"/>
            <w:rFonts w:ascii="Arial" w:hAnsi="Arial" w:cs="Arial"/>
            <w:color w:val="039BE5"/>
          </w:rPr>
          <w:t>TensorFlow.js</w:t>
        </w:r>
        <w:r>
          <w:rPr>
            <w:rStyle w:val="a5"/>
            <w:rFonts w:ascii="Arial" w:hAnsi="Arial" w:cs="Arial"/>
            <w:color w:val="039BE5"/>
          </w:rPr>
          <w:t>中</w:t>
        </w:r>
      </w:hyperlink>
      <w:r>
        <w:rPr>
          <w:rFonts w:ascii="Arial" w:hAnsi="Arial" w:cs="Arial"/>
          <w:color w:val="212121"/>
        </w:rPr>
        <w:t>加载它们，然后在</w:t>
      </w:r>
      <w:r>
        <w:rPr>
          <w:rFonts w:ascii="Arial" w:hAnsi="Arial" w:cs="Arial"/>
          <w:color w:val="212121"/>
        </w:rPr>
        <w:t>Web</w:t>
      </w:r>
      <w:r>
        <w:rPr>
          <w:rFonts w:ascii="Arial" w:hAnsi="Arial" w:cs="Arial"/>
          <w:color w:val="212121"/>
        </w:rPr>
        <w:t>浏览器中训练和运行它们。</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Keras</w:t>
      </w:r>
      <w:r>
        <w:rPr>
          <w:rFonts w:ascii="Arial" w:hAnsi="Arial" w:cs="Arial"/>
          <w:color w:val="212121"/>
        </w:rPr>
        <w:t>使用</w:t>
      </w:r>
      <w:hyperlink r:id="rId68" w:history="1">
        <w:r>
          <w:rPr>
            <w:rStyle w:val="a5"/>
            <w:rFonts w:ascii="Arial" w:hAnsi="Arial" w:cs="Arial"/>
            <w:color w:val="039BE5"/>
          </w:rPr>
          <w:t>HDF5</w:t>
        </w:r>
      </w:hyperlink>
      <w:r>
        <w:rPr>
          <w:rFonts w:ascii="Arial" w:hAnsi="Arial" w:cs="Arial"/>
          <w:color w:val="212121"/>
        </w:rPr>
        <w:t>标准提供基本保存格式。</w:t>
      </w:r>
      <w:del w:id="840" w:author="Shirley Li" w:date="2018-11-16T16:02:00Z">
        <w:r w:rsidDel="002012BE">
          <w:rPr>
            <w:rFonts w:ascii="Arial" w:hAnsi="Arial" w:cs="Arial" w:hint="eastAsia"/>
            <w:color w:val="212121"/>
          </w:rPr>
          <w:delText>出于我们的目的</w:delText>
        </w:r>
      </w:del>
      <w:ins w:id="841" w:author="Shirley Li" w:date="2018-11-16T16:02:00Z">
        <w:r w:rsidR="002012BE">
          <w:rPr>
            <w:rFonts w:ascii="Arial" w:hAnsi="Arial" w:cs="Arial" w:hint="eastAsia"/>
            <w:color w:val="212121"/>
          </w:rPr>
          <w:t>对于我们来说</w:t>
        </w:r>
      </w:ins>
      <w:r>
        <w:rPr>
          <w:rFonts w:ascii="Arial" w:hAnsi="Arial" w:cs="Arial"/>
          <w:color w:val="212121"/>
        </w:rPr>
        <w:t>，可以将保存的模型视为</w:t>
      </w:r>
      <w:ins w:id="842" w:author="Shirley Li" w:date="2018-11-16T16:02:00Z">
        <w:r w:rsidR="00312D42">
          <w:rPr>
            <w:rFonts w:ascii="Arial" w:hAnsi="Arial" w:cs="Arial" w:hint="eastAsia"/>
            <w:color w:val="212121"/>
          </w:rPr>
          <w:t>一个</w:t>
        </w:r>
      </w:ins>
      <w:del w:id="843" w:author="Shirley Li" w:date="2018-11-16T16:02:00Z">
        <w:r w:rsidDel="00312D42">
          <w:rPr>
            <w:rFonts w:ascii="Arial" w:hAnsi="Arial" w:cs="Arial"/>
            <w:color w:val="212121"/>
          </w:rPr>
          <w:delText>单个</w:delText>
        </w:r>
      </w:del>
      <w:r>
        <w:rPr>
          <w:rFonts w:ascii="Arial" w:hAnsi="Arial" w:cs="Arial"/>
          <w:color w:val="212121"/>
        </w:rPr>
        <w:t>二进制</w:t>
      </w:r>
      <w:r>
        <w:rPr>
          <w:rFonts w:ascii="Arial" w:hAnsi="Arial" w:cs="Arial"/>
          <w:color w:val="212121"/>
        </w:rPr>
        <w:t>blob</w:t>
      </w:r>
      <w:r>
        <w:rPr>
          <w:rFonts w:ascii="Arial" w:hAnsi="Arial" w:cs="Arial"/>
          <w:color w:val="212121"/>
        </w:rPr>
        <w:t>。</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create_</w:t>
      </w: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proofErr w:type="gramEnd"/>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fit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Save entire model to a HDF5 file</w:t>
      </w:r>
      <w:r>
        <w:rPr>
          <w:rFonts w:ascii="Courier New" w:hAnsi="Courier New" w:cs="Courier New"/>
          <w:color w:val="37474F"/>
          <w:sz w:val="21"/>
          <w:szCs w:val="21"/>
        </w:rPr>
        <w:br/>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save</w:t>
      </w:r>
      <w:r>
        <w:rPr>
          <w:rStyle w:val="pun"/>
          <w:rFonts w:ascii="Courier New" w:hAnsi="Courier New" w:cs="Courier New"/>
          <w:color w:val="37474F"/>
          <w:sz w:val="21"/>
          <w:szCs w:val="21"/>
        </w:rPr>
        <w:t>(</w:t>
      </w:r>
      <w:r>
        <w:rPr>
          <w:rStyle w:val="str"/>
          <w:rFonts w:ascii="Courier New" w:hAnsi="Courier New" w:cs="Courier New"/>
          <w:color w:val="0D904F"/>
          <w:sz w:val="21"/>
          <w:szCs w:val="21"/>
        </w:rPr>
        <w:t>'my_model.h5'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1/5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395us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1.1260  -  acc</w:t>
      </w:r>
      <w:r>
        <w:rPr>
          <w:rFonts w:ascii="Courier New" w:hAnsi="Courier New" w:cs="Courier New"/>
          <w:color w:val="37474F"/>
          <w:sz w:val="21"/>
          <w:szCs w:val="21"/>
        </w:rPr>
        <w:t>：</w:t>
      </w:r>
      <w:r>
        <w:rPr>
          <w:rFonts w:ascii="Courier New" w:hAnsi="Courier New" w:cs="Courier New"/>
          <w:color w:val="37474F"/>
          <w:sz w:val="21"/>
          <w:szCs w:val="21"/>
        </w:rPr>
        <w:t>0.6870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2/5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135us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0.4136  -  acc</w:t>
      </w:r>
      <w:r>
        <w:rPr>
          <w:rFonts w:ascii="Courier New" w:hAnsi="Courier New" w:cs="Courier New"/>
          <w:color w:val="37474F"/>
          <w:sz w:val="21"/>
          <w:szCs w:val="21"/>
        </w:rPr>
        <w:t>：</w:t>
      </w:r>
      <w:r>
        <w:rPr>
          <w:rFonts w:ascii="Courier New" w:hAnsi="Courier New" w:cs="Courier New"/>
          <w:color w:val="37474F"/>
          <w:sz w:val="21"/>
          <w:szCs w:val="21"/>
        </w:rPr>
        <w:t>0.8760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3/5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138us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0.2811  -  acc</w:t>
      </w:r>
      <w:r>
        <w:rPr>
          <w:rFonts w:ascii="Courier New" w:hAnsi="Courier New" w:cs="Courier New"/>
          <w:color w:val="37474F"/>
          <w:sz w:val="21"/>
          <w:szCs w:val="21"/>
        </w:rPr>
        <w:t>：</w:t>
      </w:r>
      <w:r>
        <w:rPr>
          <w:rFonts w:ascii="Courier New" w:hAnsi="Courier New" w:cs="Courier New"/>
          <w:color w:val="37474F"/>
          <w:sz w:val="21"/>
          <w:szCs w:val="21"/>
        </w:rPr>
        <w:t>0.9280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4/5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153us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0.2078  -  acc</w:t>
      </w:r>
      <w:r>
        <w:rPr>
          <w:rFonts w:ascii="Courier New" w:hAnsi="Courier New" w:cs="Courier New"/>
          <w:color w:val="37474F"/>
          <w:sz w:val="21"/>
          <w:szCs w:val="21"/>
        </w:rPr>
        <w:t>：</w:t>
      </w:r>
      <w:r>
        <w:rPr>
          <w:rFonts w:ascii="Courier New" w:hAnsi="Courier New" w:cs="Courier New"/>
          <w:color w:val="37474F"/>
          <w:sz w:val="21"/>
          <w:szCs w:val="21"/>
        </w:rPr>
        <w:t>0.9480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5/5</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  -  0s 154us /</w:t>
      </w:r>
      <w:r>
        <w:rPr>
          <w:rFonts w:ascii="Courier New" w:hAnsi="Courier New" w:cs="Courier New"/>
          <w:color w:val="37474F"/>
          <w:sz w:val="21"/>
          <w:szCs w:val="21"/>
        </w:rPr>
        <w:t>步</w:t>
      </w:r>
      <w:r>
        <w:rPr>
          <w:rFonts w:ascii="Courier New" w:hAnsi="Courier New" w:cs="Courier New"/>
          <w:color w:val="37474F"/>
          <w:sz w:val="21"/>
          <w:szCs w:val="21"/>
        </w:rPr>
        <w:t xml:space="preserve"> - </w:t>
      </w:r>
      <w:r>
        <w:rPr>
          <w:rFonts w:ascii="Courier New" w:hAnsi="Courier New" w:cs="Courier New"/>
          <w:color w:val="37474F"/>
          <w:sz w:val="21"/>
          <w:szCs w:val="21"/>
        </w:rPr>
        <w:t>损失：</w:t>
      </w:r>
      <w:r>
        <w:rPr>
          <w:rFonts w:ascii="Courier New" w:hAnsi="Courier New" w:cs="Courier New"/>
          <w:color w:val="37474F"/>
          <w:sz w:val="21"/>
          <w:szCs w:val="21"/>
        </w:rPr>
        <w:t>0.1452  -  acc</w:t>
      </w:r>
      <w:r>
        <w:rPr>
          <w:rFonts w:ascii="Courier New" w:hAnsi="Courier New" w:cs="Courier New"/>
          <w:color w:val="37474F"/>
          <w:sz w:val="21"/>
          <w:szCs w:val="21"/>
        </w:rPr>
        <w:t>：</w:t>
      </w:r>
      <w:r>
        <w:rPr>
          <w:rFonts w:ascii="Courier New" w:hAnsi="Courier New" w:cs="Courier New"/>
          <w:color w:val="37474F"/>
          <w:sz w:val="21"/>
          <w:szCs w:val="21"/>
        </w:rPr>
        <w:t>0.9750</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现在从该文件重新创建模型：</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lastRenderedPageBreak/>
        <w:t># Recreate the exact same model, including weights and optimizer.</w:t>
      </w:r>
      <w:r>
        <w:rPr>
          <w:rFonts w:ascii="Courier New" w:hAnsi="Courier New" w:cs="Courier New"/>
          <w:color w:val="37474F"/>
          <w:sz w:val="21"/>
          <w:szCs w:val="21"/>
        </w:rPr>
        <w:br/>
      </w:r>
      <w:r>
        <w:rPr>
          <w:rStyle w:val="pln"/>
          <w:rFonts w:ascii="Courier New" w:hAnsi="Courier New" w:cs="Courier New"/>
          <w:color w:val="37474F"/>
          <w:sz w:val="21"/>
          <w:szCs w:val="21"/>
        </w:rPr>
        <w:t xml:space="preserve">new_model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models</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load_model</w:t>
      </w:r>
      <w:r>
        <w:rPr>
          <w:rStyle w:val="pun"/>
          <w:rFonts w:ascii="Courier New" w:hAnsi="Courier New" w:cs="Courier New"/>
          <w:color w:val="37474F"/>
          <w:sz w:val="21"/>
          <w:szCs w:val="21"/>
        </w:rPr>
        <w:t>(</w:t>
      </w:r>
      <w:r>
        <w:rPr>
          <w:rStyle w:val="str"/>
          <w:rFonts w:ascii="Courier New" w:hAnsi="Courier New" w:cs="Courier New"/>
          <w:color w:val="0D904F"/>
          <w:sz w:val="21"/>
          <w:szCs w:val="21"/>
        </w:rPr>
        <w:t>'my_model.h5'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new_model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summary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图层（类型）输出形状参数＃</w:t>
      </w:r>
      <w:r>
        <w:rPr>
          <w:rFonts w:ascii="Courier New" w:hAnsi="Courier New" w:cs="Courier New"/>
          <w:color w:val="37474F"/>
          <w:sz w:val="21"/>
          <w:szCs w:val="21"/>
        </w:rPr>
        <w:t xml:space="preserve">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dense_12</w:t>
      </w:r>
      <w:r>
        <w:rPr>
          <w:rFonts w:ascii="Courier New" w:hAnsi="Courier New" w:cs="Courier New"/>
          <w:color w:val="37474F"/>
          <w:sz w:val="21"/>
          <w:szCs w:val="21"/>
        </w:rPr>
        <w:t>（密集）（无，</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401920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dropout_6</w:t>
      </w:r>
      <w:r>
        <w:rPr>
          <w:rFonts w:ascii="Courier New" w:hAnsi="Courier New" w:cs="Courier New"/>
          <w:color w:val="37474F"/>
          <w:sz w:val="21"/>
          <w:szCs w:val="21"/>
        </w:rPr>
        <w:t>（</w:t>
      </w:r>
      <w:r>
        <w:rPr>
          <w:rFonts w:ascii="Courier New" w:hAnsi="Courier New" w:cs="Courier New"/>
          <w:color w:val="37474F"/>
          <w:sz w:val="21"/>
          <w:szCs w:val="21"/>
        </w:rPr>
        <w:t>Dropout</w:t>
      </w:r>
      <w:r>
        <w:rPr>
          <w:rFonts w:ascii="Courier New" w:hAnsi="Courier New" w:cs="Courier New"/>
          <w:color w:val="37474F"/>
          <w:sz w:val="21"/>
          <w:szCs w:val="21"/>
        </w:rPr>
        <w:t>）（</w:t>
      </w:r>
      <w:r>
        <w:rPr>
          <w:rFonts w:ascii="Courier New" w:hAnsi="Courier New" w:cs="Courier New"/>
          <w:color w:val="37474F"/>
          <w:sz w:val="21"/>
          <w:szCs w:val="21"/>
        </w:rPr>
        <w:t>None</w:t>
      </w:r>
      <w:r>
        <w:rPr>
          <w:rFonts w:ascii="Courier New" w:hAnsi="Courier New" w:cs="Courier New"/>
          <w:color w:val="37474F"/>
          <w:sz w:val="21"/>
          <w:szCs w:val="21"/>
        </w:rPr>
        <w:t>，</w:t>
      </w:r>
      <w:r>
        <w:rPr>
          <w:rFonts w:ascii="Courier New" w:hAnsi="Courier New" w:cs="Courier New"/>
          <w:color w:val="37474F"/>
          <w:sz w:val="21"/>
          <w:szCs w:val="21"/>
        </w:rPr>
        <w:t>512</w:t>
      </w:r>
      <w:r>
        <w:rPr>
          <w:rFonts w:ascii="Courier New" w:hAnsi="Courier New" w:cs="Courier New"/>
          <w:color w:val="37474F"/>
          <w:sz w:val="21"/>
          <w:szCs w:val="21"/>
        </w:rPr>
        <w:t>）</w:t>
      </w:r>
      <w:r>
        <w:rPr>
          <w:rFonts w:ascii="Courier New" w:hAnsi="Courier New" w:cs="Courier New"/>
          <w:color w:val="37474F"/>
          <w:sz w:val="21"/>
          <w:szCs w:val="21"/>
        </w:rPr>
        <w:t xml:space="preserve">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dense_13</w:t>
      </w:r>
      <w:r>
        <w:rPr>
          <w:rFonts w:ascii="Courier New" w:hAnsi="Courier New" w:cs="Courier New"/>
          <w:color w:val="37474F"/>
          <w:sz w:val="21"/>
          <w:szCs w:val="21"/>
        </w:rPr>
        <w:t>（密集）（无，</w:t>
      </w:r>
      <w:r>
        <w:rPr>
          <w:rFonts w:ascii="Courier New" w:hAnsi="Courier New" w:cs="Courier New"/>
          <w:color w:val="37474F"/>
          <w:sz w:val="21"/>
          <w:szCs w:val="21"/>
        </w:rPr>
        <w:t>10</w:t>
      </w:r>
      <w:r>
        <w:rPr>
          <w:rFonts w:ascii="Courier New" w:hAnsi="Courier New" w:cs="Courier New"/>
          <w:color w:val="37474F"/>
          <w:sz w:val="21"/>
          <w:szCs w:val="21"/>
        </w:rPr>
        <w:t>）</w:t>
      </w:r>
      <w:r>
        <w:rPr>
          <w:rFonts w:ascii="Courier New" w:hAnsi="Courier New" w:cs="Courier New"/>
          <w:color w:val="37474F"/>
          <w:sz w:val="21"/>
          <w:szCs w:val="21"/>
        </w:rPr>
        <w:t xml:space="preserve">5130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总参数：</w:t>
      </w:r>
      <w:r>
        <w:rPr>
          <w:rFonts w:ascii="Courier New" w:hAnsi="Courier New" w:cs="Courier New"/>
          <w:color w:val="37474F"/>
          <w:sz w:val="21"/>
          <w:szCs w:val="21"/>
        </w:rPr>
        <w:t>407,050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可训练的参数：</w:t>
      </w:r>
      <w:r>
        <w:rPr>
          <w:rFonts w:ascii="Courier New" w:hAnsi="Courier New" w:cs="Courier New"/>
          <w:color w:val="37474F"/>
          <w:sz w:val="21"/>
          <w:szCs w:val="21"/>
        </w:rPr>
        <w:t>407,050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不可训练的参数：</w:t>
      </w:r>
      <w:r>
        <w:rPr>
          <w:rFonts w:ascii="Courier New" w:hAnsi="Courier New" w:cs="Courier New"/>
          <w:color w:val="37474F"/>
          <w:sz w:val="21"/>
          <w:szCs w:val="21"/>
        </w:rPr>
        <w:t>0</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_________________________________________________________________</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检查其准确性：</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new_</w:t>
      </w:r>
      <w:proofErr w:type="gramStart"/>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test_images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"Restored model, accuracy: {:5.2f}%"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acc</w:t>
      </w:r>
      <w:r>
        <w:rPr>
          <w:rStyle w:val="pun"/>
          <w:rFonts w:ascii="Courier New" w:hAnsi="Courier New" w:cs="Courier New"/>
          <w:color w:val="37474F"/>
          <w:sz w:val="21"/>
          <w:szCs w:val="21"/>
        </w:rPr>
        <w:t>))</w:t>
      </w:r>
      <w:r>
        <w:rPr>
          <w:rFonts w:ascii="Courier New" w:hAnsi="Courier New" w:cs="Courier New"/>
          <w:color w:val="37474F"/>
          <w:sz w:val="21"/>
          <w:szCs w:val="21"/>
        </w:rPr>
        <w:br/>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1000/1000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0s 112us / step</w:t>
      </w:r>
    </w:p>
    <w:p w:rsidR="001758D5" w:rsidRDefault="001758D5" w:rsidP="001758D5">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恢复模型，准确度：</w:t>
      </w:r>
      <w:r>
        <w:rPr>
          <w:rFonts w:ascii="Courier New" w:hAnsi="Courier New" w:cs="Courier New"/>
          <w:color w:val="37474F"/>
          <w:sz w:val="21"/>
          <w:szCs w:val="21"/>
        </w:rPr>
        <w:t>85.20</w:t>
      </w:r>
      <w:r>
        <w:rPr>
          <w:rFonts w:ascii="Courier New" w:hAnsi="Courier New" w:cs="Courier New"/>
          <w:color w:val="37474F"/>
          <w:sz w:val="21"/>
          <w:szCs w:val="21"/>
        </w:rPr>
        <w:t>％</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这项技术可以</w:t>
      </w:r>
      <w:del w:id="844" w:author="Shirley Li" w:date="2018-11-16T16:03:00Z">
        <w:r w:rsidDel="003F71A7">
          <w:rPr>
            <w:rFonts w:ascii="Arial" w:hAnsi="Arial" w:cs="Arial" w:hint="eastAsia"/>
            <w:color w:val="212121"/>
          </w:rPr>
          <w:delText>节省一切</w:delText>
        </w:r>
      </w:del>
      <w:ins w:id="845" w:author="Shirley Li" w:date="2018-11-16T16:03:00Z">
        <w:r w:rsidR="003F71A7">
          <w:rPr>
            <w:rFonts w:ascii="Arial" w:hAnsi="Arial" w:cs="Arial" w:hint="eastAsia"/>
            <w:color w:val="212121"/>
          </w:rPr>
          <w:t>如下内容：</w:t>
        </w:r>
      </w:ins>
    </w:p>
    <w:p w:rsidR="001758D5" w:rsidRDefault="003F71A7" w:rsidP="006F7728">
      <w:pPr>
        <w:widowControl/>
        <w:numPr>
          <w:ilvl w:val="0"/>
          <w:numId w:val="14"/>
        </w:numPr>
        <w:spacing w:before="120" w:after="120"/>
        <w:ind w:left="0"/>
        <w:jc w:val="left"/>
        <w:rPr>
          <w:rFonts w:ascii="Arial" w:hAnsi="Arial" w:cs="Arial"/>
          <w:color w:val="212121"/>
        </w:rPr>
      </w:pPr>
      <w:ins w:id="846" w:author="Shirley Li" w:date="2018-11-16T16:03:00Z">
        <w:r>
          <w:rPr>
            <w:rFonts w:ascii="Arial" w:hAnsi="Arial" w:cs="Arial" w:hint="eastAsia"/>
            <w:color w:val="212121"/>
          </w:rPr>
          <w:t>权重</w:t>
        </w:r>
      </w:ins>
      <w:del w:id="847" w:author="Shirley Li" w:date="2018-11-16T16:03:00Z">
        <w:r w:rsidR="001758D5" w:rsidDel="003F71A7">
          <w:rPr>
            <w:rFonts w:ascii="Arial" w:hAnsi="Arial" w:cs="Arial"/>
            <w:color w:val="212121"/>
          </w:rPr>
          <w:delText>重量</w:delText>
        </w:r>
      </w:del>
      <w:r w:rsidR="001758D5">
        <w:rPr>
          <w:rFonts w:ascii="Arial" w:hAnsi="Arial" w:cs="Arial"/>
          <w:color w:val="212121"/>
        </w:rPr>
        <w:t>值</w:t>
      </w:r>
    </w:p>
    <w:p w:rsidR="001758D5" w:rsidRDefault="001758D5" w:rsidP="006F7728">
      <w:pPr>
        <w:widowControl/>
        <w:numPr>
          <w:ilvl w:val="0"/>
          <w:numId w:val="14"/>
        </w:numPr>
        <w:spacing w:before="120" w:after="120"/>
        <w:ind w:left="0"/>
        <w:jc w:val="left"/>
        <w:rPr>
          <w:rFonts w:ascii="Arial" w:hAnsi="Arial" w:cs="Arial"/>
          <w:color w:val="212121"/>
        </w:rPr>
      </w:pPr>
      <w:r>
        <w:rPr>
          <w:rFonts w:ascii="Arial" w:hAnsi="Arial" w:cs="Arial"/>
          <w:color w:val="212121"/>
        </w:rPr>
        <w:t>模型</w:t>
      </w:r>
      <w:del w:id="848" w:author="Shirley Li" w:date="2018-11-16T16:03:00Z">
        <w:r w:rsidDel="003F71A7">
          <w:rPr>
            <w:rFonts w:ascii="Arial" w:hAnsi="Arial" w:cs="Arial"/>
            <w:color w:val="212121"/>
          </w:rPr>
          <w:delText>的</w:delText>
        </w:r>
      </w:del>
      <w:r>
        <w:rPr>
          <w:rFonts w:ascii="Arial" w:hAnsi="Arial" w:cs="Arial"/>
          <w:color w:val="212121"/>
        </w:rPr>
        <w:t>配置（架构）</w:t>
      </w:r>
    </w:p>
    <w:p w:rsidR="001758D5" w:rsidRDefault="001758D5" w:rsidP="006F7728">
      <w:pPr>
        <w:widowControl/>
        <w:numPr>
          <w:ilvl w:val="0"/>
          <w:numId w:val="14"/>
        </w:numPr>
        <w:spacing w:before="120" w:after="120"/>
        <w:ind w:left="0"/>
        <w:jc w:val="left"/>
        <w:rPr>
          <w:rFonts w:ascii="Arial" w:hAnsi="Arial" w:cs="Arial"/>
          <w:color w:val="212121"/>
        </w:rPr>
      </w:pPr>
      <w:r>
        <w:rPr>
          <w:rFonts w:ascii="Arial" w:hAnsi="Arial" w:cs="Arial"/>
          <w:color w:val="212121"/>
        </w:rPr>
        <w:t>优化器配置</w:t>
      </w:r>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lastRenderedPageBreak/>
        <w:t>Keras</w:t>
      </w:r>
      <w:r>
        <w:rPr>
          <w:rFonts w:ascii="Arial" w:hAnsi="Arial" w:cs="Arial"/>
          <w:color w:val="212121"/>
        </w:rPr>
        <w:t>通过检查架构来保存模型。目前，它无法保存</w:t>
      </w:r>
      <w:r>
        <w:rPr>
          <w:rFonts w:ascii="Arial" w:hAnsi="Arial" w:cs="Arial"/>
          <w:color w:val="212121"/>
        </w:rPr>
        <w:t>TensorFlow</w:t>
      </w:r>
      <w:r>
        <w:rPr>
          <w:rFonts w:ascii="Arial" w:hAnsi="Arial" w:cs="Arial"/>
          <w:color w:val="212121"/>
        </w:rPr>
        <w:t>优化器（来自</w:t>
      </w:r>
      <w:hyperlink r:id="rId69" w:history="1">
        <w:r>
          <w:rPr>
            <w:rStyle w:val="HTML"/>
            <w:rFonts w:ascii="Courier New" w:hAnsi="Courier New" w:cs="Courier New"/>
            <w:color w:val="039BE5"/>
            <w:sz w:val="22"/>
            <w:szCs w:val="22"/>
            <w:shd w:val="clear" w:color="auto" w:fill="F7F7F7"/>
          </w:rPr>
          <w:t>tf.train</w:t>
        </w:r>
      </w:hyperlink>
      <w:r>
        <w:rPr>
          <w:rFonts w:ascii="Arial" w:hAnsi="Arial" w:cs="Arial"/>
          <w:color w:val="212121"/>
        </w:rPr>
        <w:t>）。使用这些</w:t>
      </w:r>
      <w:ins w:id="849" w:author="Shirley Li" w:date="2018-11-16T16:04:00Z">
        <w:r w:rsidR="00330EB0">
          <w:rPr>
            <w:rFonts w:ascii="Arial" w:hAnsi="Arial" w:cs="Arial" w:hint="eastAsia"/>
            <w:color w:val="212121"/>
          </w:rPr>
          <w:t>优化器</w:t>
        </w:r>
      </w:ins>
      <w:r>
        <w:rPr>
          <w:rFonts w:ascii="Arial" w:hAnsi="Arial" w:cs="Arial"/>
          <w:color w:val="212121"/>
        </w:rPr>
        <w:t>时，您需要在加载后重新编译模型，</w:t>
      </w:r>
      <w:proofErr w:type="gramStart"/>
      <w:r>
        <w:rPr>
          <w:rFonts w:ascii="Arial" w:hAnsi="Arial" w:cs="Arial"/>
          <w:color w:val="212121"/>
        </w:rPr>
        <w:t>并且您</w:t>
      </w:r>
      <w:proofErr w:type="gramEnd"/>
      <w:r>
        <w:rPr>
          <w:rFonts w:ascii="Arial" w:hAnsi="Arial" w:cs="Arial"/>
          <w:color w:val="212121"/>
        </w:rPr>
        <w:t>将失去</w:t>
      </w:r>
      <w:ins w:id="850" w:author="Shirley Li" w:date="2018-11-16T16:04:00Z">
        <w:r w:rsidR="0031593F">
          <w:rPr>
            <w:rFonts w:ascii="Arial" w:hAnsi="Arial" w:cs="Arial" w:hint="eastAsia"/>
            <w:color w:val="212121"/>
          </w:rPr>
          <w:t>原本的</w:t>
        </w:r>
      </w:ins>
      <w:r>
        <w:rPr>
          <w:rFonts w:ascii="Arial" w:hAnsi="Arial" w:cs="Arial"/>
          <w:color w:val="212121"/>
        </w:rPr>
        <w:t>优化器</w:t>
      </w:r>
      <w:del w:id="851" w:author="Shirley Li" w:date="2018-11-16T16:04:00Z">
        <w:r w:rsidDel="00175A3A">
          <w:rPr>
            <w:rFonts w:ascii="Arial" w:hAnsi="Arial" w:cs="Arial"/>
            <w:color w:val="212121"/>
          </w:rPr>
          <w:delText>的</w:delText>
        </w:r>
      </w:del>
      <w:r>
        <w:rPr>
          <w:rFonts w:ascii="Arial" w:hAnsi="Arial" w:cs="Arial"/>
          <w:color w:val="212121"/>
        </w:rPr>
        <w:t>状态。</w:t>
      </w:r>
    </w:p>
    <w:p w:rsidR="001758D5" w:rsidRDefault="001758D5" w:rsidP="001758D5">
      <w:pPr>
        <w:pStyle w:val="2"/>
        <w:pBdr>
          <w:bottom w:val="single" w:sz="6" w:space="2" w:color="EBEBEB"/>
        </w:pBdr>
        <w:spacing w:before="600" w:after="300" w:line="480" w:lineRule="atLeast"/>
        <w:rPr>
          <w:rFonts w:ascii="Arial" w:hAnsi="Arial" w:cs="Arial"/>
          <w:b w:val="0"/>
          <w:bCs w:val="0"/>
          <w:color w:val="212121"/>
          <w:spacing w:val="-2"/>
        </w:rPr>
      </w:pPr>
      <w:del w:id="852" w:author="Shirley Li" w:date="2018-11-16T16:04:00Z">
        <w:r w:rsidDel="00175A3A">
          <w:rPr>
            <w:rFonts w:ascii="Arial" w:hAnsi="Arial" w:cs="Arial" w:hint="eastAsia"/>
            <w:b w:val="0"/>
            <w:bCs w:val="0"/>
            <w:color w:val="212121"/>
            <w:spacing w:val="-2"/>
          </w:rPr>
          <w:delText>下一步是什么</w:delText>
        </w:r>
      </w:del>
      <w:ins w:id="853" w:author="Shirley Li" w:date="2018-11-16T16:04:00Z">
        <w:r w:rsidR="00175A3A">
          <w:rPr>
            <w:rFonts w:ascii="Arial" w:hAnsi="Arial" w:cs="Arial" w:hint="eastAsia"/>
            <w:b w:val="0"/>
            <w:bCs w:val="0"/>
            <w:color w:val="212121"/>
            <w:spacing w:val="-2"/>
          </w:rPr>
          <w:t>后续学习计划</w:t>
        </w:r>
      </w:ins>
    </w:p>
    <w:p w:rsidR="001758D5" w:rsidRDefault="001758D5" w:rsidP="001758D5">
      <w:pPr>
        <w:pStyle w:val="a3"/>
        <w:spacing w:before="240" w:beforeAutospacing="0" w:after="240" w:afterAutospacing="0"/>
        <w:rPr>
          <w:rFonts w:ascii="Arial" w:hAnsi="Arial" w:cs="Arial"/>
          <w:color w:val="212121"/>
        </w:rPr>
      </w:pPr>
      <w:r>
        <w:rPr>
          <w:rFonts w:ascii="Arial" w:hAnsi="Arial" w:cs="Arial"/>
          <w:color w:val="212121"/>
        </w:rPr>
        <w:t>这是</w:t>
      </w:r>
      <w:ins w:id="854" w:author="Shirley Li" w:date="2018-11-16T16:04:00Z">
        <w:r w:rsidR="00771557">
          <w:rPr>
            <w:rFonts w:ascii="Arial" w:hAnsi="Arial" w:cs="Arial" w:hint="eastAsia"/>
            <w:color w:val="212121"/>
          </w:rPr>
          <w:t>使用</w:t>
        </w:r>
        <w:r w:rsidR="00771557">
          <w:rPr>
            <w:rStyle w:val="HTML"/>
            <w:rFonts w:ascii="Courier New" w:hAnsi="Courier New" w:cs="Courier New"/>
            <w:color w:val="039BE5"/>
            <w:sz w:val="22"/>
            <w:szCs w:val="22"/>
            <w:shd w:val="clear" w:color="auto" w:fill="F7F7F7"/>
          </w:rPr>
          <w:fldChar w:fldCharType="begin"/>
        </w:r>
        <w:r w:rsidR="00771557">
          <w:rPr>
            <w:rStyle w:val="HTML"/>
            <w:rFonts w:ascii="Courier New" w:hAnsi="Courier New" w:cs="Courier New"/>
            <w:color w:val="039BE5"/>
            <w:sz w:val="22"/>
            <w:szCs w:val="22"/>
            <w:shd w:val="clear" w:color="auto" w:fill="F7F7F7"/>
          </w:rPr>
          <w:instrText xml:space="preserve"> HYPERLINK "https://tensorflow.google.cn/api_docs/python/tf/keras" </w:instrText>
        </w:r>
        <w:r w:rsidR="00771557">
          <w:rPr>
            <w:rStyle w:val="HTML"/>
            <w:rFonts w:ascii="Courier New" w:hAnsi="Courier New" w:cs="Courier New"/>
            <w:color w:val="039BE5"/>
            <w:sz w:val="22"/>
            <w:szCs w:val="22"/>
            <w:shd w:val="clear" w:color="auto" w:fill="F7F7F7"/>
          </w:rPr>
          <w:fldChar w:fldCharType="separate"/>
        </w:r>
        <w:r w:rsidR="00771557">
          <w:rPr>
            <w:rStyle w:val="HTML"/>
            <w:rFonts w:ascii="Courier New" w:hAnsi="Courier New" w:cs="Courier New"/>
            <w:color w:val="039BE5"/>
            <w:sz w:val="22"/>
            <w:szCs w:val="22"/>
            <w:shd w:val="clear" w:color="auto" w:fill="F7F7F7"/>
          </w:rPr>
          <w:t>tf.keras</w:t>
        </w:r>
        <w:r w:rsidR="00771557">
          <w:rPr>
            <w:rStyle w:val="HTML"/>
            <w:rFonts w:ascii="Courier New" w:hAnsi="Courier New" w:cs="Courier New"/>
            <w:color w:val="039BE5"/>
            <w:sz w:val="22"/>
            <w:szCs w:val="22"/>
            <w:shd w:val="clear" w:color="auto" w:fill="F7F7F7"/>
          </w:rPr>
          <w:fldChar w:fldCharType="end"/>
        </w:r>
      </w:ins>
      <w:r>
        <w:rPr>
          <w:rFonts w:ascii="Arial" w:hAnsi="Arial" w:cs="Arial"/>
          <w:color w:val="212121"/>
        </w:rPr>
        <w:t>保存和加载</w:t>
      </w:r>
      <w:ins w:id="855" w:author="Shirley Li" w:date="2018-11-16T16:04:00Z">
        <w:r w:rsidR="00771557">
          <w:rPr>
            <w:rFonts w:ascii="Arial" w:hAnsi="Arial" w:cs="Arial" w:hint="eastAsia"/>
            <w:color w:val="212121"/>
          </w:rPr>
          <w:t>模型</w:t>
        </w:r>
      </w:ins>
      <w:r>
        <w:rPr>
          <w:rFonts w:ascii="Arial" w:hAnsi="Arial" w:cs="Arial"/>
          <w:color w:val="212121"/>
        </w:rPr>
        <w:t>的快速指南</w:t>
      </w:r>
      <w:del w:id="856" w:author="Shirley Li" w:date="2018-11-16T16:04:00Z">
        <w:r w:rsidR="005A37A6" w:rsidDel="00771557">
          <w:rPr>
            <w:rStyle w:val="HTML"/>
            <w:rFonts w:ascii="Courier New" w:hAnsi="Courier New" w:cs="Courier New"/>
            <w:color w:val="039BE5"/>
            <w:sz w:val="22"/>
            <w:szCs w:val="22"/>
            <w:shd w:val="clear" w:color="auto" w:fill="F7F7F7"/>
          </w:rPr>
          <w:fldChar w:fldCharType="begin"/>
        </w:r>
        <w:r w:rsidR="005A37A6" w:rsidDel="00771557">
          <w:rPr>
            <w:rStyle w:val="HTML"/>
            <w:rFonts w:ascii="Courier New" w:hAnsi="Courier New" w:cs="Courier New"/>
            <w:color w:val="039BE5"/>
            <w:sz w:val="22"/>
            <w:szCs w:val="22"/>
            <w:shd w:val="clear" w:color="auto" w:fill="F7F7F7"/>
          </w:rPr>
          <w:delInstrText xml:space="preserve"> HYPERLINK "https://tensorflow.google.cn/api_docs/python/tf/keras" </w:delInstrText>
        </w:r>
        <w:r w:rsidR="005A37A6" w:rsidDel="00771557">
          <w:rPr>
            <w:rStyle w:val="HTML"/>
            <w:rFonts w:ascii="Courier New" w:hAnsi="Courier New" w:cs="Courier New"/>
            <w:color w:val="039BE5"/>
            <w:sz w:val="22"/>
            <w:szCs w:val="22"/>
            <w:shd w:val="clear" w:color="auto" w:fill="F7F7F7"/>
          </w:rPr>
          <w:fldChar w:fldCharType="separate"/>
        </w:r>
        <w:r w:rsidDel="00771557">
          <w:rPr>
            <w:rStyle w:val="HTML"/>
            <w:rFonts w:ascii="Courier New" w:hAnsi="Courier New" w:cs="Courier New"/>
            <w:color w:val="039BE5"/>
            <w:sz w:val="22"/>
            <w:szCs w:val="22"/>
            <w:shd w:val="clear" w:color="auto" w:fill="F7F7F7"/>
          </w:rPr>
          <w:delText>tf.keras</w:delText>
        </w:r>
        <w:r w:rsidR="005A37A6" w:rsidDel="00771557">
          <w:rPr>
            <w:rStyle w:val="HTML"/>
            <w:rFonts w:ascii="Courier New" w:hAnsi="Courier New" w:cs="Courier New"/>
            <w:color w:val="039BE5"/>
            <w:sz w:val="22"/>
            <w:szCs w:val="22"/>
            <w:shd w:val="clear" w:color="auto" w:fill="F7F7F7"/>
          </w:rPr>
          <w:fldChar w:fldCharType="end"/>
        </w:r>
      </w:del>
      <w:r>
        <w:rPr>
          <w:rFonts w:ascii="Arial" w:hAnsi="Arial" w:cs="Arial"/>
          <w:color w:val="212121"/>
        </w:rPr>
        <w:t>。</w:t>
      </w:r>
    </w:p>
    <w:p w:rsidR="001758D5" w:rsidRDefault="001758D5" w:rsidP="006F7728">
      <w:pPr>
        <w:pStyle w:val="a3"/>
        <w:numPr>
          <w:ilvl w:val="0"/>
          <w:numId w:val="15"/>
        </w:numPr>
        <w:spacing w:before="0" w:beforeAutospacing="0" w:after="0" w:afterAutospacing="0"/>
        <w:ind w:left="0"/>
        <w:rPr>
          <w:rFonts w:ascii="Arial" w:hAnsi="Arial" w:cs="Arial"/>
          <w:color w:val="212121"/>
        </w:rPr>
      </w:pPr>
      <w:r>
        <w:rPr>
          <w:rFonts w:ascii="Arial" w:hAnsi="Arial" w:cs="Arial"/>
          <w:color w:val="212121"/>
        </w:rPr>
        <w:t>该</w:t>
      </w:r>
      <w:hyperlink r:id="rId70" w:history="1">
        <w:r>
          <w:rPr>
            <w:rStyle w:val="a5"/>
            <w:rFonts w:ascii="Arial" w:hAnsi="Arial" w:cs="Arial"/>
            <w:color w:val="039BE5"/>
          </w:rPr>
          <w:t>tf.keras</w:t>
        </w:r>
        <w:r>
          <w:rPr>
            <w:rStyle w:val="a5"/>
            <w:rFonts w:ascii="Arial" w:hAnsi="Arial" w:cs="Arial"/>
            <w:color w:val="039BE5"/>
          </w:rPr>
          <w:t>指南</w:t>
        </w:r>
      </w:hyperlink>
      <w:r>
        <w:rPr>
          <w:rFonts w:ascii="Arial" w:hAnsi="Arial" w:cs="Arial"/>
          <w:color w:val="212121"/>
        </w:rPr>
        <w:t>显示</w:t>
      </w:r>
      <w:ins w:id="857" w:author="Shirley Li" w:date="2018-11-16T16:05:00Z">
        <w:r w:rsidR="005A37A6">
          <w:rPr>
            <w:rFonts w:ascii="Arial" w:hAnsi="Arial" w:cs="Arial" w:hint="eastAsia"/>
            <w:color w:val="212121"/>
          </w:rPr>
          <w:t>如何使用</w:t>
        </w:r>
        <w:r w:rsidR="00B04570">
          <w:rPr>
            <w:rStyle w:val="HTML"/>
            <w:rFonts w:ascii="Courier New" w:hAnsi="Courier New" w:cs="Courier New"/>
            <w:color w:val="039BE5"/>
            <w:sz w:val="22"/>
            <w:szCs w:val="22"/>
            <w:shd w:val="clear" w:color="auto" w:fill="F7F7F7"/>
          </w:rPr>
          <w:fldChar w:fldCharType="begin"/>
        </w:r>
        <w:r w:rsidR="00B04570">
          <w:rPr>
            <w:rStyle w:val="HTML"/>
            <w:rFonts w:ascii="Courier New" w:hAnsi="Courier New" w:cs="Courier New"/>
            <w:color w:val="039BE5"/>
            <w:sz w:val="22"/>
            <w:szCs w:val="22"/>
            <w:shd w:val="clear" w:color="auto" w:fill="F7F7F7"/>
          </w:rPr>
          <w:instrText xml:space="preserve"> HYPERLINK "https://tensorflow.google.cn/api_docs/python/tf/keras" </w:instrText>
        </w:r>
        <w:r w:rsidR="00B04570">
          <w:rPr>
            <w:rStyle w:val="HTML"/>
            <w:rFonts w:ascii="Courier New" w:hAnsi="Courier New" w:cs="Courier New"/>
            <w:color w:val="039BE5"/>
            <w:sz w:val="22"/>
            <w:szCs w:val="22"/>
            <w:shd w:val="clear" w:color="auto" w:fill="F7F7F7"/>
          </w:rPr>
          <w:fldChar w:fldCharType="separate"/>
        </w:r>
        <w:r w:rsidR="00B04570">
          <w:rPr>
            <w:rStyle w:val="HTML"/>
            <w:rFonts w:ascii="Courier New" w:hAnsi="Courier New" w:cs="Courier New"/>
            <w:color w:val="039BE5"/>
            <w:sz w:val="22"/>
            <w:szCs w:val="22"/>
            <w:shd w:val="clear" w:color="auto" w:fill="F7F7F7"/>
          </w:rPr>
          <w:t>tf.keras</w:t>
        </w:r>
        <w:r w:rsidR="00B04570">
          <w:rPr>
            <w:rStyle w:val="HTML"/>
            <w:rFonts w:ascii="Courier New" w:hAnsi="Courier New" w:cs="Courier New"/>
            <w:color w:val="039BE5"/>
            <w:sz w:val="22"/>
            <w:szCs w:val="22"/>
            <w:shd w:val="clear" w:color="auto" w:fill="F7F7F7"/>
          </w:rPr>
          <w:fldChar w:fldCharType="end"/>
        </w:r>
      </w:ins>
      <w:del w:id="858" w:author="Shirley Li" w:date="2018-11-16T16:05:00Z">
        <w:r w:rsidDel="00B04570">
          <w:rPr>
            <w:rFonts w:ascii="Arial" w:hAnsi="Arial" w:cs="Arial"/>
            <w:color w:val="212121"/>
          </w:rPr>
          <w:delText>有关</w:delText>
        </w:r>
      </w:del>
      <w:r>
        <w:rPr>
          <w:rFonts w:ascii="Arial" w:hAnsi="Arial" w:cs="Arial"/>
          <w:color w:val="212121"/>
        </w:rPr>
        <w:t>保存和加载</w:t>
      </w:r>
      <w:ins w:id="859" w:author="Shirley Li" w:date="2018-11-16T16:05:00Z">
        <w:r w:rsidR="00B04570">
          <w:rPr>
            <w:rFonts w:ascii="Arial" w:hAnsi="Arial" w:cs="Arial" w:hint="eastAsia"/>
            <w:color w:val="212121"/>
          </w:rPr>
          <w:t>模型</w:t>
        </w:r>
      </w:ins>
      <w:del w:id="860" w:author="Shirley Li" w:date="2018-11-16T16:05:00Z">
        <w:r w:rsidDel="00B04570">
          <w:rPr>
            <w:rFonts w:ascii="Arial" w:hAnsi="Arial" w:cs="Arial"/>
            <w:color w:val="212121"/>
          </w:rPr>
          <w:delText>型号</w:delText>
        </w:r>
        <w:r w:rsidR="005A37A6" w:rsidDel="00B04570">
          <w:rPr>
            <w:rStyle w:val="HTML"/>
            <w:rFonts w:ascii="Courier New" w:hAnsi="Courier New" w:cs="Courier New"/>
            <w:color w:val="039BE5"/>
            <w:sz w:val="22"/>
            <w:szCs w:val="22"/>
            <w:shd w:val="clear" w:color="auto" w:fill="F7F7F7"/>
          </w:rPr>
          <w:fldChar w:fldCharType="begin"/>
        </w:r>
        <w:r w:rsidR="005A37A6" w:rsidDel="00B04570">
          <w:rPr>
            <w:rStyle w:val="HTML"/>
            <w:rFonts w:ascii="Courier New" w:hAnsi="Courier New" w:cs="Courier New"/>
            <w:color w:val="039BE5"/>
            <w:sz w:val="22"/>
            <w:szCs w:val="22"/>
            <w:shd w:val="clear" w:color="auto" w:fill="F7F7F7"/>
          </w:rPr>
          <w:delInstrText xml:space="preserve"> HYPERLINK "https://tensorflow.google.cn/api_docs/python/tf/keras" </w:delInstrText>
        </w:r>
        <w:r w:rsidR="005A37A6" w:rsidDel="00B04570">
          <w:rPr>
            <w:rStyle w:val="HTML"/>
            <w:rFonts w:ascii="Courier New" w:hAnsi="Courier New" w:cs="Courier New"/>
            <w:color w:val="039BE5"/>
            <w:sz w:val="22"/>
            <w:szCs w:val="22"/>
            <w:shd w:val="clear" w:color="auto" w:fill="F7F7F7"/>
          </w:rPr>
          <w:fldChar w:fldCharType="separate"/>
        </w:r>
        <w:r w:rsidDel="00B04570">
          <w:rPr>
            <w:rStyle w:val="HTML"/>
            <w:rFonts w:ascii="Courier New" w:hAnsi="Courier New" w:cs="Courier New"/>
            <w:color w:val="039BE5"/>
            <w:sz w:val="22"/>
            <w:szCs w:val="22"/>
            <w:shd w:val="clear" w:color="auto" w:fill="F7F7F7"/>
          </w:rPr>
          <w:delText>tf.keras</w:delText>
        </w:r>
        <w:r w:rsidR="005A37A6" w:rsidDel="00B04570">
          <w:rPr>
            <w:rStyle w:val="HTML"/>
            <w:rFonts w:ascii="Courier New" w:hAnsi="Courier New" w:cs="Courier New"/>
            <w:color w:val="039BE5"/>
            <w:sz w:val="22"/>
            <w:szCs w:val="22"/>
            <w:shd w:val="clear" w:color="auto" w:fill="F7F7F7"/>
          </w:rPr>
          <w:fldChar w:fldCharType="end"/>
        </w:r>
      </w:del>
      <w:r>
        <w:rPr>
          <w:rFonts w:ascii="Arial" w:hAnsi="Arial" w:cs="Arial"/>
          <w:color w:val="212121"/>
        </w:rPr>
        <w:t>。</w:t>
      </w:r>
    </w:p>
    <w:p w:rsidR="001758D5" w:rsidRDefault="001758D5" w:rsidP="006F7728">
      <w:pPr>
        <w:pStyle w:val="a3"/>
        <w:numPr>
          <w:ilvl w:val="0"/>
          <w:numId w:val="15"/>
        </w:numPr>
        <w:spacing w:before="0" w:beforeAutospacing="0" w:after="0" w:afterAutospacing="0"/>
        <w:ind w:left="0"/>
        <w:rPr>
          <w:rFonts w:ascii="Arial" w:hAnsi="Arial" w:cs="Arial"/>
          <w:color w:val="212121"/>
        </w:rPr>
      </w:pPr>
      <w:r>
        <w:rPr>
          <w:rFonts w:ascii="Arial" w:hAnsi="Arial" w:cs="Arial"/>
          <w:color w:val="212121"/>
        </w:rPr>
        <w:t>请参阅在</w:t>
      </w:r>
      <w:ins w:id="861" w:author="Shirley Li" w:date="2018-11-16T16:05:00Z">
        <w:r w:rsidR="0085042A" w:rsidRPr="0085042A">
          <w:rPr>
            <w:rStyle w:val="a5"/>
            <w:rFonts w:hint="eastAsia"/>
            <w:color w:val="039BE5"/>
            <w:rPrChange w:id="862" w:author="Shirley Li" w:date="2018-11-16T16:05:00Z">
              <w:rPr>
                <w:rFonts w:ascii="Arial" w:hAnsi="Arial" w:cs="Arial" w:hint="eastAsia"/>
                <w:color w:val="212121"/>
              </w:rPr>
            </w:rPrChange>
          </w:rPr>
          <w:t>在</w:t>
        </w:r>
        <w:r w:rsidR="0085042A" w:rsidRPr="0085042A">
          <w:rPr>
            <w:rStyle w:val="a5"/>
            <w:color w:val="039BE5"/>
            <w:rPrChange w:id="863" w:author="Shirley Li" w:date="2018-11-16T16:05:00Z">
              <w:rPr>
                <w:rFonts w:ascii="Arial" w:hAnsi="Arial" w:cs="Arial"/>
                <w:color w:val="212121"/>
              </w:rPr>
            </w:rPrChange>
          </w:rPr>
          <w:t>Eager</w:t>
        </w:r>
        <w:r w:rsidR="0085042A" w:rsidRPr="0085042A">
          <w:rPr>
            <w:rStyle w:val="a5"/>
            <w:rFonts w:hint="eastAsia"/>
            <w:color w:val="039BE5"/>
            <w:rPrChange w:id="864" w:author="Shirley Li" w:date="2018-11-16T16:05:00Z">
              <w:rPr>
                <w:rFonts w:ascii="Arial" w:hAnsi="Arial" w:cs="Arial" w:hint="eastAsia"/>
                <w:color w:val="212121"/>
              </w:rPr>
            </w:rPrChange>
          </w:rPr>
          <w:t>中</w:t>
        </w:r>
      </w:ins>
      <w:del w:id="865" w:author="Shirley Li" w:date="2018-11-16T16:05:00Z">
        <w:r w:rsidDel="0085042A">
          <w:rPr>
            <w:rFonts w:ascii="Arial" w:hAnsi="Arial" w:cs="Arial"/>
            <w:color w:val="212121"/>
          </w:rPr>
          <w:delText>急切执行期间</w:delText>
        </w:r>
      </w:del>
      <w:r w:rsidR="005A37A6">
        <w:rPr>
          <w:rStyle w:val="a5"/>
          <w:rFonts w:ascii="Arial" w:hAnsi="Arial" w:cs="Arial"/>
          <w:color w:val="039BE5"/>
        </w:rPr>
        <w:fldChar w:fldCharType="begin"/>
      </w:r>
      <w:r w:rsidR="005A37A6">
        <w:rPr>
          <w:rStyle w:val="a5"/>
          <w:rFonts w:ascii="Arial" w:hAnsi="Arial" w:cs="Arial"/>
          <w:color w:val="039BE5"/>
        </w:rPr>
        <w:instrText xml:space="preserve"> HYPERLINK "https://tensorflow.google.cn/guide/eager" \l "object_based_saving" </w:instrText>
      </w:r>
      <w:r w:rsidR="005A37A6">
        <w:rPr>
          <w:rStyle w:val="a5"/>
          <w:rFonts w:ascii="Arial" w:hAnsi="Arial" w:cs="Arial"/>
          <w:color w:val="039BE5"/>
        </w:rPr>
        <w:fldChar w:fldCharType="separate"/>
      </w:r>
      <w:r>
        <w:rPr>
          <w:rStyle w:val="a5"/>
          <w:rFonts w:ascii="Arial" w:hAnsi="Arial" w:cs="Arial"/>
          <w:color w:val="039BE5"/>
        </w:rPr>
        <w:t>保存</w:t>
      </w:r>
      <w:del w:id="866" w:author="Shirley Li" w:date="2018-11-16T16:06:00Z">
        <w:r w:rsidDel="0085042A">
          <w:rPr>
            <w:rStyle w:val="a5"/>
            <w:rFonts w:ascii="Arial" w:hAnsi="Arial" w:cs="Arial"/>
            <w:color w:val="039BE5"/>
          </w:rPr>
          <w:delText>以</w:delText>
        </w:r>
      </w:del>
      <w:r w:rsidR="005A37A6">
        <w:rPr>
          <w:rStyle w:val="a5"/>
          <w:rFonts w:ascii="Arial" w:hAnsi="Arial" w:cs="Arial"/>
          <w:color w:val="039BE5"/>
        </w:rPr>
        <w:fldChar w:fldCharType="end"/>
      </w:r>
      <w:ins w:id="867" w:author="Shirley Li" w:date="2018-11-16T16:06:00Z">
        <w:r w:rsidR="0085042A">
          <w:rPr>
            <w:rFonts w:ascii="Arial" w:hAnsi="Arial" w:cs="Arial" w:hint="eastAsia"/>
            <w:color w:val="212121"/>
          </w:rPr>
          <w:t>，了解</w:t>
        </w:r>
        <w:r w:rsidR="0085042A" w:rsidRPr="0085042A">
          <w:rPr>
            <w:rFonts w:ascii="Arial" w:hAnsi="Arial" w:cs="Arial" w:hint="eastAsia"/>
            <w:color w:val="212121"/>
          </w:rPr>
          <w:t>如何在</w:t>
        </w:r>
        <w:r w:rsidR="0085042A" w:rsidRPr="0085042A">
          <w:rPr>
            <w:rFonts w:ascii="Arial" w:hAnsi="Arial" w:cs="Arial" w:hint="eastAsia"/>
            <w:color w:val="212121"/>
          </w:rPr>
          <w:t xml:space="preserve"> Eager Execution </w:t>
        </w:r>
        <w:r w:rsidR="0085042A" w:rsidRPr="0085042A">
          <w:rPr>
            <w:rFonts w:ascii="Arial" w:hAnsi="Arial" w:cs="Arial" w:hint="eastAsia"/>
            <w:color w:val="212121"/>
          </w:rPr>
          <w:t>期间保存模型</w:t>
        </w:r>
      </w:ins>
      <w:del w:id="868" w:author="Shirley Li" w:date="2018-11-16T16:06:00Z">
        <w:r w:rsidDel="0085042A">
          <w:rPr>
            <w:rFonts w:ascii="Arial" w:hAnsi="Arial" w:cs="Arial"/>
            <w:color w:val="212121"/>
          </w:rPr>
          <w:delText>备保存</w:delText>
        </w:r>
      </w:del>
      <w:r>
        <w:rPr>
          <w:rFonts w:ascii="Arial" w:hAnsi="Arial" w:cs="Arial"/>
          <w:color w:val="212121"/>
        </w:rPr>
        <w:t>。</w:t>
      </w:r>
    </w:p>
    <w:p w:rsidR="001758D5" w:rsidRDefault="001758D5" w:rsidP="006F7728">
      <w:pPr>
        <w:pStyle w:val="a3"/>
        <w:numPr>
          <w:ilvl w:val="0"/>
          <w:numId w:val="15"/>
        </w:numPr>
        <w:spacing w:before="0" w:beforeAutospacing="0" w:after="0" w:afterAutospacing="0"/>
        <w:ind w:left="0"/>
        <w:rPr>
          <w:rFonts w:ascii="Arial" w:hAnsi="Arial" w:cs="Arial"/>
          <w:color w:val="212121"/>
        </w:rPr>
      </w:pPr>
      <w:r>
        <w:rPr>
          <w:rFonts w:ascii="Arial" w:hAnsi="Arial" w:cs="Arial"/>
          <w:color w:val="212121"/>
        </w:rPr>
        <w:t>“ </w:t>
      </w:r>
      <w:hyperlink r:id="rId71" w:history="1">
        <w:r>
          <w:rPr>
            <w:rStyle w:val="a5"/>
            <w:rFonts w:ascii="Arial" w:hAnsi="Arial" w:cs="Arial"/>
            <w:color w:val="039BE5"/>
          </w:rPr>
          <w:t>保存和还原</w:t>
        </w:r>
        <w:r>
          <w:rPr>
            <w:rStyle w:val="a5"/>
            <w:rFonts w:ascii="Arial" w:hAnsi="Arial" w:cs="Arial"/>
            <w:color w:val="039BE5"/>
          </w:rPr>
          <w:t>”</w:t>
        </w:r>
      </w:hyperlink>
      <w:r>
        <w:rPr>
          <w:rFonts w:ascii="Arial" w:hAnsi="Arial" w:cs="Arial"/>
          <w:color w:val="212121"/>
        </w:rPr>
        <w:t>指南包含有关</w:t>
      </w:r>
      <w:r>
        <w:rPr>
          <w:rFonts w:ascii="Arial" w:hAnsi="Arial" w:cs="Arial"/>
          <w:color w:val="212121"/>
        </w:rPr>
        <w:t>TensorFlow</w:t>
      </w:r>
      <w:r>
        <w:rPr>
          <w:rFonts w:ascii="Arial" w:hAnsi="Arial" w:cs="Arial"/>
          <w:color w:val="212121"/>
        </w:rPr>
        <w:t>保存的</w:t>
      </w:r>
      <w:ins w:id="869" w:author="Shirley Li" w:date="2018-11-16T16:06:00Z">
        <w:r w:rsidR="00DB18A7" w:rsidRPr="00DB18A7">
          <w:rPr>
            <w:rFonts w:ascii="Arial" w:hAnsi="Arial" w:cs="Arial" w:hint="eastAsia"/>
            <w:color w:val="212121"/>
          </w:rPr>
          <w:t>低阶</w:t>
        </w:r>
      </w:ins>
      <w:del w:id="870" w:author="Shirley Li" w:date="2018-11-16T16:06:00Z">
        <w:r w:rsidDel="00DB18A7">
          <w:rPr>
            <w:rFonts w:ascii="Arial" w:hAnsi="Arial" w:cs="Arial"/>
            <w:color w:val="212121"/>
          </w:rPr>
          <w:delText>低级</w:delText>
        </w:r>
      </w:del>
      <w:r>
        <w:rPr>
          <w:rFonts w:ascii="Arial" w:hAnsi="Arial" w:cs="Arial"/>
          <w:color w:val="212121"/>
        </w:rPr>
        <w:t>详细信息。</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研究和实验</w:t>
      </w:r>
    </w:p>
    <w:p w:rsidR="0048111B" w:rsidRDefault="00963DE2" w:rsidP="0048111B">
      <w:pPr>
        <w:pStyle w:val="a3"/>
        <w:spacing w:before="240" w:beforeAutospacing="0" w:after="240" w:afterAutospacing="0"/>
        <w:rPr>
          <w:rFonts w:ascii="Arial" w:hAnsi="Arial" w:cs="Arial"/>
          <w:color w:val="212121"/>
        </w:rPr>
      </w:pPr>
      <w:ins w:id="871" w:author="Shirley Li" w:date="2018-11-16T16:08:00Z">
        <w:r w:rsidRPr="00963DE2">
          <w:rPr>
            <w:rFonts w:ascii="Arial" w:hAnsi="Arial" w:cs="Arial"/>
            <w:color w:val="212121"/>
          </w:rPr>
          <w:t>Eager Execution</w:t>
        </w:r>
      </w:ins>
      <w:del w:id="872" w:author="Shirley Li" w:date="2018-11-16T16:08:00Z">
        <w:r w:rsidR="0048111B" w:rsidDel="00963DE2">
          <w:rPr>
            <w:rFonts w:ascii="Arial" w:hAnsi="Arial" w:cs="Arial"/>
            <w:color w:val="212121"/>
          </w:rPr>
          <w:delText>热切的执行</w:delText>
        </w:r>
      </w:del>
      <w:ins w:id="873" w:author="Shirley Li" w:date="2018-11-16T16:09:00Z">
        <w:r w:rsidR="002620D7" w:rsidRPr="002620D7">
          <w:rPr>
            <w:rFonts w:ascii="Arial" w:hAnsi="Arial" w:cs="Arial" w:hint="eastAsia"/>
            <w:color w:val="212121"/>
          </w:rPr>
          <w:t>提供了由运行定义的命令式高级操作接口</w:t>
        </w:r>
      </w:ins>
      <w:del w:id="874" w:author="Shirley Li" w:date="2018-11-16T16:09:00Z">
        <w:r w:rsidR="0048111B" w:rsidDel="002620D7">
          <w:rPr>
            <w:rFonts w:ascii="Arial" w:hAnsi="Arial" w:cs="Arial"/>
            <w:color w:val="212121"/>
          </w:rPr>
          <w:delText>为高级操作提供了一个必要的，按运行定义的界面</w:delText>
        </w:r>
      </w:del>
      <w:r w:rsidR="0048111B">
        <w:rPr>
          <w:rFonts w:ascii="Arial" w:hAnsi="Arial" w:cs="Arial"/>
          <w:color w:val="212121"/>
        </w:rPr>
        <w:t>。使用自动区分编写自定义图层，前进</w:t>
      </w:r>
      <w:del w:id="875" w:author="Shirley Li" w:date="2018-11-16T16:09:00Z">
        <w:r w:rsidR="0048111B" w:rsidDel="006D0DA9">
          <w:rPr>
            <w:rFonts w:ascii="Arial" w:hAnsi="Arial" w:cs="Arial" w:hint="eastAsia"/>
            <w:color w:val="212121"/>
          </w:rPr>
          <w:delText>传递</w:delText>
        </w:r>
      </w:del>
      <w:ins w:id="876" w:author="Shirley Li" w:date="2018-11-16T16:09:00Z">
        <w:r w:rsidR="006D0DA9">
          <w:rPr>
            <w:rFonts w:ascii="Arial" w:hAnsi="Arial" w:cs="Arial" w:hint="eastAsia"/>
            <w:color w:val="212121"/>
          </w:rPr>
          <w:t>传播</w:t>
        </w:r>
      </w:ins>
      <w:r w:rsidR="0048111B">
        <w:rPr>
          <w:rFonts w:ascii="Arial" w:hAnsi="Arial" w:cs="Arial"/>
          <w:color w:val="212121"/>
        </w:rPr>
        <w:t>和训练循环。从这些</w:t>
      </w:r>
      <w:del w:id="877" w:author="Shirley Li" w:date="2018-11-16T16:09:00Z">
        <w:r w:rsidR="0048111B" w:rsidDel="0009725E">
          <w:rPr>
            <w:rFonts w:ascii="Arial" w:hAnsi="Arial" w:cs="Arial" w:hint="eastAsia"/>
            <w:color w:val="212121"/>
          </w:rPr>
          <w:delText>笔记本</w:delText>
        </w:r>
      </w:del>
      <w:ins w:id="878" w:author="Shirley Li" w:date="2018-11-16T16:09:00Z">
        <w:r w:rsidR="0009725E">
          <w:rPr>
            <w:rFonts w:ascii="Arial" w:hAnsi="Arial" w:cs="Arial" w:hint="eastAsia"/>
            <w:color w:val="212121"/>
          </w:rPr>
          <w:t>教程</w:t>
        </w:r>
      </w:ins>
      <w:r w:rsidR="0048111B">
        <w:rPr>
          <w:rFonts w:ascii="Arial" w:hAnsi="Arial" w:cs="Arial"/>
          <w:color w:val="212121"/>
        </w:rPr>
        <w:t>开始，然后阅读</w:t>
      </w:r>
      <w:r w:rsidR="0048111B">
        <w:rPr>
          <w:rFonts w:ascii="Arial" w:hAnsi="Arial" w:cs="Arial"/>
          <w:color w:val="212121"/>
        </w:rPr>
        <w:t> </w:t>
      </w:r>
      <w:r w:rsidR="005A37A6">
        <w:rPr>
          <w:rStyle w:val="a5"/>
          <w:rFonts w:ascii="Arial" w:hAnsi="Arial" w:cs="Arial"/>
          <w:color w:val="039BE5"/>
        </w:rPr>
        <w:fldChar w:fldCharType="begin"/>
      </w:r>
      <w:r w:rsidR="005A37A6">
        <w:rPr>
          <w:rStyle w:val="a5"/>
          <w:rFonts w:ascii="Arial" w:hAnsi="Arial" w:cs="Arial"/>
          <w:color w:val="039BE5"/>
        </w:rPr>
        <w:instrText xml:space="preserve"> HYPERLINK "https://tensorflow.google.cn/guide/eager" </w:instrText>
      </w:r>
      <w:r w:rsidR="005A37A6">
        <w:rPr>
          <w:rStyle w:val="a5"/>
          <w:rFonts w:ascii="Arial" w:hAnsi="Arial" w:cs="Arial"/>
          <w:color w:val="039BE5"/>
        </w:rPr>
        <w:fldChar w:fldCharType="separate"/>
      </w:r>
      <w:ins w:id="879" w:author="Shirley Li" w:date="2018-11-16T16:09:00Z">
        <w:r w:rsidR="001F499A" w:rsidRPr="001F499A">
          <w:rPr>
            <w:rStyle w:val="a5"/>
            <w:rFonts w:ascii="Arial" w:hAnsi="Arial" w:cs="Arial"/>
            <w:color w:val="039BE5"/>
          </w:rPr>
          <w:t>Eager Execution</w:t>
        </w:r>
      </w:ins>
      <w:del w:id="880" w:author="Shirley Li" w:date="2018-11-16T16:09:00Z">
        <w:r w:rsidR="0048111B" w:rsidDel="001F499A">
          <w:rPr>
            <w:rStyle w:val="a5"/>
            <w:rFonts w:ascii="Arial" w:hAnsi="Arial" w:cs="Arial"/>
            <w:color w:val="039BE5"/>
          </w:rPr>
          <w:delText>热切的执行</w:delText>
        </w:r>
      </w:del>
      <w:r w:rsidR="0048111B">
        <w:rPr>
          <w:rStyle w:val="a5"/>
          <w:rFonts w:ascii="Arial" w:hAnsi="Arial" w:cs="Arial"/>
          <w:color w:val="039BE5"/>
        </w:rPr>
        <w:t>指南</w:t>
      </w:r>
      <w:r w:rsidR="005A37A6">
        <w:rPr>
          <w:rStyle w:val="a5"/>
          <w:rFonts w:ascii="Arial" w:hAnsi="Arial" w:cs="Arial"/>
          <w:color w:val="039BE5"/>
        </w:rPr>
        <w:fldChar w:fldCharType="end"/>
      </w:r>
      <w:r w:rsidR="0048111B">
        <w:rPr>
          <w:rFonts w:ascii="Arial" w:hAnsi="Arial" w:cs="Arial"/>
          <w:color w:val="212121"/>
        </w:rPr>
        <w:t>。</w:t>
      </w:r>
    </w:p>
    <w:p w:rsidR="0048111B" w:rsidRPr="00B12755" w:rsidDel="00B12755" w:rsidRDefault="00B12755" w:rsidP="006F7728">
      <w:pPr>
        <w:widowControl/>
        <w:numPr>
          <w:ilvl w:val="0"/>
          <w:numId w:val="16"/>
        </w:numPr>
        <w:spacing w:before="120" w:after="120"/>
        <w:ind w:left="0"/>
        <w:jc w:val="left"/>
        <w:rPr>
          <w:del w:id="881" w:author="Shirley Li" w:date="2018-11-16T16:09:00Z"/>
          <w:rStyle w:val="a5"/>
          <w:rFonts w:ascii="Arial" w:hAnsi="Arial" w:cs="Arial"/>
          <w:color w:val="212121"/>
          <w:u w:val="none"/>
          <w:rPrChange w:id="882" w:author="Shirley Li" w:date="2018-11-16T16:09:00Z">
            <w:rPr>
              <w:del w:id="883" w:author="Shirley Li" w:date="2018-11-16T16:09:00Z"/>
              <w:rStyle w:val="a5"/>
              <w:rFonts w:ascii="Arial" w:eastAsia="宋体" w:hAnsi="Arial" w:cs="Arial"/>
              <w:color w:val="039BE5"/>
              <w:kern w:val="0"/>
              <w:sz w:val="24"/>
              <w:szCs w:val="24"/>
            </w:rPr>
          </w:rPrChange>
        </w:rPr>
      </w:pPr>
      <w:ins w:id="884" w:author="Shirley Li" w:date="2018-11-16T16:09:00Z">
        <w:r w:rsidRPr="00B12755">
          <w:rPr>
            <w:rStyle w:val="a5"/>
            <w:rFonts w:ascii="Arial" w:hAnsi="Arial" w:cs="Arial"/>
            <w:color w:val="039BE5"/>
          </w:rPr>
          <w:t>Eager Execution</w:t>
        </w:r>
      </w:ins>
      <w:del w:id="885" w:author="Shirley Li" w:date="2018-11-16T16:09:00Z">
        <w:r w:rsidR="005A37A6" w:rsidDel="00B12755">
          <w:rPr>
            <w:rStyle w:val="a5"/>
            <w:rFonts w:ascii="Arial" w:hAnsi="Arial" w:cs="Arial"/>
            <w:color w:val="039BE5"/>
          </w:rPr>
          <w:fldChar w:fldCharType="begin"/>
        </w:r>
        <w:r w:rsidR="005A37A6" w:rsidDel="00B12755">
          <w:rPr>
            <w:rStyle w:val="a5"/>
            <w:rFonts w:ascii="Arial" w:hAnsi="Arial" w:cs="Arial"/>
            <w:color w:val="039BE5"/>
          </w:rPr>
          <w:delInstrText xml:space="preserve"> HYPERLINK "https://tensorflow.google.cn/tutorials/eager/eager_basics" </w:delInstrText>
        </w:r>
        <w:r w:rsidR="005A37A6" w:rsidDel="00B12755">
          <w:rPr>
            <w:rStyle w:val="a5"/>
            <w:rFonts w:ascii="Arial" w:hAnsi="Arial" w:cs="Arial"/>
            <w:color w:val="039BE5"/>
          </w:rPr>
          <w:fldChar w:fldCharType="separate"/>
        </w:r>
        <w:r w:rsidR="0048111B" w:rsidDel="00B12755">
          <w:rPr>
            <w:rStyle w:val="a5"/>
            <w:rFonts w:ascii="Arial" w:hAnsi="Arial" w:cs="Arial"/>
            <w:color w:val="039BE5"/>
          </w:rPr>
          <w:delText>急切执行</w:delText>
        </w:r>
        <w:r w:rsidR="005A37A6" w:rsidDel="00B12755">
          <w:rPr>
            <w:rStyle w:val="a5"/>
            <w:rFonts w:ascii="Arial" w:hAnsi="Arial" w:cs="Arial"/>
            <w:color w:val="039BE5"/>
          </w:rPr>
          <w:fldChar w:fldCharType="end"/>
        </w:r>
      </w:del>
    </w:p>
    <w:p w:rsidR="00B12755" w:rsidRDefault="00B12755" w:rsidP="006F7728">
      <w:pPr>
        <w:widowControl/>
        <w:numPr>
          <w:ilvl w:val="0"/>
          <w:numId w:val="16"/>
        </w:numPr>
        <w:spacing w:before="120" w:after="120"/>
        <w:ind w:left="0"/>
        <w:jc w:val="left"/>
        <w:rPr>
          <w:ins w:id="886" w:author="Shirley Li" w:date="2018-11-16T16:09:00Z"/>
          <w:rFonts w:ascii="Arial" w:hAnsi="Arial" w:cs="Arial"/>
          <w:color w:val="212121"/>
        </w:rPr>
      </w:pPr>
    </w:p>
    <w:p w:rsidR="0048111B" w:rsidDel="00D92CA5" w:rsidRDefault="005A37A6" w:rsidP="00D92CA5">
      <w:pPr>
        <w:widowControl/>
        <w:numPr>
          <w:ilvl w:val="0"/>
          <w:numId w:val="16"/>
        </w:numPr>
        <w:spacing w:before="120" w:after="120"/>
        <w:ind w:left="0"/>
        <w:jc w:val="left"/>
        <w:rPr>
          <w:del w:id="887" w:author="Shirley Li" w:date="2018-11-16T16:11:00Z"/>
          <w:rFonts w:ascii="Arial" w:hAnsi="Arial" w:cs="Arial"/>
          <w:color w:val="212121"/>
        </w:rPr>
      </w:pPr>
      <w:r>
        <w:rPr>
          <w:rStyle w:val="a5"/>
          <w:rFonts w:ascii="Arial" w:hAnsi="Arial" w:cs="Arial"/>
          <w:color w:val="039BE5"/>
        </w:rPr>
        <w:fldChar w:fldCharType="begin"/>
      </w:r>
      <w:r>
        <w:rPr>
          <w:rStyle w:val="a5"/>
          <w:rFonts w:ascii="Arial" w:hAnsi="Arial" w:cs="Arial"/>
          <w:color w:val="039BE5"/>
        </w:rPr>
        <w:instrText xml:space="preserve"> HYPERLINK "https://tensorflow.google.cn/tutorials/eager/automatic_differentiation" </w:instrText>
      </w:r>
      <w:r>
        <w:rPr>
          <w:rStyle w:val="a5"/>
          <w:rFonts w:ascii="Arial" w:hAnsi="Arial" w:cs="Arial"/>
          <w:color w:val="039BE5"/>
        </w:rPr>
        <w:fldChar w:fldCharType="separate"/>
      </w:r>
      <w:r w:rsidR="0048111B">
        <w:rPr>
          <w:rStyle w:val="a5"/>
          <w:rFonts w:ascii="Arial" w:hAnsi="Arial" w:cs="Arial"/>
          <w:color w:val="039BE5"/>
        </w:rPr>
        <w:t>自动</w:t>
      </w:r>
      <w:del w:id="888" w:author="Shirley Li" w:date="2018-11-16T16:10:00Z">
        <w:r w:rsidR="0048111B" w:rsidDel="00D92CA5">
          <w:rPr>
            <w:rStyle w:val="a5"/>
            <w:rFonts w:ascii="Arial" w:hAnsi="Arial" w:cs="Arial" w:hint="eastAsia"/>
            <w:color w:val="039BE5"/>
          </w:rPr>
          <w:delText>分色</w:delText>
        </w:r>
      </w:del>
      <w:ins w:id="889" w:author="Shirley Li" w:date="2018-11-16T16:10:00Z">
        <w:r w:rsidR="00D92CA5">
          <w:rPr>
            <w:rStyle w:val="a5"/>
            <w:rFonts w:ascii="Arial" w:hAnsi="Arial" w:cs="Arial" w:hint="eastAsia"/>
            <w:color w:val="039BE5"/>
          </w:rPr>
          <w:t>微分</w:t>
        </w:r>
      </w:ins>
      <w:r w:rsidR="0048111B">
        <w:rPr>
          <w:rStyle w:val="a5"/>
          <w:rFonts w:ascii="Arial" w:hAnsi="Arial" w:cs="Arial"/>
          <w:color w:val="039BE5"/>
        </w:rPr>
        <w:t>和</w:t>
      </w:r>
      <w:del w:id="890" w:author="Shirley Li" w:date="2018-11-16T16:10:00Z">
        <w:r w:rsidR="0048111B" w:rsidDel="00D92CA5">
          <w:rPr>
            <w:rStyle w:val="a5"/>
            <w:rFonts w:ascii="Arial" w:hAnsi="Arial" w:cs="Arial"/>
            <w:color w:val="039BE5"/>
          </w:rPr>
          <w:delText>渐变胶带</w:delText>
        </w:r>
      </w:del>
      <w:r>
        <w:rPr>
          <w:rStyle w:val="a5"/>
          <w:rFonts w:ascii="Arial" w:hAnsi="Arial" w:cs="Arial"/>
          <w:color w:val="039BE5"/>
        </w:rPr>
        <w:fldChar w:fldCharType="end"/>
      </w:r>
      <w:ins w:id="891" w:author="Shirley Li" w:date="2018-11-16T16:10:00Z">
        <w:r w:rsidR="00D92CA5">
          <w:rPr>
            <w:rStyle w:val="a5"/>
            <w:rFonts w:ascii="Arial" w:hAnsi="Arial" w:cs="Arial" w:hint="eastAsia"/>
            <w:color w:val="039BE5"/>
          </w:rPr>
          <w:t>梯度记录</w:t>
        </w:r>
      </w:ins>
    </w:p>
    <w:p w:rsidR="00D92CA5" w:rsidRDefault="00D92CA5" w:rsidP="006F7728">
      <w:pPr>
        <w:widowControl/>
        <w:numPr>
          <w:ilvl w:val="0"/>
          <w:numId w:val="16"/>
        </w:numPr>
        <w:spacing w:before="120" w:after="120"/>
        <w:ind w:left="0"/>
        <w:jc w:val="left"/>
        <w:rPr>
          <w:ins w:id="892" w:author="Shirley Li" w:date="2018-11-16T16:11:00Z"/>
          <w:rFonts w:ascii="Arial" w:hAnsi="Arial" w:cs="Arial"/>
          <w:color w:val="212121"/>
        </w:rPr>
      </w:pPr>
    </w:p>
    <w:p w:rsidR="00D92CA5" w:rsidRPr="00D92CA5" w:rsidRDefault="00D92CA5">
      <w:pPr>
        <w:widowControl/>
        <w:numPr>
          <w:ilvl w:val="0"/>
          <w:numId w:val="16"/>
        </w:numPr>
        <w:spacing w:before="120" w:after="120"/>
        <w:ind w:left="0"/>
        <w:jc w:val="left"/>
        <w:rPr>
          <w:ins w:id="893" w:author="Shirley Li" w:date="2018-11-16T16:10:00Z"/>
          <w:rFonts w:ascii="Arial" w:hAnsi="Arial" w:cs="Arial"/>
          <w:color w:val="212121"/>
        </w:rPr>
        <w:pPrChange w:id="894" w:author="Shirley Li" w:date="2018-11-16T16:11:00Z">
          <w:pPr>
            <w:widowControl/>
            <w:numPr>
              <w:numId w:val="16"/>
            </w:numPr>
            <w:tabs>
              <w:tab w:val="num" w:pos="360"/>
            </w:tabs>
            <w:spacing w:before="120" w:after="120"/>
            <w:ind w:left="360" w:hanging="360"/>
            <w:jc w:val="left"/>
          </w:pPr>
        </w:pPrChange>
      </w:pPr>
      <w:ins w:id="895" w:author="Shirley Li" w:date="2018-11-16T16:10:00Z">
        <w:r w:rsidRPr="003D5C9A">
          <w:rPr>
            <w:rFonts w:ascii="Arial" w:hAnsi="Arial" w:cs="Arial"/>
            <w:color w:val="212121"/>
          </w:rPr>
          <w:fldChar w:fldCharType="begin"/>
        </w:r>
        <w:r w:rsidRPr="00D92CA5">
          <w:rPr>
            <w:rFonts w:ascii="Arial" w:hAnsi="Arial" w:cs="Arial"/>
            <w:color w:val="212121"/>
          </w:rPr>
          <w:instrText xml:space="preserve"> HYPERLINK "https://github.com/tensorflow/tensorflow/blob/master/tensorflow/contrib/eager/python/examples/notebooks/custom_training.ipynb" </w:instrText>
        </w:r>
        <w:r w:rsidRPr="003D5C9A">
          <w:rPr>
            <w:rFonts w:ascii="Arial" w:hAnsi="Arial" w:cs="Arial"/>
            <w:color w:val="212121"/>
            <w:rPrChange w:id="896" w:author="Shirley Li" w:date="2018-11-16T16:11:00Z">
              <w:rPr>
                <w:rFonts w:ascii="Arial" w:hAnsi="Arial" w:cs="Arial"/>
                <w:color w:val="212121"/>
              </w:rPr>
            </w:rPrChange>
          </w:rPr>
          <w:fldChar w:fldCharType="separate"/>
        </w:r>
        <w:r w:rsidRPr="00D92CA5">
          <w:rPr>
            <w:rStyle w:val="a5"/>
            <w:rFonts w:ascii="Arial" w:hAnsi="Arial" w:cs="Arial" w:hint="eastAsia"/>
            <w:color w:val="039BE5"/>
          </w:rPr>
          <w:t>自定义训练：基础知识</w:t>
        </w:r>
        <w:r w:rsidRPr="003D5C9A">
          <w:rPr>
            <w:rFonts w:ascii="Arial" w:hAnsi="Arial" w:cs="Arial"/>
            <w:color w:val="212121"/>
          </w:rPr>
          <w:fldChar w:fldCharType="end"/>
        </w:r>
      </w:ins>
    </w:p>
    <w:p w:rsidR="0048111B" w:rsidDel="00D92CA5" w:rsidRDefault="005A37A6" w:rsidP="006F7728">
      <w:pPr>
        <w:widowControl/>
        <w:numPr>
          <w:ilvl w:val="0"/>
          <w:numId w:val="16"/>
        </w:numPr>
        <w:spacing w:before="120" w:after="120"/>
        <w:ind w:left="0"/>
        <w:jc w:val="left"/>
        <w:rPr>
          <w:del w:id="897" w:author="Shirley Li" w:date="2018-11-16T16:10:00Z"/>
          <w:rFonts w:ascii="Arial" w:hAnsi="Arial" w:cs="Arial"/>
          <w:color w:val="212121"/>
        </w:rPr>
      </w:pPr>
      <w:del w:id="898" w:author="Shirley Li" w:date="2018-11-16T16:10:00Z">
        <w:r w:rsidDel="00D92CA5">
          <w:rPr>
            <w:rStyle w:val="a5"/>
            <w:rFonts w:ascii="Arial" w:hAnsi="Arial" w:cs="Arial"/>
            <w:color w:val="039BE5"/>
          </w:rPr>
          <w:fldChar w:fldCharType="begin"/>
        </w:r>
        <w:r w:rsidDel="00D92CA5">
          <w:rPr>
            <w:rStyle w:val="a5"/>
            <w:rFonts w:ascii="Arial" w:hAnsi="Arial" w:cs="Arial"/>
            <w:color w:val="039BE5"/>
          </w:rPr>
          <w:delInstrText xml:space="preserve"> HYPERLINK "https://tensorflow.google.cn/tutorials/eager/custom_training" </w:delInstrText>
        </w:r>
        <w:r w:rsidDel="00D92CA5">
          <w:rPr>
            <w:rStyle w:val="a5"/>
            <w:rFonts w:ascii="Arial" w:hAnsi="Arial" w:cs="Arial"/>
            <w:color w:val="039BE5"/>
          </w:rPr>
          <w:fldChar w:fldCharType="separate"/>
        </w:r>
        <w:r w:rsidR="0048111B" w:rsidDel="00D92CA5">
          <w:rPr>
            <w:rStyle w:val="a5"/>
            <w:rFonts w:ascii="Arial" w:hAnsi="Arial" w:cs="Arial"/>
            <w:color w:val="039BE5"/>
          </w:rPr>
          <w:delText>定制培训：基础知识</w:delText>
        </w:r>
        <w:r w:rsidDel="00D92CA5">
          <w:rPr>
            <w:rStyle w:val="a5"/>
            <w:rFonts w:ascii="Arial" w:hAnsi="Arial" w:cs="Arial"/>
            <w:color w:val="039BE5"/>
          </w:rPr>
          <w:fldChar w:fldCharType="end"/>
        </w:r>
      </w:del>
    </w:p>
    <w:p w:rsidR="0048111B" w:rsidRDefault="00FA200B" w:rsidP="006F7728">
      <w:pPr>
        <w:widowControl/>
        <w:numPr>
          <w:ilvl w:val="0"/>
          <w:numId w:val="16"/>
        </w:numPr>
        <w:spacing w:before="120" w:after="120"/>
        <w:ind w:left="0"/>
        <w:jc w:val="left"/>
        <w:rPr>
          <w:rFonts w:ascii="Arial" w:hAnsi="Arial" w:cs="Arial"/>
          <w:color w:val="212121"/>
        </w:rPr>
      </w:pPr>
      <w:hyperlink r:id="rId72" w:history="1">
        <w:proofErr w:type="gramStart"/>
        <w:r w:rsidR="0048111B">
          <w:rPr>
            <w:rStyle w:val="a5"/>
            <w:rFonts w:ascii="Arial" w:hAnsi="Arial" w:cs="Arial"/>
            <w:color w:val="039BE5"/>
          </w:rPr>
          <w:t>自定义图层</w:t>
        </w:r>
        <w:proofErr w:type="gramEnd"/>
      </w:hyperlink>
    </w:p>
    <w:p w:rsidR="007E63C2" w:rsidRDefault="007E63C2" w:rsidP="007E63C2">
      <w:pPr>
        <w:widowControl/>
        <w:numPr>
          <w:ilvl w:val="0"/>
          <w:numId w:val="16"/>
        </w:numPr>
        <w:spacing w:before="120" w:after="120"/>
        <w:jc w:val="left"/>
        <w:rPr>
          <w:ins w:id="899" w:author="Shirley Li" w:date="2018-11-16T16:11:00Z"/>
          <w:rFonts w:ascii="Arial" w:hAnsi="Arial" w:cs="Arial"/>
          <w:color w:val="212121"/>
        </w:rPr>
      </w:pPr>
      <w:ins w:id="900" w:author="Shirley Li" w:date="2018-11-16T16:11:00Z">
        <w:r>
          <w:rPr>
            <w:rFonts w:ascii="Arial" w:hAnsi="Arial" w:cs="Arial"/>
            <w:color w:val="212121"/>
          </w:rPr>
          <w:fldChar w:fldCharType="begin"/>
        </w:r>
        <w:r>
          <w:rPr>
            <w:rFonts w:ascii="Arial" w:hAnsi="Arial" w:cs="Arial"/>
            <w:color w:val="212121"/>
          </w:rPr>
          <w:instrText xml:space="preserve"> HYPERLINK "https://tensorflow.google.cn/tutorials/eager/custom_training_walkthrough" </w:instrText>
        </w:r>
        <w:r>
          <w:rPr>
            <w:rFonts w:ascii="Arial" w:hAnsi="Arial" w:cs="Arial"/>
            <w:color w:val="212121"/>
          </w:rPr>
          <w:fldChar w:fldCharType="separate"/>
        </w:r>
        <w:r>
          <w:rPr>
            <w:rStyle w:val="a5"/>
            <w:rFonts w:ascii="Arial" w:hAnsi="Arial" w:cs="Arial"/>
            <w:color w:val="039BE5"/>
          </w:rPr>
          <w:t>自定义训练：演示</w:t>
        </w:r>
        <w:r>
          <w:rPr>
            <w:rFonts w:ascii="Arial" w:hAnsi="Arial" w:cs="Arial"/>
            <w:color w:val="212121"/>
          </w:rPr>
          <w:fldChar w:fldCharType="end"/>
        </w:r>
      </w:ins>
    </w:p>
    <w:p w:rsidR="0048111B" w:rsidDel="007E63C2" w:rsidRDefault="005A37A6" w:rsidP="006F7728">
      <w:pPr>
        <w:widowControl/>
        <w:numPr>
          <w:ilvl w:val="0"/>
          <w:numId w:val="16"/>
        </w:numPr>
        <w:spacing w:before="120" w:after="120"/>
        <w:ind w:left="0"/>
        <w:jc w:val="left"/>
        <w:rPr>
          <w:del w:id="901" w:author="Shirley Li" w:date="2018-11-16T16:11:00Z"/>
          <w:rFonts w:ascii="Arial" w:hAnsi="Arial" w:cs="Arial"/>
          <w:color w:val="212121"/>
        </w:rPr>
      </w:pPr>
      <w:del w:id="902" w:author="Shirley Li" w:date="2018-11-16T16:11:00Z">
        <w:r w:rsidDel="007E63C2">
          <w:rPr>
            <w:rStyle w:val="a5"/>
            <w:rFonts w:ascii="Arial" w:hAnsi="Arial" w:cs="Arial"/>
            <w:color w:val="039BE5"/>
          </w:rPr>
          <w:fldChar w:fldCharType="begin"/>
        </w:r>
        <w:r w:rsidDel="007E63C2">
          <w:rPr>
            <w:rStyle w:val="a5"/>
            <w:rFonts w:ascii="Arial" w:hAnsi="Arial" w:cs="Arial"/>
            <w:color w:val="039BE5"/>
          </w:rPr>
          <w:delInstrText xml:space="preserve"> HYPERLINK "https://tensorflow.google.cn/tutorials/eager/custom_training_walkthrough" </w:delInstrText>
        </w:r>
        <w:r w:rsidDel="007E63C2">
          <w:rPr>
            <w:rStyle w:val="a5"/>
            <w:rFonts w:ascii="Arial" w:hAnsi="Arial" w:cs="Arial"/>
            <w:color w:val="039BE5"/>
          </w:rPr>
          <w:fldChar w:fldCharType="separate"/>
        </w:r>
        <w:r w:rsidR="0048111B" w:rsidDel="007E63C2">
          <w:rPr>
            <w:rStyle w:val="a5"/>
            <w:rFonts w:ascii="Arial" w:hAnsi="Arial" w:cs="Arial"/>
            <w:color w:val="039BE5"/>
          </w:rPr>
          <w:delText>定制培训：演练</w:delText>
        </w:r>
        <w:r w:rsidDel="007E63C2">
          <w:rPr>
            <w:rStyle w:val="a5"/>
            <w:rFonts w:ascii="Arial" w:hAnsi="Arial" w:cs="Arial"/>
            <w:color w:val="039BE5"/>
          </w:rPr>
          <w:fldChar w:fldCharType="end"/>
        </w:r>
      </w:del>
    </w:p>
    <w:p w:rsidR="0048111B" w:rsidRDefault="0048111B">
      <w:pPr>
        <w:widowControl/>
        <w:jc w:val="left"/>
      </w:pPr>
      <w:r>
        <w:br w:type="page"/>
      </w:r>
    </w:p>
    <w:p w:rsidR="0048111B" w:rsidRDefault="007E63C2" w:rsidP="0048111B">
      <w:pPr>
        <w:pStyle w:val="1"/>
        <w:spacing w:before="0" w:beforeAutospacing="0" w:after="300" w:afterAutospacing="0" w:line="600" w:lineRule="atLeast"/>
        <w:rPr>
          <w:rFonts w:ascii="Arial" w:hAnsi="Arial" w:cs="Arial"/>
          <w:b w:val="0"/>
          <w:bCs w:val="0"/>
          <w:color w:val="757575"/>
          <w:spacing w:val="-2"/>
          <w:sz w:val="51"/>
          <w:szCs w:val="51"/>
        </w:rPr>
      </w:pPr>
      <w:ins w:id="903" w:author="Shirley Li" w:date="2018-11-16T16:11:00Z">
        <w:r w:rsidRPr="007E63C2">
          <w:rPr>
            <w:rFonts w:ascii="Arial" w:hAnsi="Arial" w:cs="Arial"/>
            <w:b w:val="0"/>
            <w:bCs w:val="0"/>
            <w:color w:val="757575"/>
            <w:spacing w:val="-2"/>
            <w:sz w:val="51"/>
            <w:szCs w:val="51"/>
          </w:rPr>
          <w:lastRenderedPageBreak/>
          <w:t>Eager execution</w:t>
        </w:r>
      </w:ins>
      <w:del w:id="904" w:author="Shirley Li" w:date="2018-11-16T16:11:00Z">
        <w:r w:rsidR="0048111B" w:rsidDel="007E63C2">
          <w:rPr>
            <w:rFonts w:ascii="Arial" w:hAnsi="Arial" w:cs="Arial"/>
            <w:b w:val="0"/>
            <w:bCs w:val="0"/>
            <w:color w:val="757575"/>
            <w:spacing w:val="-2"/>
            <w:sz w:val="51"/>
            <w:szCs w:val="51"/>
          </w:rPr>
          <w:delText>热切的执行</w:delText>
        </w:r>
      </w:del>
      <w:r w:rsidR="0048111B">
        <w:rPr>
          <w:rFonts w:ascii="Arial" w:hAnsi="Arial" w:cs="Arial"/>
          <w:b w:val="0"/>
          <w:bCs w:val="0"/>
          <w:color w:val="757575"/>
          <w:spacing w:val="-2"/>
          <w:sz w:val="51"/>
          <w:szCs w:val="51"/>
        </w:rPr>
        <w:t>基础</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这是使用</w:t>
      </w:r>
      <w:r>
        <w:rPr>
          <w:rFonts w:ascii="Arial" w:hAnsi="Arial" w:cs="Arial"/>
          <w:color w:val="212121"/>
        </w:rPr>
        <w:t>TensorFlow</w:t>
      </w:r>
      <w:r>
        <w:rPr>
          <w:rFonts w:ascii="Arial" w:hAnsi="Arial" w:cs="Arial"/>
          <w:color w:val="212121"/>
        </w:rPr>
        <w:t>的入门教程。它将涵盖：</w:t>
      </w:r>
    </w:p>
    <w:p w:rsidR="0048111B" w:rsidRDefault="0048111B" w:rsidP="006F7728">
      <w:pPr>
        <w:widowControl/>
        <w:numPr>
          <w:ilvl w:val="0"/>
          <w:numId w:val="18"/>
        </w:numPr>
        <w:spacing w:before="120" w:after="120"/>
        <w:ind w:left="0"/>
        <w:jc w:val="left"/>
        <w:rPr>
          <w:rFonts w:ascii="Arial" w:hAnsi="Arial" w:cs="Arial"/>
          <w:color w:val="212121"/>
        </w:rPr>
      </w:pPr>
      <w:del w:id="905" w:author="Shirley Li" w:date="2018-11-20T09:10:00Z">
        <w:r w:rsidDel="00B06213">
          <w:rPr>
            <w:rFonts w:ascii="Arial" w:hAnsi="Arial" w:cs="Arial"/>
            <w:color w:val="212121"/>
          </w:rPr>
          <w:delText>导入</w:delText>
        </w:r>
      </w:del>
      <w:r>
        <w:rPr>
          <w:rFonts w:ascii="Arial" w:hAnsi="Arial" w:cs="Arial"/>
          <w:color w:val="212121"/>
        </w:rPr>
        <w:t>所需</w:t>
      </w:r>
      <w:ins w:id="906" w:author="Shirley Li" w:date="2018-11-20T09:10:00Z">
        <w:r w:rsidR="00B06213">
          <w:rPr>
            <w:rFonts w:ascii="Arial" w:hAnsi="Arial" w:cs="Arial"/>
            <w:color w:val="212121"/>
          </w:rPr>
          <w:t>导入</w:t>
        </w:r>
      </w:ins>
      <w:r>
        <w:rPr>
          <w:rFonts w:ascii="Arial" w:hAnsi="Arial" w:cs="Arial"/>
          <w:color w:val="212121"/>
        </w:rPr>
        <w:t>的包</w:t>
      </w:r>
    </w:p>
    <w:p w:rsidR="0048111B" w:rsidRDefault="0048111B" w:rsidP="006F7728">
      <w:pPr>
        <w:widowControl/>
        <w:numPr>
          <w:ilvl w:val="0"/>
          <w:numId w:val="18"/>
        </w:numPr>
        <w:spacing w:before="120" w:after="120"/>
        <w:ind w:left="0"/>
        <w:jc w:val="left"/>
        <w:rPr>
          <w:rFonts w:ascii="Arial" w:hAnsi="Arial" w:cs="Arial"/>
          <w:color w:val="212121"/>
        </w:rPr>
      </w:pPr>
      <w:r>
        <w:rPr>
          <w:rFonts w:ascii="Arial" w:hAnsi="Arial" w:cs="Arial"/>
          <w:color w:val="212121"/>
        </w:rPr>
        <w:t>创建和使用张量</w:t>
      </w:r>
    </w:p>
    <w:p w:rsidR="0048111B" w:rsidRDefault="0048111B" w:rsidP="006F7728">
      <w:pPr>
        <w:widowControl/>
        <w:numPr>
          <w:ilvl w:val="0"/>
          <w:numId w:val="18"/>
        </w:numPr>
        <w:spacing w:before="120" w:after="120"/>
        <w:ind w:left="0"/>
        <w:jc w:val="left"/>
        <w:rPr>
          <w:rFonts w:ascii="Arial" w:hAnsi="Arial" w:cs="Arial"/>
          <w:color w:val="212121"/>
        </w:rPr>
      </w:pPr>
      <w:r>
        <w:rPr>
          <w:rFonts w:ascii="Arial" w:hAnsi="Arial" w:cs="Arial"/>
          <w:color w:val="212121"/>
        </w:rPr>
        <w:t>使用</w:t>
      </w:r>
      <w:r>
        <w:rPr>
          <w:rFonts w:ascii="Arial" w:hAnsi="Arial" w:cs="Arial"/>
          <w:color w:val="212121"/>
        </w:rPr>
        <w:t>GPU</w:t>
      </w:r>
      <w:r>
        <w:rPr>
          <w:rFonts w:ascii="Arial" w:hAnsi="Arial" w:cs="Arial"/>
          <w:color w:val="212121"/>
        </w:rPr>
        <w:t>加速</w:t>
      </w:r>
    </w:p>
    <w:p w:rsidR="0048111B" w:rsidRDefault="0048111B" w:rsidP="006F7728">
      <w:pPr>
        <w:widowControl/>
        <w:numPr>
          <w:ilvl w:val="0"/>
          <w:numId w:val="18"/>
        </w:numPr>
        <w:spacing w:before="120" w:after="120"/>
        <w:ind w:left="0"/>
        <w:jc w:val="left"/>
        <w:rPr>
          <w:rFonts w:ascii="Arial" w:hAnsi="Arial" w:cs="Arial"/>
          <w:color w:val="212121"/>
        </w:rPr>
      </w:pPr>
      <w:r>
        <w:rPr>
          <w:rFonts w:ascii="Arial" w:hAnsi="Arial" w:cs="Arial"/>
          <w:color w:val="212121"/>
        </w:rPr>
        <w:t>数据集</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导入</w:t>
      </w:r>
      <w:r>
        <w:rPr>
          <w:rFonts w:ascii="Arial" w:hAnsi="Arial" w:cs="Arial"/>
          <w:b w:val="0"/>
          <w:bCs w:val="0"/>
          <w:color w:val="212121"/>
          <w:spacing w:val="-2"/>
        </w:rPr>
        <w:t>TensorFlow</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首先，导入</w:t>
      </w:r>
      <w:r>
        <w:rPr>
          <w:rStyle w:val="HTML"/>
          <w:rFonts w:ascii="Courier New" w:hAnsi="Courier New" w:cs="Courier New"/>
          <w:color w:val="37474F"/>
          <w:sz w:val="22"/>
          <w:szCs w:val="22"/>
          <w:shd w:val="clear" w:color="auto" w:fill="F7F7F7"/>
        </w:rPr>
        <w:t>tensorflow</w:t>
      </w:r>
      <w:r>
        <w:rPr>
          <w:rFonts w:ascii="Arial" w:hAnsi="Arial" w:cs="Arial"/>
          <w:color w:val="212121"/>
        </w:rPr>
        <w:t>模块并启用</w:t>
      </w:r>
      <w:ins w:id="907" w:author="Shirley Li" w:date="2018-11-20T09:10:00Z">
        <w:r w:rsidR="00650F1F" w:rsidRPr="00650F1F">
          <w:rPr>
            <w:rFonts w:ascii="Arial" w:hAnsi="Arial" w:cs="Arial"/>
            <w:color w:val="212121"/>
          </w:rPr>
          <w:t>eager execution</w:t>
        </w:r>
      </w:ins>
      <w:del w:id="908" w:author="Shirley Li" w:date="2018-11-20T09:10:00Z">
        <w:r w:rsidDel="00650F1F">
          <w:rPr>
            <w:rFonts w:ascii="Arial" w:hAnsi="Arial" w:cs="Arial"/>
            <w:color w:val="212121"/>
          </w:rPr>
          <w:delText>急切执行</w:delText>
        </w:r>
      </w:del>
      <w:r>
        <w:rPr>
          <w:rFonts w:ascii="Arial" w:hAnsi="Arial" w:cs="Arial"/>
          <w:color w:val="212121"/>
        </w:rPr>
        <w:t>。</w:t>
      </w:r>
      <w:ins w:id="909" w:author="Shirley Li" w:date="2018-11-20T09:10:00Z">
        <w:r w:rsidR="00696142">
          <w:rPr>
            <w:rFonts w:ascii="Arial" w:hAnsi="Arial" w:cs="Arial" w:hint="eastAsia"/>
            <w:color w:val="212121"/>
          </w:rPr>
          <w:t>E</w:t>
        </w:r>
        <w:r w:rsidR="00696142" w:rsidRPr="00696142">
          <w:rPr>
            <w:rFonts w:ascii="Arial" w:hAnsi="Arial" w:cs="Arial"/>
            <w:color w:val="212121"/>
          </w:rPr>
          <w:t>ager execution</w:t>
        </w:r>
      </w:ins>
      <w:del w:id="910" w:author="Shirley Li" w:date="2018-11-20T09:10:00Z">
        <w:r w:rsidDel="00696142">
          <w:rPr>
            <w:rFonts w:ascii="Arial" w:hAnsi="Arial" w:cs="Arial"/>
            <w:color w:val="212121"/>
          </w:rPr>
          <w:delText>热切的执行</w:delText>
        </w:r>
      </w:del>
      <w:r>
        <w:rPr>
          <w:rFonts w:ascii="Arial" w:hAnsi="Arial" w:cs="Arial"/>
          <w:color w:val="212121"/>
        </w:rPr>
        <w:t>为</w:t>
      </w:r>
      <w:r>
        <w:rPr>
          <w:rFonts w:ascii="Arial" w:hAnsi="Arial" w:cs="Arial"/>
          <w:color w:val="212121"/>
        </w:rPr>
        <w:t>TensorFlow</w:t>
      </w:r>
      <w:r>
        <w:rPr>
          <w:rFonts w:ascii="Arial" w:hAnsi="Arial" w:cs="Arial"/>
          <w:color w:val="212121"/>
        </w:rPr>
        <w:t>提供了一个更加</w:t>
      </w:r>
      <w:ins w:id="911" w:author="Shirley Li" w:date="2018-11-20T09:10:00Z">
        <w:r w:rsidR="00F11BFD">
          <w:rPr>
            <w:rFonts w:ascii="Arial" w:hAnsi="Arial" w:cs="Arial" w:hint="eastAsia"/>
            <w:color w:val="212121"/>
          </w:rPr>
          <w:t>具有</w:t>
        </w:r>
      </w:ins>
      <w:r>
        <w:rPr>
          <w:rFonts w:ascii="Arial" w:hAnsi="Arial" w:cs="Arial"/>
          <w:color w:val="212121"/>
        </w:rPr>
        <w:t>互动</w:t>
      </w:r>
      <w:ins w:id="912" w:author="Shirley Li" w:date="2018-11-20T09:10:00Z">
        <w:r w:rsidR="00F11BFD">
          <w:rPr>
            <w:rFonts w:ascii="Arial" w:hAnsi="Arial" w:cs="Arial" w:hint="eastAsia"/>
            <w:color w:val="212121"/>
          </w:rPr>
          <w:t>性</w:t>
        </w:r>
      </w:ins>
      <w:r>
        <w:rPr>
          <w:rFonts w:ascii="Arial" w:hAnsi="Arial" w:cs="Arial"/>
          <w:color w:val="212121"/>
        </w:rPr>
        <w:t>的前端，我们将在稍后讨论其中的详细</w:t>
      </w:r>
      <w:ins w:id="913" w:author="Shirley Li" w:date="2018-11-20T09:11:00Z">
        <w:r w:rsidR="00CA05C6">
          <w:rPr>
            <w:rFonts w:ascii="Arial" w:hAnsi="Arial" w:cs="Arial" w:hint="eastAsia"/>
            <w:color w:val="212121"/>
          </w:rPr>
          <w:t>说明</w:t>
        </w:r>
      </w:ins>
      <w:del w:id="914" w:author="Shirley Li" w:date="2018-11-20T09:11:00Z">
        <w:r w:rsidDel="00CA05C6">
          <w:rPr>
            <w:rFonts w:ascii="Arial" w:hAnsi="Arial" w:cs="Arial"/>
            <w:color w:val="212121"/>
          </w:rPr>
          <w:delText>信息</w:delText>
        </w:r>
      </w:del>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Fonts w:ascii="Courier New" w:hAnsi="Courier New" w:cs="Courier New"/>
          <w:color w:val="37474F"/>
          <w:sz w:val="21"/>
          <w:szCs w:val="21"/>
        </w:rPr>
        <w:br/>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w:t>
      </w:r>
      <w:proofErr w:type="gramEnd"/>
      <w:r>
        <w:rPr>
          <w:rStyle w:val="pln"/>
          <w:rFonts w:ascii="Courier New" w:hAnsi="Courier New" w:cs="Courier New"/>
          <w:color w:val="37474F"/>
          <w:sz w:val="21"/>
          <w:szCs w:val="21"/>
        </w:rPr>
        <w:t>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张量</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张量是一个多维数组。与</w:t>
      </w:r>
      <w:r>
        <w:rPr>
          <w:rFonts w:ascii="Arial" w:hAnsi="Arial" w:cs="Arial"/>
          <w:color w:val="212121"/>
        </w:rPr>
        <w:t>NumPy </w:t>
      </w:r>
      <w:r>
        <w:rPr>
          <w:rStyle w:val="HTML"/>
          <w:rFonts w:ascii="Courier New" w:hAnsi="Courier New" w:cs="Courier New"/>
          <w:color w:val="37474F"/>
          <w:sz w:val="22"/>
          <w:szCs w:val="22"/>
          <w:shd w:val="clear" w:color="auto" w:fill="F7F7F7"/>
        </w:rPr>
        <w:t>ndarray</w:t>
      </w:r>
      <w:r>
        <w:rPr>
          <w:rFonts w:ascii="Arial" w:hAnsi="Arial" w:cs="Arial"/>
          <w:color w:val="212121"/>
        </w:rPr>
        <w:t>对象类似，</w:t>
      </w:r>
      <w:r>
        <w:rPr>
          <w:rStyle w:val="HTML"/>
          <w:rFonts w:ascii="Courier New" w:hAnsi="Courier New" w:cs="Courier New"/>
          <w:color w:val="37474F"/>
          <w:sz w:val="22"/>
          <w:szCs w:val="22"/>
          <w:shd w:val="clear" w:color="auto" w:fill="F7F7F7"/>
        </w:rPr>
        <w:t>Tensor</w:t>
      </w:r>
      <w:r>
        <w:rPr>
          <w:rFonts w:ascii="Arial" w:hAnsi="Arial" w:cs="Arial"/>
          <w:color w:val="212121"/>
        </w:rPr>
        <w:t>对象具有</w:t>
      </w:r>
      <w:ins w:id="915" w:author="Shirley Li" w:date="2018-11-20T09:11:00Z">
        <w:r w:rsidR="000C4580">
          <w:rPr>
            <w:rFonts w:ascii="Arial" w:hAnsi="Arial" w:cs="Arial" w:hint="eastAsia"/>
            <w:color w:val="212121"/>
          </w:rPr>
          <w:t>自己的</w:t>
        </w:r>
      </w:ins>
      <w:r>
        <w:rPr>
          <w:rFonts w:ascii="Arial" w:hAnsi="Arial" w:cs="Arial"/>
          <w:color w:val="212121"/>
        </w:rPr>
        <w:t>数据类型和形状。此外，</w:t>
      </w:r>
      <w:ins w:id="916" w:author="Shirley Li" w:date="2018-11-20T09:18:00Z">
        <w:r w:rsidR="005C29D9">
          <w:rPr>
            <w:rFonts w:ascii="Arial" w:hAnsi="Arial" w:cs="Arial" w:hint="eastAsia"/>
            <w:color w:val="212121"/>
          </w:rPr>
          <w:t>向量</w:t>
        </w:r>
      </w:ins>
      <w:del w:id="917" w:author="Shirley Li" w:date="2018-11-20T09:18:00Z">
        <w:r w:rsidDel="005C29D9">
          <w:rPr>
            <w:rFonts w:ascii="Arial" w:hAnsi="Arial" w:cs="Arial"/>
            <w:color w:val="212121"/>
          </w:rPr>
          <w:delText>Tensors</w:delText>
        </w:r>
      </w:del>
      <w:r>
        <w:rPr>
          <w:rFonts w:ascii="Arial" w:hAnsi="Arial" w:cs="Arial"/>
          <w:color w:val="212121"/>
        </w:rPr>
        <w:t>可以</w:t>
      </w:r>
      <w:ins w:id="918" w:author="Shirley Li" w:date="2018-11-20T09:11:00Z">
        <w:r w:rsidR="000C4580">
          <w:rPr>
            <w:rFonts w:ascii="Arial" w:hAnsi="Arial" w:cs="Arial" w:hint="eastAsia"/>
            <w:color w:val="212121"/>
          </w:rPr>
          <w:t>保存</w:t>
        </w:r>
      </w:ins>
      <w:del w:id="919" w:author="Shirley Li" w:date="2018-11-20T09:11:00Z">
        <w:r w:rsidDel="000C4580">
          <w:rPr>
            <w:rFonts w:ascii="Arial" w:hAnsi="Arial" w:cs="Arial"/>
            <w:color w:val="212121"/>
          </w:rPr>
          <w:delText>驻留</w:delText>
        </w:r>
      </w:del>
      <w:r>
        <w:rPr>
          <w:rFonts w:ascii="Arial" w:hAnsi="Arial" w:cs="Arial"/>
          <w:color w:val="212121"/>
        </w:rPr>
        <w:t>在加速器（如</w:t>
      </w:r>
      <w:r>
        <w:rPr>
          <w:rFonts w:ascii="Arial" w:hAnsi="Arial" w:cs="Arial"/>
          <w:color w:val="212121"/>
        </w:rPr>
        <w:t>GPU</w:t>
      </w:r>
      <w:r>
        <w:rPr>
          <w:rFonts w:ascii="Arial" w:hAnsi="Arial" w:cs="Arial"/>
          <w:color w:val="212121"/>
        </w:rPr>
        <w:t>）内存中。</w:t>
      </w:r>
      <w:r>
        <w:rPr>
          <w:rFonts w:ascii="Arial" w:hAnsi="Arial" w:cs="Arial"/>
          <w:color w:val="212121"/>
        </w:rPr>
        <w:t>TensorFlow</w:t>
      </w:r>
      <w:r>
        <w:rPr>
          <w:rFonts w:ascii="Arial" w:hAnsi="Arial" w:cs="Arial"/>
          <w:color w:val="212121"/>
        </w:rPr>
        <w:t>提供了丰富的操作库（</w:t>
      </w:r>
      <w:hyperlink r:id="rId73" w:history="1">
        <w:r>
          <w:rPr>
            <w:rStyle w:val="a5"/>
            <w:rFonts w:ascii="Arial" w:hAnsi="Arial" w:cs="Arial"/>
            <w:color w:val="039BE5"/>
          </w:rPr>
          <w:t>tf.add</w:t>
        </w:r>
      </w:hyperlink>
      <w:r>
        <w:rPr>
          <w:rFonts w:ascii="Arial" w:hAnsi="Arial" w:cs="Arial"/>
          <w:color w:val="212121"/>
        </w:rPr>
        <w:t>，</w:t>
      </w:r>
      <w:hyperlink r:id="rId74" w:history="1">
        <w:r>
          <w:rPr>
            <w:rStyle w:val="a5"/>
            <w:rFonts w:ascii="Arial" w:hAnsi="Arial" w:cs="Arial"/>
            <w:color w:val="039BE5"/>
          </w:rPr>
          <w:t>tf.matmul</w:t>
        </w:r>
      </w:hyperlink>
      <w:r>
        <w:rPr>
          <w:rFonts w:ascii="Arial" w:hAnsi="Arial" w:cs="Arial"/>
          <w:color w:val="212121"/>
        </w:rPr>
        <w:t>，</w:t>
      </w:r>
      <w:hyperlink r:id="rId75" w:history="1">
        <w:r>
          <w:rPr>
            <w:rStyle w:val="a5"/>
            <w:rFonts w:ascii="Arial" w:hAnsi="Arial" w:cs="Arial"/>
            <w:color w:val="039BE5"/>
          </w:rPr>
          <w:t>tf.linalg.inv</w:t>
        </w:r>
      </w:hyperlink>
      <w:r>
        <w:rPr>
          <w:rFonts w:ascii="Arial" w:hAnsi="Arial" w:cs="Arial"/>
          <w:color w:val="212121"/>
        </w:rPr>
        <w:t>等），它们</w:t>
      </w:r>
      <w:ins w:id="920" w:author="Shirley Li" w:date="2018-11-20T09:12:00Z">
        <w:r w:rsidR="000C4580">
          <w:rPr>
            <w:rFonts w:ascii="Arial" w:hAnsi="Arial" w:cs="Arial" w:hint="eastAsia"/>
            <w:color w:val="212121"/>
          </w:rPr>
          <w:t>可以用于</w:t>
        </w:r>
      </w:ins>
      <w:r>
        <w:rPr>
          <w:rFonts w:ascii="Arial" w:hAnsi="Arial" w:cs="Arial"/>
          <w:color w:val="212121"/>
        </w:rPr>
        <w:t>使用和生成</w:t>
      </w:r>
      <w:del w:id="921" w:author="Shirley Li" w:date="2018-11-20T09:18:00Z">
        <w:r w:rsidDel="005C29D9">
          <w:rPr>
            <w:rFonts w:ascii="Arial" w:hAnsi="Arial" w:cs="Arial" w:hint="eastAsia"/>
            <w:color w:val="212121"/>
          </w:rPr>
          <w:delText>Tensors</w:delText>
        </w:r>
      </w:del>
      <w:ins w:id="922" w:author="Shirley Li" w:date="2018-11-20T09:18:00Z">
        <w:r w:rsidR="005C29D9">
          <w:rPr>
            <w:rFonts w:ascii="Arial" w:hAnsi="Arial" w:cs="Arial" w:hint="eastAsia"/>
            <w:color w:val="212121"/>
          </w:rPr>
          <w:t>向量</w:t>
        </w:r>
      </w:ins>
      <w:r>
        <w:rPr>
          <w:rFonts w:ascii="Arial" w:hAnsi="Arial" w:cs="Arial"/>
          <w:color w:val="212121"/>
        </w:rPr>
        <w:t>。这些操作</w:t>
      </w:r>
      <w:ins w:id="923" w:author="Shirley Li" w:date="2018-11-20T09:13:00Z">
        <w:r w:rsidR="007B6974">
          <w:rPr>
            <w:rFonts w:ascii="Arial" w:hAnsi="Arial" w:cs="Arial" w:hint="eastAsia"/>
            <w:color w:val="212121"/>
          </w:rPr>
          <w:t>可以帮助我们把</w:t>
        </w:r>
      </w:ins>
      <w:ins w:id="924" w:author="Shirley Li" w:date="2018-11-20T09:18:00Z">
        <w:r w:rsidR="005C29D9">
          <w:rPr>
            <w:rFonts w:ascii="Arial" w:hAnsi="Arial" w:cs="Arial" w:hint="eastAsia"/>
            <w:color w:val="212121"/>
          </w:rPr>
          <w:t>向量</w:t>
        </w:r>
      </w:ins>
      <w:r>
        <w:rPr>
          <w:rFonts w:ascii="Arial" w:hAnsi="Arial" w:cs="Arial"/>
          <w:color w:val="212121"/>
        </w:rPr>
        <w:t>自动转换</w:t>
      </w:r>
      <w:ins w:id="925" w:author="Shirley Li" w:date="2018-11-20T09:13:00Z">
        <w:r w:rsidR="007B6974">
          <w:rPr>
            <w:rFonts w:ascii="Arial" w:hAnsi="Arial" w:cs="Arial" w:hint="eastAsia"/>
            <w:color w:val="212121"/>
          </w:rPr>
          <w:t>传统</w:t>
        </w:r>
      </w:ins>
      <w:del w:id="926" w:author="Shirley Li" w:date="2018-11-20T09:13:00Z">
        <w:r w:rsidDel="007B6974">
          <w:rPr>
            <w:rFonts w:ascii="Arial" w:hAnsi="Arial" w:cs="Arial"/>
            <w:color w:val="212121"/>
          </w:rPr>
          <w:delText>本机</w:delText>
        </w:r>
      </w:del>
      <w:r>
        <w:rPr>
          <w:rFonts w:ascii="Arial" w:hAnsi="Arial" w:cs="Arial"/>
          <w:color w:val="212121"/>
        </w:rPr>
        <w:t>Python</w:t>
      </w:r>
      <w:r>
        <w:rPr>
          <w:rFonts w:ascii="Arial" w:hAnsi="Arial" w:cs="Arial"/>
          <w:color w:val="212121"/>
        </w:rPr>
        <w:t>类</w:t>
      </w:r>
      <w:del w:id="927" w:author="Shirley Li" w:date="2018-11-20T09:13:00Z">
        <w:r w:rsidDel="009377F4">
          <w:rPr>
            <w:rFonts w:ascii="Arial" w:hAnsi="Arial" w:cs="Arial"/>
            <w:color w:val="212121"/>
          </w:rPr>
          <w:delText>型</w:delText>
        </w:r>
      </w:del>
      <w:r>
        <w:rPr>
          <w:rFonts w:ascii="Arial" w:hAnsi="Arial" w:cs="Arial"/>
          <w:color w:val="212121"/>
        </w:rPr>
        <w:t>。例如：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reduce_sum</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encode_base64</w:t>
      </w:r>
      <w:r>
        <w:rPr>
          <w:rStyle w:val="pun"/>
          <w:rFonts w:ascii="Courier New" w:hAnsi="Courier New" w:cs="Courier New"/>
          <w:color w:val="37474F"/>
          <w:sz w:val="21"/>
          <w:szCs w:val="21"/>
        </w:rPr>
        <w:t>(</w:t>
      </w:r>
      <w:r>
        <w:rPr>
          <w:rStyle w:val="str"/>
          <w:rFonts w:ascii="Courier New" w:hAnsi="Courier New" w:cs="Courier New"/>
          <w:color w:val="0D904F"/>
          <w:sz w:val="21"/>
          <w:szCs w:val="21"/>
        </w:rPr>
        <w:t>"hello world"</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Operator overloading is also supported</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tf.Tensor</w:t>
      </w:r>
      <w:r>
        <w:rPr>
          <w:rFonts w:ascii="Courier New" w:hAnsi="Courier New" w:cs="Courier New"/>
          <w:color w:val="37474F"/>
          <w:sz w:val="21"/>
          <w:szCs w:val="21"/>
        </w:rPr>
        <w:t>（</w:t>
      </w:r>
      <w:r>
        <w:rPr>
          <w:rFonts w:ascii="Courier New" w:hAnsi="Courier New" w:cs="Courier New"/>
          <w:color w:val="37474F"/>
          <w:sz w:val="21"/>
          <w:szCs w:val="21"/>
        </w:rPr>
        <w:t>3</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[4 6]</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25</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6</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b'aGVsbG8gd29ybGQ'</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string</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13</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每个</w:t>
      </w:r>
      <w:del w:id="928" w:author="Shirley Li" w:date="2018-11-20T09:18:00Z">
        <w:r w:rsidDel="00611DB1">
          <w:rPr>
            <w:rFonts w:ascii="Arial" w:hAnsi="Arial" w:cs="Arial" w:hint="eastAsia"/>
            <w:color w:val="212121"/>
          </w:rPr>
          <w:delText>Tensor</w:delText>
        </w:r>
      </w:del>
      <w:ins w:id="929" w:author="Shirley Li" w:date="2018-11-20T09:18:00Z">
        <w:r w:rsidR="00611DB1">
          <w:rPr>
            <w:rFonts w:ascii="Arial" w:hAnsi="Arial" w:cs="Arial" w:hint="eastAsia"/>
            <w:color w:val="212121"/>
          </w:rPr>
          <w:t>向量</w:t>
        </w:r>
      </w:ins>
      <w:r>
        <w:rPr>
          <w:rFonts w:ascii="Arial" w:hAnsi="Arial" w:cs="Arial"/>
          <w:color w:val="212121"/>
        </w:rPr>
        <w:t>都有一个形状和数据类型</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matmul</w:t>
      </w:r>
      <w:proofErr w:type="gramEnd"/>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dtype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1,2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&lt;dtype</w:t>
      </w:r>
      <w:r>
        <w:rPr>
          <w:rFonts w:ascii="Courier New" w:hAnsi="Courier New" w:cs="Courier New"/>
          <w:color w:val="37474F"/>
          <w:sz w:val="21"/>
          <w:szCs w:val="21"/>
        </w:rPr>
        <w:t>：</w:t>
      </w:r>
      <w:r>
        <w:rPr>
          <w:rFonts w:ascii="Courier New" w:hAnsi="Courier New" w:cs="Courier New"/>
          <w:color w:val="37474F"/>
          <w:sz w:val="21"/>
          <w:szCs w:val="21"/>
        </w:rPr>
        <w:t>'int32'&gt;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NumPy</w:t>
      </w:r>
      <w:r>
        <w:rPr>
          <w:rFonts w:ascii="Arial" w:hAnsi="Arial" w:cs="Arial"/>
          <w:color w:val="212121"/>
        </w:rPr>
        <w:t>阵列和</w:t>
      </w:r>
      <w:r>
        <w:rPr>
          <w:rFonts w:ascii="Arial" w:hAnsi="Arial" w:cs="Arial"/>
          <w:color w:val="212121"/>
        </w:rPr>
        <w:t>TensorFlow</w:t>
      </w:r>
      <w:r>
        <w:rPr>
          <w:rFonts w:ascii="Arial" w:hAnsi="Arial" w:cs="Arial"/>
          <w:color w:val="212121"/>
        </w:rPr>
        <w:t>张量之间最明显的区别是：</w:t>
      </w:r>
    </w:p>
    <w:p w:rsidR="0048111B" w:rsidRDefault="0048111B" w:rsidP="006F7728">
      <w:pPr>
        <w:widowControl/>
        <w:numPr>
          <w:ilvl w:val="0"/>
          <w:numId w:val="19"/>
        </w:numPr>
        <w:spacing w:before="120" w:after="120"/>
        <w:ind w:left="0"/>
        <w:jc w:val="left"/>
        <w:rPr>
          <w:rFonts w:ascii="Arial" w:hAnsi="Arial" w:cs="Arial"/>
          <w:color w:val="212121"/>
        </w:rPr>
      </w:pPr>
      <w:r>
        <w:rPr>
          <w:rFonts w:ascii="Arial" w:hAnsi="Arial" w:cs="Arial"/>
          <w:color w:val="212121"/>
        </w:rPr>
        <w:t>张量可以由加速器内存（如</w:t>
      </w:r>
      <w:r>
        <w:rPr>
          <w:rFonts w:ascii="Arial" w:hAnsi="Arial" w:cs="Arial"/>
          <w:color w:val="212121"/>
        </w:rPr>
        <w:t>GPU</w:t>
      </w:r>
      <w:r>
        <w:rPr>
          <w:rFonts w:ascii="Arial" w:hAnsi="Arial" w:cs="Arial"/>
          <w:color w:val="212121"/>
        </w:rPr>
        <w:t>，</w:t>
      </w:r>
      <w:r>
        <w:rPr>
          <w:rFonts w:ascii="Arial" w:hAnsi="Arial" w:cs="Arial"/>
          <w:color w:val="212121"/>
        </w:rPr>
        <w:t>TPU</w:t>
      </w:r>
      <w:r>
        <w:rPr>
          <w:rFonts w:ascii="Arial" w:hAnsi="Arial" w:cs="Arial"/>
          <w:color w:val="212121"/>
        </w:rPr>
        <w:t>）</w:t>
      </w:r>
      <w:ins w:id="930" w:author="Shirley Li" w:date="2018-11-20T09:22:00Z">
        <w:r w:rsidR="00782AD5">
          <w:rPr>
            <w:rFonts w:ascii="Arial" w:hAnsi="Arial" w:cs="Arial" w:hint="eastAsia"/>
            <w:color w:val="212121"/>
          </w:rPr>
          <w:t>加速</w:t>
        </w:r>
      </w:ins>
      <w:del w:id="931" w:author="Shirley Li" w:date="2018-11-20T09:22:00Z">
        <w:r w:rsidDel="00782AD5">
          <w:rPr>
            <w:rFonts w:ascii="Arial" w:hAnsi="Arial" w:cs="Arial"/>
            <w:color w:val="212121"/>
          </w:rPr>
          <w:delText>支持</w:delText>
        </w:r>
      </w:del>
      <w:r>
        <w:rPr>
          <w:rFonts w:ascii="Arial" w:hAnsi="Arial" w:cs="Arial"/>
          <w:color w:val="212121"/>
        </w:rPr>
        <w:t>。</w:t>
      </w:r>
    </w:p>
    <w:p w:rsidR="0048111B" w:rsidRDefault="0048111B" w:rsidP="006F7728">
      <w:pPr>
        <w:widowControl/>
        <w:numPr>
          <w:ilvl w:val="0"/>
          <w:numId w:val="19"/>
        </w:numPr>
        <w:spacing w:before="120" w:after="120"/>
        <w:ind w:left="0"/>
        <w:jc w:val="left"/>
        <w:rPr>
          <w:rFonts w:ascii="Arial" w:hAnsi="Arial" w:cs="Arial"/>
          <w:color w:val="212121"/>
        </w:rPr>
      </w:pPr>
      <w:r>
        <w:rPr>
          <w:rFonts w:ascii="Arial" w:hAnsi="Arial" w:cs="Arial"/>
          <w:color w:val="212121"/>
        </w:rPr>
        <w:t>张量是不可改变的。</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NumPy</w:t>
      </w:r>
      <w:r>
        <w:rPr>
          <w:rFonts w:ascii="Arial" w:hAnsi="Arial" w:cs="Arial"/>
          <w:b w:val="0"/>
          <w:bCs w:val="0"/>
          <w:color w:val="212121"/>
          <w:sz w:val="30"/>
          <w:szCs w:val="30"/>
        </w:rPr>
        <w:t>兼容性</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张量和</w:t>
      </w:r>
      <w:r>
        <w:rPr>
          <w:rFonts w:ascii="Arial" w:hAnsi="Arial" w:cs="Arial"/>
          <w:color w:val="212121"/>
        </w:rPr>
        <w:t xml:space="preserve">NumPy </w:t>
      </w:r>
      <w:del w:id="932" w:author="Shirley Li" w:date="2018-11-20T09:23:00Z">
        <w:r w:rsidDel="007D11C4">
          <w:rPr>
            <w:rFonts w:ascii="Arial" w:hAnsi="Arial" w:cs="Arial" w:hint="eastAsia"/>
            <w:color w:val="212121"/>
          </w:rPr>
          <w:delText>nararrays</w:delText>
        </w:r>
      </w:del>
      <w:ins w:id="933" w:author="Shirley Li" w:date="2018-11-20T09:23:00Z">
        <w:r w:rsidR="007D11C4">
          <w:rPr>
            <w:rFonts w:ascii="Arial" w:hAnsi="Arial" w:cs="Arial" w:hint="eastAsia"/>
            <w:color w:val="212121"/>
          </w:rPr>
          <w:t>队列</w:t>
        </w:r>
      </w:ins>
      <w:r>
        <w:rPr>
          <w:rFonts w:ascii="Arial" w:hAnsi="Arial" w:cs="Arial"/>
          <w:color w:val="212121"/>
        </w:rPr>
        <w:t>之间的转换非常简单，如：</w:t>
      </w:r>
    </w:p>
    <w:p w:rsidR="0048111B" w:rsidRDefault="0048111B" w:rsidP="006F7728">
      <w:pPr>
        <w:widowControl/>
        <w:numPr>
          <w:ilvl w:val="0"/>
          <w:numId w:val="20"/>
        </w:numPr>
        <w:spacing w:before="120" w:after="120"/>
        <w:ind w:left="0"/>
        <w:jc w:val="left"/>
        <w:rPr>
          <w:rFonts w:ascii="Arial" w:hAnsi="Arial" w:cs="Arial"/>
          <w:color w:val="212121"/>
        </w:rPr>
      </w:pPr>
      <w:r>
        <w:rPr>
          <w:rFonts w:ascii="Arial" w:hAnsi="Arial" w:cs="Arial"/>
          <w:color w:val="212121"/>
        </w:rPr>
        <w:t>TensorFlow</w:t>
      </w:r>
      <w:r>
        <w:rPr>
          <w:rFonts w:ascii="Arial" w:hAnsi="Arial" w:cs="Arial"/>
          <w:color w:val="212121"/>
        </w:rPr>
        <w:t>操作自动将</w:t>
      </w:r>
      <w:r>
        <w:rPr>
          <w:rFonts w:ascii="Arial" w:hAnsi="Arial" w:cs="Arial"/>
          <w:color w:val="212121"/>
        </w:rPr>
        <w:t xml:space="preserve">NumPy </w:t>
      </w:r>
      <w:del w:id="934" w:author="Shirley Li" w:date="2018-11-20T09:24:00Z">
        <w:r w:rsidDel="00880AD1">
          <w:rPr>
            <w:rFonts w:ascii="Arial" w:hAnsi="Arial" w:cs="Arial" w:hint="eastAsia"/>
            <w:color w:val="212121"/>
          </w:rPr>
          <w:delText>ndarrays</w:delText>
        </w:r>
      </w:del>
      <w:ins w:id="935" w:author="Shirley Li" w:date="2018-11-20T09:24:00Z">
        <w:r w:rsidR="00880AD1">
          <w:rPr>
            <w:rFonts w:ascii="Arial" w:hAnsi="Arial" w:cs="Arial" w:hint="eastAsia"/>
            <w:color w:val="212121"/>
          </w:rPr>
          <w:t>队列</w:t>
        </w:r>
      </w:ins>
      <w:r>
        <w:rPr>
          <w:rFonts w:ascii="Arial" w:hAnsi="Arial" w:cs="Arial"/>
          <w:color w:val="212121"/>
        </w:rPr>
        <w:t>转换为</w:t>
      </w:r>
      <w:del w:id="936" w:author="Shirley Li" w:date="2018-11-20T09:24:00Z">
        <w:r w:rsidDel="00880AD1">
          <w:rPr>
            <w:rFonts w:ascii="Arial" w:hAnsi="Arial" w:cs="Arial" w:hint="eastAsia"/>
            <w:color w:val="212121"/>
          </w:rPr>
          <w:delText>Tensors</w:delText>
        </w:r>
      </w:del>
      <w:ins w:id="937" w:author="Shirley Li" w:date="2018-11-20T09:24:00Z">
        <w:r w:rsidR="00880AD1">
          <w:rPr>
            <w:rFonts w:ascii="Arial" w:hAnsi="Arial" w:cs="Arial" w:hint="eastAsia"/>
            <w:color w:val="212121"/>
          </w:rPr>
          <w:t>张量</w:t>
        </w:r>
      </w:ins>
      <w:r>
        <w:rPr>
          <w:rFonts w:ascii="Arial" w:hAnsi="Arial" w:cs="Arial"/>
          <w:color w:val="212121"/>
        </w:rPr>
        <w:t>。</w:t>
      </w:r>
    </w:p>
    <w:p w:rsidR="0048111B" w:rsidRDefault="0048111B" w:rsidP="006F7728">
      <w:pPr>
        <w:widowControl/>
        <w:numPr>
          <w:ilvl w:val="0"/>
          <w:numId w:val="20"/>
        </w:numPr>
        <w:spacing w:before="120" w:after="120"/>
        <w:ind w:left="0"/>
        <w:jc w:val="left"/>
        <w:rPr>
          <w:rFonts w:ascii="Arial" w:hAnsi="Arial" w:cs="Arial"/>
          <w:color w:val="212121"/>
        </w:rPr>
      </w:pPr>
      <w:r>
        <w:rPr>
          <w:rFonts w:ascii="Arial" w:hAnsi="Arial" w:cs="Arial"/>
          <w:color w:val="212121"/>
        </w:rPr>
        <w:t>NumPy</w:t>
      </w:r>
      <w:r>
        <w:rPr>
          <w:rFonts w:ascii="Arial" w:hAnsi="Arial" w:cs="Arial"/>
          <w:color w:val="212121"/>
        </w:rPr>
        <w:t>操作自动将</w:t>
      </w:r>
      <w:del w:id="938" w:author="Shirley Li" w:date="2018-11-20T09:24:00Z">
        <w:r w:rsidDel="006B634B">
          <w:rPr>
            <w:rFonts w:ascii="Arial" w:hAnsi="Arial" w:cs="Arial" w:hint="eastAsia"/>
            <w:color w:val="212121"/>
          </w:rPr>
          <w:delText>Tensors</w:delText>
        </w:r>
      </w:del>
      <w:ins w:id="939" w:author="Shirley Li" w:date="2018-11-20T09:24:00Z">
        <w:r w:rsidR="006B634B">
          <w:rPr>
            <w:rFonts w:ascii="Arial" w:hAnsi="Arial" w:cs="Arial" w:hint="eastAsia"/>
            <w:color w:val="212121"/>
          </w:rPr>
          <w:t>张量</w:t>
        </w:r>
      </w:ins>
      <w:r>
        <w:rPr>
          <w:rFonts w:ascii="Arial" w:hAnsi="Arial" w:cs="Arial"/>
          <w:color w:val="212121"/>
        </w:rPr>
        <w:t>转换为</w:t>
      </w:r>
      <w:r>
        <w:rPr>
          <w:rFonts w:ascii="Arial" w:hAnsi="Arial" w:cs="Arial"/>
          <w:color w:val="212121"/>
        </w:rPr>
        <w:t xml:space="preserve">NumPy </w:t>
      </w:r>
      <w:del w:id="940" w:author="Shirley Li" w:date="2018-11-20T09:24:00Z">
        <w:r w:rsidDel="006B634B">
          <w:rPr>
            <w:rFonts w:ascii="Arial" w:hAnsi="Arial" w:cs="Arial" w:hint="eastAsia"/>
            <w:color w:val="212121"/>
          </w:rPr>
          <w:delText>ndarrays</w:delText>
        </w:r>
      </w:del>
      <w:ins w:id="941" w:author="Shirley Li" w:date="2018-11-20T09:24:00Z">
        <w:r w:rsidR="006B634B">
          <w:rPr>
            <w:rFonts w:ascii="Arial" w:hAnsi="Arial" w:cs="Arial" w:hint="eastAsia"/>
            <w:color w:val="212121"/>
          </w:rPr>
          <w:t>队列</w:t>
        </w:r>
      </w:ins>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通过调用</w:t>
      </w:r>
      <w:r>
        <w:rPr>
          <w:rStyle w:val="HTML"/>
          <w:rFonts w:ascii="Courier New" w:hAnsi="Courier New" w:cs="Courier New"/>
          <w:color w:val="37474F"/>
          <w:sz w:val="22"/>
          <w:szCs w:val="22"/>
          <w:shd w:val="clear" w:color="auto" w:fill="F7F7F7"/>
        </w:rPr>
        <w:t>.numpy()</w:t>
      </w:r>
      <w:del w:id="942" w:author="Shirley Li" w:date="2018-11-20T09:25:00Z">
        <w:r w:rsidDel="006B23F7">
          <w:rPr>
            <w:rFonts w:ascii="Arial" w:hAnsi="Arial" w:cs="Arial"/>
            <w:color w:val="212121"/>
          </w:rPr>
          <w:delText>它们的</w:delText>
        </w:r>
      </w:del>
      <w:r>
        <w:rPr>
          <w:rFonts w:ascii="Arial" w:hAnsi="Arial" w:cs="Arial"/>
          <w:color w:val="212121"/>
        </w:rPr>
        <w:t>方法，可以将张量显式转换为</w:t>
      </w:r>
      <w:r>
        <w:rPr>
          <w:rFonts w:ascii="Arial" w:hAnsi="Arial" w:cs="Arial"/>
          <w:color w:val="212121"/>
        </w:rPr>
        <w:t xml:space="preserve">NumPy </w:t>
      </w:r>
      <w:del w:id="943" w:author="Shirley Li" w:date="2018-11-20T09:25:00Z">
        <w:r w:rsidDel="00E33534">
          <w:rPr>
            <w:rFonts w:ascii="Arial" w:hAnsi="Arial" w:cs="Arial" w:hint="eastAsia"/>
            <w:color w:val="212121"/>
          </w:rPr>
          <w:delText>ndarrays </w:delText>
        </w:r>
      </w:del>
      <w:ins w:id="944" w:author="Shirley Li" w:date="2018-11-20T09:25:00Z">
        <w:r w:rsidR="00E33534">
          <w:rPr>
            <w:rFonts w:ascii="Arial" w:hAnsi="Arial" w:cs="Arial" w:hint="eastAsia"/>
            <w:color w:val="212121"/>
          </w:rPr>
          <w:t>队列</w:t>
        </w:r>
      </w:ins>
      <w:r>
        <w:rPr>
          <w:rFonts w:ascii="Arial" w:hAnsi="Arial" w:cs="Arial"/>
          <w:color w:val="212121"/>
        </w:rPr>
        <w:t>。</w:t>
      </w:r>
      <w:ins w:id="945" w:author="Shirley Li" w:date="2018-11-20T09:25:00Z">
        <w:r w:rsidR="009C2628">
          <w:rPr>
            <w:rFonts w:ascii="Arial" w:hAnsi="Arial" w:cs="Arial" w:hint="eastAsia"/>
            <w:color w:val="212121"/>
          </w:rPr>
          <w:t>这种</w:t>
        </w:r>
      </w:ins>
      <w:del w:id="946" w:author="Shirley Li" w:date="2018-11-20T09:25:00Z">
        <w:r w:rsidDel="009C2628">
          <w:rPr>
            <w:rFonts w:ascii="Arial" w:hAnsi="Arial" w:cs="Arial"/>
            <w:color w:val="212121"/>
          </w:rPr>
          <w:delText>这些</w:delText>
        </w:r>
      </w:del>
      <w:r>
        <w:rPr>
          <w:rFonts w:ascii="Arial" w:hAnsi="Arial" w:cs="Arial"/>
          <w:color w:val="212121"/>
        </w:rPr>
        <w:t>转换通常很</w:t>
      </w:r>
      <w:ins w:id="947" w:author="Shirley Li" w:date="2018-11-20T09:25:00Z">
        <w:r w:rsidR="009C2628">
          <w:rPr>
            <w:rFonts w:ascii="Arial" w:hAnsi="Arial" w:cs="Arial" w:hint="eastAsia"/>
            <w:color w:val="212121"/>
          </w:rPr>
          <w:t>简单</w:t>
        </w:r>
      </w:ins>
      <w:del w:id="948" w:author="Shirley Li" w:date="2018-11-20T09:25:00Z">
        <w:r w:rsidDel="009C2628">
          <w:rPr>
            <w:rFonts w:ascii="Arial" w:hAnsi="Arial" w:cs="Arial"/>
            <w:color w:val="212121"/>
          </w:rPr>
          <w:delText>便宜</w:delText>
        </w:r>
      </w:del>
      <w:r>
        <w:rPr>
          <w:rFonts w:ascii="Arial" w:hAnsi="Arial" w:cs="Arial"/>
          <w:color w:val="212121"/>
        </w:rPr>
        <w:t>，因为</w:t>
      </w:r>
      <w:del w:id="949" w:author="Shirley Li" w:date="2018-11-20T09:25:00Z">
        <w:r w:rsidDel="0037686F">
          <w:rPr>
            <w:rFonts w:ascii="Arial" w:hAnsi="Arial" w:cs="Arial" w:hint="eastAsia"/>
            <w:color w:val="212121"/>
          </w:rPr>
          <w:delText>如果可能，</w:delText>
        </w:r>
      </w:del>
      <w:ins w:id="950" w:author="Shirley Li" w:date="2018-11-20T09:25:00Z">
        <w:r w:rsidR="0037686F">
          <w:rPr>
            <w:rFonts w:ascii="Arial" w:hAnsi="Arial" w:cs="Arial" w:hint="eastAsia"/>
            <w:color w:val="212121"/>
          </w:rPr>
          <w:t>这个操作将尽可能的使得</w:t>
        </w:r>
      </w:ins>
      <w:del w:id="951" w:author="Shirley Li" w:date="2018-11-20T09:25:00Z">
        <w:r w:rsidDel="00C50501">
          <w:rPr>
            <w:rFonts w:ascii="Arial" w:hAnsi="Arial" w:cs="Arial"/>
            <w:color w:val="212121"/>
          </w:rPr>
          <w:delText>数组</w:delText>
        </w:r>
      </w:del>
      <w:ins w:id="952" w:author="Shirley Li" w:date="2018-11-20T09:25:00Z">
        <w:r w:rsidR="00C50501">
          <w:rPr>
            <w:rFonts w:ascii="Arial" w:hAnsi="Arial" w:cs="Arial" w:hint="eastAsia"/>
            <w:color w:val="212121"/>
          </w:rPr>
          <w:t>队列</w:t>
        </w:r>
      </w:ins>
      <w:r>
        <w:rPr>
          <w:rFonts w:ascii="Arial" w:hAnsi="Arial" w:cs="Arial"/>
          <w:color w:val="212121"/>
        </w:rPr>
        <w:t>和</w:t>
      </w:r>
      <w:del w:id="953" w:author="Shirley Li" w:date="2018-11-20T09:25:00Z">
        <w:r w:rsidDel="00C50501">
          <w:rPr>
            <w:rFonts w:ascii="Arial" w:hAnsi="Arial" w:cs="Arial" w:hint="eastAsia"/>
            <w:color w:val="212121"/>
          </w:rPr>
          <w:delText>Tensor</w:delText>
        </w:r>
      </w:del>
      <w:ins w:id="954" w:author="Shirley Li" w:date="2018-11-20T09:25:00Z">
        <w:r w:rsidR="00C50501">
          <w:rPr>
            <w:rFonts w:ascii="Arial" w:hAnsi="Arial" w:cs="Arial" w:hint="eastAsia"/>
            <w:color w:val="212121"/>
          </w:rPr>
          <w:t>张量</w:t>
        </w:r>
      </w:ins>
      <w:r>
        <w:rPr>
          <w:rFonts w:ascii="Arial" w:hAnsi="Arial" w:cs="Arial"/>
          <w:color w:val="212121"/>
        </w:rPr>
        <w:t>共享底层内存</w:t>
      </w:r>
      <w:del w:id="955" w:author="Shirley Li" w:date="2018-11-20T09:26:00Z">
        <w:r w:rsidDel="00285EFE">
          <w:rPr>
            <w:rFonts w:ascii="Arial" w:hAnsi="Arial" w:cs="Arial"/>
            <w:color w:val="212121"/>
          </w:rPr>
          <w:delText>表示</w:delText>
        </w:r>
      </w:del>
      <w:r>
        <w:rPr>
          <w:rFonts w:ascii="Arial" w:hAnsi="Arial" w:cs="Arial"/>
          <w:color w:val="212121"/>
        </w:rPr>
        <w:t>。但是，共享底层</w:t>
      </w:r>
      <w:ins w:id="956" w:author="Shirley Li" w:date="2018-11-20T09:26:00Z">
        <w:r w:rsidR="00680C95">
          <w:rPr>
            <w:rFonts w:ascii="Arial" w:hAnsi="Arial" w:cs="Arial" w:hint="eastAsia"/>
            <w:color w:val="212121"/>
          </w:rPr>
          <w:t>内存</w:t>
        </w:r>
      </w:ins>
      <w:del w:id="957" w:author="Shirley Li" w:date="2018-11-20T09:26:00Z">
        <w:r w:rsidDel="00680C95">
          <w:rPr>
            <w:rFonts w:ascii="Arial" w:hAnsi="Arial" w:cs="Arial"/>
            <w:color w:val="212121"/>
          </w:rPr>
          <w:delText>表示</w:delText>
        </w:r>
      </w:del>
      <w:r>
        <w:rPr>
          <w:rFonts w:ascii="Arial" w:hAnsi="Arial" w:cs="Arial"/>
          <w:color w:val="212121"/>
        </w:rPr>
        <w:t>并不总是可行的，因为</w:t>
      </w:r>
      <w:del w:id="958" w:author="Shirley Li" w:date="2018-11-20T09:26:00Z">
        <w:r w:rsidDel="001A708E">
          <w:rPr>
            <w:rFonts w:ascii="Arial" w:hAnsi="Arial" w:cs="Arial" w:hint="eastAsia"/>
            <w:color w:val="212121"/>
          </w:rPr>
          <w:delText>Tensor</w:delText>
        </w:r>
      </w:del>
      <w:ins w:id="959" w:author="Shirley Li" w:date="2018-11-20T09:26:00Z">
        <w:r w:rsidR="001A708E">
          <w:rPr>
            <w:rFonts w:ascii="Arial" w:hAnsi="Arial" w:cs="Arial" w:hint="eastAsia"/>
            <w:color w:val="212121"/>
          </w:rPr>
          <w:t>张量</w:t>
        </w:r>
      </w:ins>
      <w:r>
        <w:rPr>
          <w:rFonts w:ascii="Arial" w:hAnsi="Arial" w:cs="Arial"/>
          <w:color w:val="212121"/>
        </w:rPr>
        <w:t>可能</w:t>
      </w:r>
      <w:del w:id="960" w:author="Shirley Li" w:date="2018-11-20T09:26:00Z">
        <w:r w:rsidDel="001A708E">
          <w:rPr>
            <w:rFonts w:ascii="Arial" w:hAnsi="Arial" w:cs="Arial"/>
            <w:color w:val="212121"/>
          </w:rPr>
          <w:delText>托管</w:delText>
        </w:r>
      </w:del>
      <w:r>
        <w:rPr>
          <w:rFonts w:ascii="Arial" w:hAnsi="Arial" w:cs="Arial"/>
          <w:color w:val="212121"/>
        </w:rPr>
        <w:t>在</w:t>
      </w:r>
      <w:r>
        <w:rPr>
          <w:rFonts w:ascii="Arial" w:hAnsi="Arial" w:cs="Arial"/>
          <w:color w:val="212121"/>
        </w:rPr>
        <w:t>GPU</w:t>
      </w:r>
      <w:r>
        <w:rPr>
          <w:rFonts w:ascii="Arial" w:hAnsi="Arial" w:cs="Arial"/>
          <w:color w:val="212121"/>
        </w:rPr>
        <w:t>内存中，而</w:t>
      </w:r>
      <w:r>
        <w:rPr>
          <w:rFonts w:ascii="Arial" w:hAnsi="Arial" w:cs="Arial"/>
          <w:color w:val="212121"/>
        </w:rPr>
        <w:t>NumPy</w:t>
      </w:r>
      <w:r>
        <w:rPr>
          <w:rFonts w:ascii="Arial" w:hAnsi="Arial" w:cs="Arial"/>
          <w:color w:val="212121"/>
        </w:rPr>
        <w:t>阵列</w:t>
      </w:r>
      <w:del w:id="961" w:author="Shirley Li" w:date="2018-11-20T09:26:00Z">
        <w:r w:rsidDel="00997F6C">
          <w:rPr>
            <w:rFonts w:ascii="Arial" w:hAnsi="Arial" w:cs="Arial" w:hint="eastAsia"/>
            <w:color w:val="212121"/>
          </w:rPr>
          <w:delText>总是</w:delText>
        </w:r>
      </w:del>
      <w:ins w:id="962" w:author="Shirley Li" w:date="2018-11-20T09:26:00Z">
        <w:r w:rsidR="00997F6C">
          <w:rPr>
            <w:rFonts w:ascii="Arial" w:hAnsi="Arial" w:cs="Arial" w:hint="eastAsia"/>
            <w:color w:val="212121"/>
          </w:rPr>
          <w:t>只能</w:t>
        </w:r>
      </w:ins>
      <w:r>
        <w:rPr>
          <w:rFonts w:ascii="Arial" w:hAnsi="Arial" w:cs="Arial"/>
          <w:color w:val="212121"/>
        </w:rPr>
        <w:t>由主机内存支持，因此</w:t>
      </w:r>
      <w:ins w:id="963" w:author="Shirley Li" w:date="2018-11-20T09:27:00Z">
        <w:r w:rsidR="00DD6A66">
          <w:rPr>
            <w:rFonts w:ascii="Arial" w:hAnsi="Arial" w:cs="Arial" w:hint="eastAsia"/>
            <w:color w:val="212121"/>
          </w:rPr>
          <w:t>这种情况下的</w:t>
        </w:r>
      </w:ins>
      <w:r>
        <w:rPr>
          <w:rFonts w:ascii="Arial" w:hAnsi="Arial" w:cs="Arial"/>
          <w:color w:val="212121"/>
        </w:rPr>
        <w:t>转换将涉及从</w:t>
      </w:r>
      <w:r>
        <w:rPr>
          <w:rFonts w:ascii="Arial" w:hAnsi="Arial" w:cs="Arial"/>
          <w:color w:val="212121"/>
        </w:rPr>
        <w:t>GPU</w:t>
      </w:r>
      <w:r>
        <w:rPr>
          <w:rFonts w:ascii="Arial" w:hAnsi="Arial" w:cs="Arial"/>
          <w:color w:val="212121"/>
        </w:rPr>
        <w:t>到主机内存的复制</w:t>
      </w:r>
      <w:ins w:id="964" w:author="Shirley Li" w:date="2018-11-20T09:27:00Z">
        <w:r w:rsidR="009E6DEE">
          <w:rPr>
            <w:rFonts w:ascii="Arial" w:hAnsi="Arial" w:cs="Arial" w:hint="eastAsia"/>
            <w:color w:val="212121"/>
          </w:rPr>
          <w:t>过程</w:t>
        </w:r>
      </w:ins>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ndarray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ones</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 xml:space="preserve">"TensorFlow operations convert numpy arrays to Tensors </w:t>
      </w:r>
      <w:r>
        <w:rPr>
          <w:rStyle w:val="str"/>
          <w:rFonts w:ascii="Courier New" w:hAnsi="Courier New" w:cs="Courier New"/>
          <w:color w:val="0D904F"/>
          <w:sz w:val="21"/>
          <w:szCs w:val="21"/>
        </w:rPr>
        <w:lastRenderedPageBreak/>
        <w:t>automatically"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tensor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multiply</w:t>
      </w:r>
      <w:r>
        <w:rPr>
          <w:rStyle w:val="pun"/>
          <w:rFonts w:ascii="Courier New" w:hAnsi="Courier New" w:cs="Courier New"/>
          <w:color w:val="37474F"/>
          <w:sz w:val="21"/>
          <w:szCs w:val="21"/>
        </w:rPr>
        <w:t>(</w:t>
      </w:r>
      <w:r>
        <w:rPr>
          <w:rStyle w:val="pln"/>
          <w:rFonts w:ascii="Courier New" w:hAnsi="Courier New" w:cs="Courier New"/>
          <w:color w:val="37474F"/>
          <w:sz w:val="21"/>
          <w:szCs w:val="21"/>
        </w:rPr>
        <w:t>ndarray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"And NumPy operations convert Tensors to numpy arrays automatically"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np</w:t>
      </w:r>
      <w:r>
        <w:rPr>
          <w:rStyle w:val="pun"/>
          <w:rFonts w:ascii="Courier New" w:hAnsi="Courier New" w:cs="Courier New"/>
          <w:color w:val="37474F"/>
          <w:sz w:val="21"/>
          <w:szCs w:val="21"/>
        </w:rPr>
        <w:t>.</w:t>
      </w:r>
      <w:r>
        <w:rPr>
          <w:rStyle w:val="pln"/>
          <w:rFonts w:ascii="Courier New" w:hAnsi="Courier New" w:cs="Courier New"/>
          <w:color w:val="37474F"/>
          <w:sz w:val="21"/>
          <w:szCs w:val="21"/>
        </w:rPr>
        <w:t>add</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"The .numpy() method explicitly converts a Tensor to a numpy array"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tensor</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TensorFlow</w:t>
      </w:r>
      <w:r>
        <w:rPr>
          <w:rFonts w:ascii="Courier New" w:hAnsi="Courier New" w:cs="Courier New"/>
          <w:color w:val="37474F"/>
          <w:sz w:val="21"/>
          <w:szCs w:val="21"/>
        </w:rPr>
        <w:t>操作自动将</w:t>
      </w:r>
      <w:r>
        <w:rPr>
          <w:rFonts w:ascii="Courier New" w:hAnsi="Courier New" w:cs="Courier New"/>
          <w:color w:val="37474F"/>
          <w:sz w:val="21"/>
          <w:szCs w:val="21"/>
        </w:rPr>
        <w:t>numpy</w:t>
      </w:r>
      <w:r>
        <w:rPr>
          <w:rFonts w:ascii="Courier New" w:hAnsi="Courier New" w:cs="Courier New"/>
          <w:color w:val="37474F"/>
          <w:sz w:val="21"/>
          <w:szCs w:val="21"/>
        </w:rPr>
        <w:t>数组转换为</w:t>
      </w:r>
      <w:r>
        <w:rPr>
          <w:rFonts w:ascii="Courier New" w:hAnsi="Courier New" w:cs="Courier New"/>
          <w:color w:val="37474F"/>
          <w:sz w:val="21"/>
          <w:szCs w:val="21"/>
        </w:rPr>
        <w:t>Tensors</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[42</w:t>
      </w:r>
      <w:r>
        <w:rPr>
          <w:rFonts w:ascii="Courier New" w:hAnsi="Courier New" w:cs="Courier New"/>
          <w:color w:val="37474F"/>
          <w:sz w:val="21"/>
          <w:szCs w:val="21"/>
        </w:rPr>
        <w:t>。</w:t>
      </w:r>
      <w:r>
        <w:rPr>
          <w:rFonts w:ascii="Courier New" w:hAnsi="Courier New" w:cs="Courier New"/>
          <w:color w:val="37474F"/>
          <w:sz w:val="21"/>
          <w:szCs w:val="21"/>
        </w:rPr>
        <w:t>42. 42.]]</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3,3</w:t>
      </w:r>
      <w:r>
        <w:rPr>
          <w:rFonts w:ascii="Courier New" w:hAnsi="Courier New" w:cs="Courier New"/>
          <w:color w:val="37474F"/>
          <w:sz w:val="21"/>
          <w:szCs w:val="21"/>
        </w:rPr>
        <w:t>），</w:t>
      </w:r>
      <w:r>
        <w:rPr>
          <w:rFonts w:ascii="Courier New" w:hAnsi="Courier New" w:cs="Courier New"/>
          <w:color w:val="37474F"/>
          <w:sz w:val="21"/>
          <w:szCs w:val="21"/>
        </w:rPr>
        <w:t>dtype = float64</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NumPy</w:t>
      </w:r>
      <w:r>
        <w:rPr>
          <w:rFonts w:ascii="Courier New" w:hAnsi="Courier New" w:cs="Courier New"/>
          <w:color w:val="37474F"/>
          <w:sz w:val="21"/>
          <w:szCs w:val="21"/>
        </w:rPr>
        <w:t>操作会自动将</w:t>
      </w:r>
      <w:r>
        <w:rPr>
          <w:rFonts w:ascii="Courier New" w:hAnsi="Courier New" w:cs="Courier New"/>
          <w:color w:val="37474F"/>
          <w:sz w:val="21"/>
          <w:szCs w:val="21"/>
        </w:rPr>
        <w:t>Tensors</w:t>
      </w:r>
      <w:r>
        <w:rPr>
          <w:rFonts w:ascii="Courier New" w:hAnsi="Courier New" w:cs="Courier New"/>
          <w:color w:val="37474F"/>
          <w:sz w:val="21"/>
          <w:szCs w:val="21"/>
        </w:rPr>
        <w:t>转换为</w:t>
      </w:r>
      <w:r>
        <w:rPr>
          <w:rFonts w:ascii="Courier New" w:hAnsi="Courier New" w:cs="Courier New"/>
          <w:color w:val="37474F"/>
          <w:sz w:val="21"/>
          <w:szCs w:val="21"/>
        </w:rPr>
        <w:t>numpy</w:t>
      </w:r>
      <w:r>
        <w:rPr>
          <w:rFonts w:ascii="Courier New" w:hAnsi="Courier New" w:cs="Courier New"/>
          <w:color w:val="37474F"/>
          <w:sz w:val="21"/>
          <w:szCs w:val="21"/>
        </w:rPr>
        <w:t>数组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[43</w:t>
      </w:r>
      <w:r>
        <w:rPr>
          <w:rFonts w:ascii="Courier New" w:hAnsi="Courier New" w:cs="Courier New"/>
          <w:color w:val="37474F"/>
          <w:sz w:val="21"/>
          <w:szCs w:val="21"/>
        </w:rPr>
        <w:t>。</w:t>
      </w:r>
      <w:r>
        <w:rPr>
          <w:rFonts w:ascii="Courier New" w:hAnsi="Courier New" w:cs="Courier New"/>
          <w:color w:val="37474F"/>
          <w:sz w:val="21"/>
          <w:szCs w:val="21"/>
        </w:rPr>
        <w:t>43.</w:t>
      </w:r>
      <w:r>
        <w:rPr>
          <w:rFonts w:ascii="Courier New" w:hAnsi="Courier New" w:cs="Courier New"/>
          <w:color w:val="37474F"/>
          <w:sz w:val="21"/>
          <w:szCs w:val="21"/>
        </w:rPr>
        <w:t>。</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[43</w:t>
      </w:r>
      <w:r>
        <w:rPr>
          <w:rFonts w:ascii="Courier New" w:hAnsi="Courier New" w:cs="Courier New"/>
          <w:color w:val="37474F"/>
          <w:sz w:val="21"/>
          <w:szCs w:val="21"/>
        </w:rPr>
        <w:t>。</w:t>
      </w:r>
      <w:r>
        <w:rPr>
          <w:rFonts w:ascii="Courier New" w:hAnsi="Courier New" w:cs="Courier New"/>
          <w:color w:val="37474F"/>
          <w:sz w:val="21"/>
          <w:szCs w:val="21"/>
        </w:rPr>
        <w:t>43.</w:t>
      </w:r>
      <w:r>
        <w:rPr>
          <w:rFonts w:ascii="Courier New" w:hAnsi="Courier New" w:cs="Courier New"/>
          <w:color w:val="37474F"/>
          <w:sz w:val="21"/>
          <w:szCs w:val="21"/>
        </w:rPr>
        <w:t>。</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[43</w:t>
      </w:r>
      <w:r>
        <w:rPr>
          <w:rFonts w:ascii="Courier New" w:hAnsi="Courier New" w:cs="Courier New"/>
          <w:color w:val="37474F"/>
          <w:sz w:val="21"/>
          <w:szCs w:val="21"/>
        </w:rPr>
        <w:t>。</w:t>
      </w:r>
      <w:r>
        <w:rPr>
          <w:rFonts w:ascii="Courier New" w:hAnsi="Courier New" w:cs="Courier New"/>
          <w:color w:val="37474F"/>
          <w:sz w:val="21"/>
          <w:szCs w:val="21"/>
        </w:rPr>
        <w:t>43. 43.]</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.nu</w:t>
      </w:r>
      <w:r>
        <w:rPr>
          <w:rFonts w:ascii="Cambria Math" w:hAnsi="Cambria Math" w:cs="Cambria Math"/>
          <w:color w:val="37474F"/>
          <w:sz w:val="21"/>
          <w:szCs w:val="21"/>
        </w:rPr>
        <w:t>​​</w:t>
      </w:r>
      <w:r>
        <w:rPr>
          <w:rFonts w:ascii="Courier New" w:hAnsi="Courier New" w:cs="Courier New"/>
          <w:color w:val="37474F"/>
          <w:sz w:val="21"/>
          <w:szCs w:val="21"/>
        </w:rPr>
        <w:t>mpy</w:t>
      </w:r>
      <w:r>
        <w:rPr>
          <w:rFonts w:ascii="Courier New" w:hAnsi="Courier New" w:cs="Courier New"/>
          <w:color w:val="37474F"/>
          <w:sz w:val="21"/>
          <w:szCs w:val="21"/>
        </w:rPr>
        <w:t>（）方法显式地将</w:t>
      </w:r>
      <w:r>
        <w:rPr>
          <w:rFonts w:ascii="Courier New" w:hAnsi="Courier New" w:cs="Courier New"/>
          <w:color w:val="37474F"/>
          <w:sz w:val="21"/>
          <w:szCs w:val="21"/>
        </w:rPr>
        <w:t>Tensor</w:t>
      </w:r>
      <w:r>
        <w:rPr>
          <w:rFonts w:ascii="Courier New" w:hAnsi="Courier New" w:cs="Courier New"/>
          <w:color w:val="37474F"/>
          <w:sz w:val="21"/>
          <w:szCs w:val="21"/>
        </w:rPr>
        <w:t>转换为</w:t>
      </w:r>
      <w:r>
        <w:rPr>
          <w:rFonts w:ascii="Courier New" w:hAnsi="Courier New" w:cs="Courier New"/>
          <w:color w:val="37474F"/>
          <w:sz w:val="21"/>
          <w:szCs w:val="21"/>
        </w:rPr>
        <w:t>numpy</w:t>
      </w:r>
      <w:r>
        <w:rPr>
          <w:rFonts w:ascii="Courier New" w:hAnsi="Courier New" w:cs="Courier New"/>
          <w:color w:val="37474F"/>
          <w:sz w:val="21"/>
          <w:szCs w:val="21"/>
        </w:rPr>
        <w:t>数组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[42</w:t>
      </w:r>
      <w:r>
        <w:rPr>
          <w:rFonts w:ascii="Courier New" w:hAnsi="Courier New" w:cs="Courier New"/>
          <w:color w:val="37474F"/>
          <w:sz w:val="21"/>
          <w:szCs w:val="21"/>
        </w:rPr>
        <w:t>。</w:t>
      </w:r>
      <w:r>
        <w:rPr>
          <w:rFonts w:ascii="Courier New" w:hAnsi="Courier New" w:cs="Courier New"/>
          <w:color w:val="37474F"/>
          <w:sz w:val="21"/>
          <w:szCs w:val="21"/>
        </w:rPr>
        <w:t>42. 42.]]</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GPU</w:t>
      </w:r>
      <w:r>
        <w:rPr>
          <w:rFonts w:ascii="Arial" w:hAnsi="Arial" w:cs="Arial"/>
          <w:b w:val="0"/>
          <w:bCs w:val="0"/>
          <w:color w:val="212121"/>
          <w:spacing w:val="-2"/>
        </w:rPr>
        <w:t>加速</w:t>
      </w:r>
    </w:p>
    <w:p w:rsidR="0048111B" w:rsidRDefault="0048111B" w:rsidP="0048111B">
      <w:pPr>
        <w:pStyle w:val="a3"/>
        <w:spacing w:before="240" w:beforeAutospacing="0" w:after="240" w:afterAutospacing="0"/>
        <w:rPr>
          <w:rFonts w:ascii="Arial" w:hAnsi="Arial" w:cs="Arial"/>
          <w:color w:val="212121"/>
        </w:rPr>
      </w:pPr>
      <w:del w:id="965" w:author="Shirley Li" w:date="2018-12-03T08:34:00Z">
        <w:r w:rsidDel="00BC618C">
          <w:rPr>
            <w:rFonts w:ascii="Arial" w:hAnsi="Arial" w:cs="Arial"/>
            <w:color w:val="212121"/>
          </w:rPr>
          <w:delText>通过</w:delText>
        </w:r>
      </w:del>
      <w:r>
        <w:rPr>
          <w:rFonts w:ascii="Arial" w:hAnsi="Arial" w:cs="Arial"/>
          <w:color w:val="212121"/>
        </w:rPr>
        <w:t>使用</w:t>
      </w:r>
      <w:r>
        <w:rPr>
          <w:rFonts w:ascii="Arial" w:hAnsi="Arial" w:cs="Arial"/>
          <w:color w:val="212121"/>
        </w:rPr>
        <w:t>GPU</w:t>
      </w:r>
      <w:r>
        <w:rPr>
          <w:rFonts w:ascii="Arial" w:hAnsi="Arial" w:cs="Arial"/>
          <w:color w:val="212121"/>
        </w:rPr>
        <w:t>进行计算</w:t>
      </w:r>
      <w:del w:id="966" w:author="Shirley Li" w:date="2018-12-03T08:34:00Z">
        <w:r w:rsidDel="00BC618C">
          <w:rPr>
            <w:rFonts w:ascii="Arial" w:hAnsi="Arial" w:cs="Arial"/>
            <w:color w:val="212121"/>
          </w:rPr>
          <w:delText>，</w:delText>
        </w:r>
      </w:del>
      <w:r>
        <w:rPr>
          <w:rFonts w:ascii="Arial" w:hAnsi="Arial" w:cs="Arial"/>
          <w:color w:val="212121"/>
        </w:rPr>
        <w:t>可以加速许多</w:t>
      </w:r>
      <w:r>
        <w:rPr>
          <w:rFonts w:ascii="Arial" w:hAnsi="Arial" w:cs="Arial"/>
          <w:color w:val="212121"/>
        </w:rPr>
        <w:t>TensorFlow</w:t>
      </w:r>
      <w:r>
        <w:rPr>
          <w:rFonts w:ascii="Arial" w:hAnsi="Arial" w:cs="Arial"/>
          <w:color w:val="212121"/>
        </w:rPr>
        <w:t>操作。在没有任何注释的情况下，</w:t>
      </w:r>
      <w:r>
        <w:rPr>
          <w:rFonts w:ascii="Arial" w:hAnsi="Arial" w:cs="Arial"/>
          <w:color w:val="212121"/>
        </w:rPr>
        <w:t>TensorFlow</w:t>
      </w:r>
      <w:r>
        <w:rPr>
          <w:rFonts w:ascii="Arial" w:hAnsi="Arial" w:cs="Arial"/>
          <w:color w:val="212121"/>
        </w:rPr>
        <w:t>会自动决定是使用</w:t>
      </w:r>
      <w:r>
        <w:rPr>
          <w:rFonts w:ascii="Arial" w:hAnsi="Arial" w:cs="Arial"/>
          <w:color w:val="212121"/>
        </w:rPr>
        <w:t>GPU</w:t>
      </w:r>
      <w:r>
        <w:rPr>
          <w:rFonts w:ascii="Arial" w:hAnsi="Arial" w:cs="Arial"/>
          <w:color w:val="212121"/>
        </w:rPr>
        <w:t>还是</w:t>
      </w:r>
      <w:r>
        <w:rPr>
          <w:rFonts w:ascii="Arial" w:hAnsi="Arial" w:cs="Arial"/>
          <w:color w:val="212121"/>
        </w:rPr>
        <w:t>CPU</w:t>
      </w:r>
      <w:r>
        <w:rPr>
          <w:rFonts w:ascii="Arial" w:hAnsi="Arial" w:cs="Arial"/>
          <w:color w:val="212121"/>
        </w:rPr>
        <w:t>进行操作（如有必要，还</w:t>
      </w:r>
      <w:r>
        <w:rPr>
          <w:rFonts w:ascii="Arial" w:hAnsi="Arial" w:cs="Arial"/>
          <w:color w:val="212121"/>
        </w:rPr>
        <w:lastRenderedPageBreak/>
        <w:t>可以复制</w:t>
      </w:r>
      <w:r>
        <w:rPr>
          <w:rFonts w:ascii="Arial" w:hAnsi="Arial" w:cs="Arial"/>
          <w:color w:val="212121"/>
        </w:rPr>
        <w:t>CPU</w:t>
      </w:r>
      <w:r>
        <w:rPr>
          <w:rFonts w:ascii="Arial" w:hAnsi="Arial" w:cs="Arial"/>
          <w:color w:val="212121"/>
        </w:rPr>
        <w:t>和</w:t>
      </w:r>
      <w:r>
        <w:rPr>
          <w:rFonts w:ascii="Arial" w:hAnsi="Arial" w:cs="Arial"/>
          <w:color w:val="212121"/>
        </w:rPr>
        <w:t>GPU</w:t>
      </w:r>
      <w:r>
        <w:rPr>
          <w:rFonts w:ascii="Arial" w:hAnsi="Arial" w:cs="Arial"/>
          <w:color w:val="212121"/>
        </w:rPr>
        <w:t>内存之间的张量）。由操作产生的张量</w:t>
      </w:r>
      <w:ins w:id="967" w:author="Shirley Li" w:date="2018-12-03T08:38:00Z">
        <w:r w:rsidR="005770C3">
          <w:rPr>
            <w:rFonts w:ascii="Arial" w:hAnsi="Arial" w:cs="Arial" w:hint="eastAsia"/>
            <w:color w:val="212121"/>
          </w:rPr>
          <w:t>由执行这个</w:t>
        </w:r>
      </w:ins>
      <w:ins w:id="968" w:author="Shirley Li" w:date="2018-12-03T08:39:00Z">
        <w:r w:rsidR="005770C3">
          <w:rPr>
            <w:rFonts w:ascii="Arial" w:hAnsi="Arial" w:cs="Arial" w:hint="eastAsia"/>
            <w:color w:val="212121"/>
          </w:rPr>
          <w:t>操作的内存来支持</w:t>
        </w:r>
      </w:ins>
      <w:del w:id="969" w:author="Shirley Li" w:date="2018-12-03T08:37:00Z">
        <w:r w:rsidDel="00BC618C">
          <w:rPr>
            <w:rFonts w:ascii="Arial" w:hAnsi="Arial" w:cs="Arial"/>
            <w:color w:val="212121"/>
          </w:rPr>
          <w:delText>通常由执行操作的设备的存储器支持</w:delText>
        </w:r>
      </w:del>
      <w:r>
        <w:rPr>
          <w:rFonts w:ascii="Arial" w:hAnsi="Arial" w:cs="Arial"/>
          <w:color w:val="212121"/>
        </w:rPr>
        <w:t>。例如：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random_uniform</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"Is there a GPU available: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w:t>
      </w:r>
      <w:r>
        <w:rPr>
          <w:rStyle w:val="pun"/>
          <w:rFonts w:ascii="Courier New" w:hAnsi="Courier New" w:cs="Courier New"/>
          <w:color w:val="37474F"/>
          <w:sz w:val="21"/>
          <w:szCs w:val="21"/>
        </w:rPr>
        <w:t>.</w:t>
      </w:r>
      <w:r>
        <w:rPr>
          <w:rStyle w:val="pln"/>
          <w:rFonts w:ascii="Courier New" w:hAnsi="Courier New" w:cs="Courier New"/>
          <w:color w:val="37474F"/>
          <w:sz w:val="21"/>
          <w:szCs w:val="21"/>
        </w:rPr>
        <w:t>is_gpu_available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"Is the Tensor on GPU #0: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endswith</w:t>
      </w:r>
      <w:r>
        <w:rPr>
          <w:rStyle w:val="pun"/>
          <w:rFonts w:ascii="Courier New" w:hAnsi="Courier New" w:cs="Courier New"/>
          <w:color w:val="37474F"/>
          <w:sz w:val="21"/>
          <w:szCs w:val="21"/>
        </w:rPr>
        <w:t>(</w:t>
      </w:r>
      <w:r>
        <w:rPr>
          <w:rStyle w:val="str"/>
          <w:rFonts w:ascii="Courier New" w:hAnsi="Courier New" w:cs="Courier New"/>
          <w:color w:val="0D904F"/>
          <w:sz w:val="21"/>
          <w:szCs w:val="21"/>
        </w:rPr>
        <w:t>'GPU:0'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有可用的</w:t>
      </w:r>
      <w:r>
        <w:rPr>
          <w:rFonts w:ascii="Courier New" w:hAnsi="Courier New" w:cs="Courier New"/>
          <w:color w:val="37474F"/>
          <w:sz w:val="21"/>
          <w:szCs w:val="21"/>
        </w:rPr>
        <w:t>GPU</w:t>
      </w:r>
      <w:r>
        <w:rPr>
          <w:rFonts w:ascii="Courier New" w:hAnsi="Courier New" w:cs="Courier New"/>
          <w:color w:val="37474F"/>
          <w:sz w:val="21"/>
          <w:szCs w:val="21"/>
        </w:rPr>
        <w:t>：</w:t>
      </w:r>
      <w:r>
        <w:rPr>
          <w:rFonts w:ascii="Courier New" w:hAnsi="Courier New" w:cs="Courier New"/>
          <w:color w:val="37474F"/>
          <w:sz w:val="21"/>
          <w:szCs w:val="21"/>
        </w:rPr>
        <w:t xml:space="preserve">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假</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是</w:t>
      </w:r>
      <w:r>
        <w:rPr>
          <w:rFonts w:ascii="Courier New" w:hAnsi="Courier New" w:cs="Courier New"/>
          <w:color w:val="37474F"/>
          <w:sz w:val="21"/>
          <w:szCs w:val="21"/>
        </w:rPr>
        <w:t>GPU</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上的</w:t>
      </w:r>
      <w:r>
        <w:rPr>
          <w:rFonts w:ascii="Courier New" w:hAnsi="Courier New" w:cs="Courier New"/>
          <w:color w:val="37474F"/>
          <w:sz w:val="21"/>
          <w:szCs w:val="21"/>
        </w:rPr>
        <w:t>Tensor</w:t>
      </w:r>
      <w:r>
        <w:rPr>
          <w:rFonts w:ascii="Courier New" w:hAnsi="Courier New" w:cs="Courier New"/>
          <w:color w:val="37474F"/>
          <w:sz w:val="21"/>
          <w:szCs w:val="21"/>
        </w:rPr>
        <w:t>：</w:t>
      </w:r>
      <w:r>
        <w:rPr>
          <w:rFonts w:ascii="Courier New" w:hAnsi="Courier New" w:cs="Courier New"/>
          <w:color w:val="37474F"/>
          <w:sz w:val="21"/>
          <w:szCs w:val="21"/>
        </w:rPr>
        <w:t xml:space="preserve">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假</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设备名称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该</w:t>
      </w:r>
      <w:r>
        <w:rPr>
          <w:rStyle w:val="HTML"/>
          <w:rFonts w:ascii="Courier New" w:hAnsi="Courier New" w:cs="Courier New"/>
          <w:color w:val="37474F"/>
          <w:sz w:val="22"/>
          <w:szCs w:val="22"/>
          <w:shd w:val="clear" w:color="auto" w:fill="F7F7F7"/>
        </w:rPr>
        <w:t>Tensor.device</w:t>
      </w:r>
      <w:r>
        <w:rPr>
          <w:rFonts w:ascii="Arial" w:hAnsi="Arial" w:cs="Arial"/>
          <w:color w:val="212121"/>
        </w:rPr>
        <w:t>属性提供</w:t>
      </w:r>
      <w:ins w:id="970" w:author="Shirley Li" w:date="2018-12-03T08:41:00Z">
        <w:r w:rsidR="003932EC">
          <w:rPr>
            <w:rFonts w:ascii="Arial" w:hAnsi="Arial" w:cs="Arial" w:hint="eastAsia"/>
            <w:color w:val="212121"/>
          </w:rPr>
          <w:t>管理</w:t>
        </w:r>
      </w:ins>
      <w:del w:id="971" w:author="Shirley Li" w:date="2018-12-03T08:41:00Z">
        <w:r w:rsidDel="003932EC">
          <w:rPr>
            <w:rFonts w:ascii="Arial" w:hAnsi="Arial" w:cs="Arial"/>
            <w:color w:val="212121"/>
          </w:rPr>
          <w:delText>托管</w:delText>
        </w:r>
      </w:del>
      <w:r>
        <w:rPr>
          <w:rFonts w:ascii="Arial" w:hAnsi="Arial" w:cs="Arial"/>
          <w:color w:val="212121"/>
        </w:rPr>
        <w:t>张量内容的设备</w:t>
      </w:r>
      <w:del w:id="972" w:author="Shirley Li" w:date="2018-12-03T08:41:00Z">
        <w:r w:rsidDel="00A01392">
          <w:rPr>
            <w:rFonts w:ascii="Arial" w:hAnsi="Arial" w:cs="Arial" w:hint="eastAsia"/>
            <w:color w:val="212121"/>
          </w:rPr>
          <w:delText>的完全限定字符串名称</w:delText>
        </w:r>
      </w:del>
      <w:ins w:id="973" w:author="Shirley Li" w:date="2018-12-03T08:41:00Z">
        <w:r w:rsidR="00A01392">
          <w:rPr>
            <w:rFonts w:ascii="Arial" w:hAnsi="Arial" w:cs="Arial" w:hint="eastAsia"/>
            <w:color w:val="212121"/>
          </w:rPr>
          <w:t>名称列表</w:t>
        </w:r>
      </w:ins>
      <w:r>
        <w:rPr>
          <w:rFonts w:ascii="Arial" w:hAnsi="Arial" w:cs="Arial"/>
          <w:color w:val="212121"/>
        </w:rPr>
        <w:t>。</w:t>
      </w:r>
      <w:del w:id="974" w:author="Shirley Li" w:date="2018-12-03T08:41:00Z">
        <w:r w:rsidDel="003932EC">
          <w:rPr>
            <w:rFonts w:ascii="Arial" w:hAnsi="Arial" w:cs="Arial" w:hint="eastAsia"/>
            <w:color w:val="212121"/>
          </w:rPr>
          <w:delText>此</w:delText>
        </w:r>
        <w:r w:rsidR="003932EC" w:rsidDel="003932EC">
          <w:rPr>
            <w:rFonts w:ascii="Arial" w:hAnsi="Arial" w:cs="Arial" w:hint="eastAsia"/>
            <w:color w:val="212121"/>
          </w:rPr>
          <w:delText>名称编码许多详细信息</w:delText>
        </w:r>
      </w:del>
      <w:ins w:id="975" w:author="Shirley Li" w:date="2018-12-03T08:41:00Z">
        <w:r w:rsidR="003932EC">
          <w:rPr>
            <w:rFonts w:ascii="Arial" w:hAnsi="Arial" w:cs="Arial" w:hint="eastAsia"/>
            <w:color w:val="212121"/>
          </w:rPr>
          <w:t>这个名称列表包含</w:t>
        </w:r>
      </w:ins>
      <w:ins w:id="976" w:author="Shirley Li" w:date="2018-12-03T08:42:00Z">
        <w:r w:rsidR="003932EC">
          <w:rPr>
            <w:rFonts w:ascii="Arial" w:hAnsi="Arial" w:cs="Arial" w:hint="eastAsia"/>
            <w:color w:val="212121"/>
          </w:rPr>
          <w:t>很多</w:t>
        </w:r>
        <w:r w:rsidR="00C74830">
          <w:rPr>
            <w:rFonts w:ascii="Arial" w:hAnsi="Arial" w:cs="Arial" w:hint="eastAsia"/>
            <w:color w:val="212121"/>
          </w:rPr>
          <w:t>信息</w:t>
        </w:r>
      </w:ins>
      <w:r>
        <w:rPr>
          <w:rFonts w:ascii="Arial" w:hAnsi="Arial" w:cs="Arial"/>
          <w:color w:val="212121"/>
        </w:rPr>
        <w:t>，例如正在执行此程序的主机的网络</w:t>
      </w:r>
      <w:ins w:id="977" w:author="Shirley Li" w:date="2018-12-03T08:42:00Z">
        <w:r w:rsidR="00ED7932">
          <w:rPr>
            <w:rFonts w:ascii="Arial" w:hAnsi="Arial" w:cs="Arial" w:hint="eastAsia"/>
            <w:color w:val="212121"/>
          </w:rPr>
          <w:t>ip</w:t>
        </w:r>
      </w:ins>
      <w:r>
        <w:rPr>
          <w:rFonts w:ascii="Arial" w:hAnsi="Arial" w:cs="Arial"/>
          <w:color w:val="212121"/>
        </w:rPr>
        <w:t>地址</w:t>
      </w:r>
      <w:del w:id="978" w:author="Shirley Li" w:date="2018-12-03T08:42:00Z">
        <w:r w:rsidDel="00ED7932">
          <w:rPr>
            <w:rFonts w:ascii="Arial" w:hAnsi="Arial" w:cs="Arial"/>
            <w:color w:val="212121"/>
          </w:rPr>
          <w:delText>的标识符</w:delText>
        </w:r>
      </w:del>
      <w:r>
        <w:rPr>
          <w:rFonts w:ascii="Arial" w:hAnsi="Arial" w:cs="Arial"/>
          <w:color w:val="212121"/>
        </w:rPr>
        <w:t>以及该主机中的设备</w:t>
      </w:r>
      <w:ins w:id="979" w:author="Shirley Li" w:date="2018-12-03T08:42:00Z">
        <w:r w:rsidR="00ED7932">
          <w:rPr>
            <w:rFonts w:ascii="Arial" w:hAnsi="Arial" w:cs="Arial" w:hint="eastAsia"/>
            <w:color w:val="212121"/>
          </w:rPr>
          <w:t>等</w:t>
        </w:r>
      </w:ins>
      <w:r>
        <w:rPr>
          <w:rFonts w:ascii="Arial" w:hAnsi="Arial" w:cs="Arial"/>
          <w:color w:val="212121"/>
        </w:rPr>
        <w:t>。这是</w:t>
      </w:r>
      <w:ins w:id="980" w:author="Shirley Li" w:date="2018-12-03T08:42:00Z">
        <w:r w:rsidR="002954DD">
          <w:rPr>
            <w:rFonts w:ascii="Arial" w:hAnsi="Arial" w:cs="Arial"/>
            <w:color w:val="212121"/>
          </w:rPr>
          <w:t>执行</w:t>
        </w:r>
      </w:ins>
      <w:r>
        <w:rPr>
          <w:rFonts w:ascii="Arial" w:hAnsi="Arial" w:cs="Arial"/>
          <w:color w:val="212121"/>
        </w:rPr>
        <w:t>分布式</w:t>
      </w:r>
      <w:del w:id="981" w:author="Shirley Li" w:date="2018-12-03T08:42:00Z">
        <w:r w:rsidDel="002954DD">
          <w:rPr>
            <w:rFonts w:ascii="Arial" w:hAnsi="Arial" w:cs="Arial"/>
            <w:color w:val="212121"/>
          </w:rPr>
          <w:delText>执行</w:delText>
        </w:r>
      </w:del>
      <w:r>
        <w:rPr>
          <w:rFonts w:ascii="Arial" w:hAnsi="Arial" w:cs="Arial"/>
          <w:color w:val="212121"/>
        </w:rPr>
        <w:t>TensorFlow</w:t>
      </w:r>
      <w:r>
        <w:rPr>
          <w:rFonts w:ascii="Arial" w:hAnsi="Arial" w:cs="Arial"/>
          <w:color w:val="212121"/>
        </w:rPr>
        <w:t>程序所必需的。</w:t>
      </w:r>
      <w:del w:id="982" w:author="Shirley Li" w:date="2018-12-03T08:43:00Z">
        <w:r w:rsidDel="00D909AA">
          <w:rPr>
            <w:rStyle w:val="HTML"/>
            <w:rFonts w:ascii="Courier New" w:hAnsi="Courier New" w:cs="Courier New"/>
            <w:color w:val="37474F"/>
            <w:sz w:val="22"/>
            <w:szCs w:val="22"/>
            <w:shd w:val="clear" w:color="auto" w:fill="F7F7F7"/>
          </w:rPr>
          <w:delText>GPU:&lt;N&gt;</w:delText>
        </w:r>
      </w:del>
      <w:r>
        <w:rPr>
          <w:rFonts w:ascii="Arial" w:hAnsi="Arial" w:cs="Arial"/>
          <w:color w:val="212121"/>
        </w:rPr>
        <w:t>如果张量</w:t>
      </w:r>
      <w:del w:id="983" w:author="Shirley Li" w:date="2018-12-03T08:43:00Z">
        <w:r w:rsidDel="007C5E2E">
          <w:rPr>
            <w:rFonts w:ascii="Arial" w:hAnsi="Arial" w:cs="Arial"/>
            <w:color w:val="212121"/>
          </w:rPr>
          <w:delText>位于</w:delText>
        </w:r>
      </w:del>
      <w:ins w:id="984" w:author="Shirley Li" w:date="2018-12-03T08:43:00Z">
        <w:r w:rsidR="007C5E2E">
          <w:rPr>
            <w:rFonts w:ascii="Arial" w:hAnsi="Arial" w:cs="Arial" w:hint="eastAsia"/>
            <w:color w:val="212121"/>
          </w:rPr>
          <w:t>在第</w:t>
        </w:r>
      </w:ins>
      <w:r>
        <w:rPr>
          <w:rStyle w:val="HTML"/>
          <w:rFonts w:ascii="Courier New" w:hAnsi="Courier New" w:cs="Courier New"/>
          <w:color w:val="37474F"/>
          <w:sz w:val="22"/>
          <w:szCs w:val="22"/>
          <w:shd w:val="clear" w:color="auto" w:fill="F7F7F7"/>
        </w:rPr>
        <w:t>N</w:t>
      </w:r>
      <w:r>
        <w:rPr>
          <w:rFonts w:ascii="Arial" w:hAnsi="Arial" w:cs="Arial"/>
          <w:color w:val="212121"/>
        </w:rPr>
        <w:t>主机上的</w:t>
      </w:r>
      <w:ins w:id="985" w:author="Shirley Li" w:date="2018-12-03T08:43:00Z">
        <w:r w:rsidR="006631F5">
          <w:rPr>
            <w:rFonts w:ascii="Arial" w:hAnsi="Arial" w:cs="Arial" w:hint="eastAsia"/>
            <w:color w:val="212121"/>
          </w:rPr>
          <w:t>G</w:t>
        </w:r>
      </w:ins>
      <w:del w:id="986" w:author="Shirley Li" w:date="2018-12-03T08:43:00Z">
        <w:r w:rsidDel="006631F5">
          <w:rPr>
            <w:rFonts w:ascii="Arial" w:hAnsi="Arial" w:cs="Arial"/>
            <w:color w:val="212121"/>
          </w:rPr>
          <w:delText>第</w:delText>
        </w:r>
        <w:r w:rsidDel="006631F5">
          <w:rPr>
            <w:rFonts w:ascii="Arial" w:hAnsi="Arial" w:cs="Arial"/>
            <w:color w:val="212121"/>
          </w:rPr>
          <w:delText>-G</w:delText>
        </w:r>
      </w:del>
      <w:r>
        <w:rPr>
          <w:rFonts w:ascii="Arial" w:hAnsi="Arial" w:cs="Arial"/>
          <w:color w:val="212121"/>
        </w:rPr>
        <w:t>PU</w:t>
      </w:r>
      <w:r>
        <w:rPr>
          <w:rFonts w:ascii="Arial" w:hAnsi="Arial" w:cs="Arial"/>
          <w:color w:val="212121"/>
        </w:rPr>
        <w:t>上</w:t>
      </w:r>
      <w:ins w:id="987" w:author="Shirley Li" w:date="2018-12-03T08:43:00Z">
        <w:r w:rsidR="00A76C33">
          <w:rPr>
            <w:rFonts w:ascii="Arial" w:hAnsi="Arial" w:cs="Arial" w:hint="eastAsia"/>
            <w:color w:val="212121"/>
          </w:rPr>
          <w:t>执行</w:t>
        </w:r>
      </w:ins>
      <w:r>
        <w:rPr>
          <w:rFonts w:ascii="Arial" w:hAnsi="Arial" w:cs="Arial"/>
          <w:color w:val="212121"/>
        </w:rPr>
        <w:t>，则字符串</w:t>
      </w:r>
      <w:ins w:id="988" w:author="Shirley Li" w:date="2018-12-03T08:43:00Z">
        <w:r w:rsidR="00D909AA">
          <w:rPr>
            <w:rFonts w:ascii="Arial" w:hAnsi="Arial" w:cs="Arial" w:hint="eastAsia"/>
            <w:color w:val="212121"/>
          </w:rPr>
          <w:t>以</w:t>
        </w:r>
        <w:r w:rsidR="00D909AA">
          <w:rPr>
            <w:rStyle w:val="HTML"/>
            <w:rFonts w:ascii="Courier New" w:hAnsi="Courier New" w:cs="Courier New"/>
            <w:color w:val="37474F"/>
            <w:sz w:val="22"/>
            <w:szCs w:val="22"/>
            <w:shd w:val="clear" w:color="auto" w:fill="F7F7F7"/>
          </w:rPr>
          <w:t>GPU:&lt;N&gt;</w:t>
        </w:r>
      </w:ins>
      <w:r>
        <w:rPr>
          <w:rFonts w:ascii="Arial" w:hAnsi="Arial" w:cs="Arial"/>
          <w:color w:val="212121"/>
        </w:rPr>
        <w:t>结束。</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显</w:t>
      </w:r>
      <w:proofErr w:type="gramStart"/>
      <w:r>
        <w:rPr>
          <w:rFonts w:ascii="Arial" w:hAnsi="Arial" w:cs="Arial"/>
          <w:b w:val="0"/>
          <w:bCs w:val="0"/>
          <w:color w:val="212121"/>
          <w:sz w:val="30"/>
          <w:szCs w:val="30"/>
        </w:rPr>
        <w:t>式设备</w:t>
      </w:r>
      <w:proofErr w:type="gramEnd"/>
      <w:r>
        <w:rPr>
          <w:rFonts w:ascii="Arial" w:hAnsi="Arial" w:cs="Arial"/>
          <w:b w:val="0"/>
          <w:bCs w:val="0"/>
          <w:color w:val="212121"/>
          <w:sz w:val="30"/>
          <w:szCs w:val="30"/>
        </w:rPr>
        <w:t>放置</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中的术语</w:t>
      </w:r>
      <w:r>
        <w:rPr>
          <w:rFonts w:ascii="Arial" w:hAnsi="Arial" w:cs="Arial"/>
          <w:color w:val="212121"/>
        </w:rPr>
        <w:t>“</w:t>
      </w:r>
      <w:del w:id="989" w:author="Shirley Li" w:date="2018-12-03T08:43:00Z">
        <w:r w:rsidDel="002B1FF6">
          <w:rPr>
            <w:rFonts w:ascii="Arial" w:hAnsi="Arial" w:cs="Arial" w:hint="eastAsia"/>
            <w:color w:val="212121"/>
          </w:rPr>
          <w:delText>放置</w:delText>
        </w:r>
      </w:del>
      <w:ins w:id="990" w:author="Shirley Li" w:date="2018-12-03T08:43:00Z">
        <w:r w:rsidR="002B1FF6">
          <w:rPr>
            <w:rFonts w:ascii="Arial" w:hAnsi="Arial" w:cs="Arial" w:hint="eastAsia"/>
            <w:color w:val="212121"/>
          </w:rPr>
          <w:t>placement</w:t>
        </w:r>
      </w:ins>
      <w:r>
        <w:rPr>
          <w:rFonts w:ascii="Arial" w:hAnsi="Arial" w:cs="Arial"/>
          <w:color w:val="212121"/>
        </w:rPr>
        <w:t>”</w:t>
      </w:r>
      <w:r>
        <w:rPr>
          <w:rFonts w:ascii="Arial" w:hAnsi="Arial" w:cs="Arial"/>
          <w:color w:val="212121"/>
        </w:rPr>
        <w:t>指的是如何为</w:t>
      </w:r>
      <w:del w:id="991" w:author="Shirley Li" w:date="2018-12-03T08:44:00Z">
        <w:r w:rsidDel="0024582C">
          <w:rPr>
            <w:rFonts w:ascii="Arial" w:hAnsi="Arial" w:cs="Arial"/>
            <w:color w:val="212121"/>
          </w:rPr>
          <w:delText>执行</w:delText>
        </w:r>
        <w:r w:rsidDel="00A07DB1">
          <w:rPr>
            <w:rFonts w:ascii="Arial" w:hAnsi="Arial" w:cs="Arial"/>
            <w:color w:val="212121"/>
          </w:rPr>
          <w:delText>设备分配（放置）</w:delText>
        </w:r>
      </w:del>
      <w:r>
        <w:rPr>
          <w:rFonts w:ascii="Arial" w:hAnsi="Arial" w:cs="Arial"/>
          <w:color w:val="212121"/>
        </w:rPr>
        <w:t>各个</w:t>
      </w:r>
      <w:ins w:id="992" w:author="Shirley Li" w:date="2018-12-03T08:44:00Z">
        <w:r w:rsidR="0024582C">
          <w:rPr>
            <w:rFonts w:ascii="Arial" w:hAnsi="Arial" w:cs="Arial"/>
            <w:color w:val="212121"/>
          </w:rPr>
          <w:t>执行</w:t>
        </w:r>
      </w:ins>
      <w:r>
        <w:rPr>
          <w:rFonts w:ascii="Arial" w:hAnsi="Arial" w:cs="Arial"/>
          <w:color w:val="212121"/>
        </w:rPr>
        <w:t>操作</w:t>
      </w:r>
      <w:ins w:id="993" w:author="Shirley Li" w:date="2018-12-03T08:44:00Z">
        <w:r w:rsidR="00210AD0">
          <w:rPr>
            <w:rFonts w:ascii="Arial" w:hAnsi="Arial" w:cs="Arial" w:hint="eastAsia"/>
            <w:color w:val="212121"/>
          </w:rPr>
          <w:t>分配合适的装置</w:t>
        </w:r>
      </w:ins>
      <w:r>
        <w:rPr>
          <w:rFonts w:ascii="Arial" w:hAnsi="Arial" w:cs="Arial"/>
          <w:color w:val="212121"/>
        </w:rPr>
        <w:t>。如上所述，当没有提供明确的</w:t>
      </w:r>
      <w:del w:id="994" w:author="Shirley Li" w:date="2018-12-03T08:44:00Z">
        <w:r w:rsidDel="00467B68">
          <w:rPr>
            <w:rFonts w:ascii="Arial" w:hAnsi="Arial" w:cs="Arial" w:hint="eastAsia"/>
            <w:color w:val="212121"/>
          </w:rPr>
          <w:delText>指导</w:delText>
        </w:r>
      </w:del>
      <w:ins w:id="995" w:author="Shirley Li" w:date="2018-12-03T08:44:00Z">
        <w:r w:rsidR="00467B68">
          <w:rPr>
            <w:rFonts w:ascii="Arial" w:hAnsi="Arial" w:cs="Arial" w:hint="eastAsia"/>
            <w:color w:val="212121"/>
          </w:rPr>
          <w:t>指示</w:t>
        </w:r>
      </w:ins>
      <w:r>
        <w:rPr>
          <w:rFonts w:ascii="Arial" w:hAnsi="Arial" w:cs="Arial"/>
          <w:color w:val="212121"/>
        </w:rPr>
        <w:t>时，</w:t>
      </w:r>
      <w:r>
        <w:rPr>
          <w:rFonts w:ascii="Arial" w:hAnsi="Arial" w:cs="Arial"/>
          <w:color w:val="212121"/>
        </w:rPr>
        <w:t>TensorFlow</w:t>
      </w:r>
      <w:r>
        <w:rPr>
          <w:rFonts w:ascii="Arial" w:hAnsi="Arial" w:cs="Arial"/>
          <w:color w:val="212121"/>
        </w:rPr>
        <w:t>会自动决定执行操作的设备，并在需要时将</w:t>
      </w:r>
      <w:r>
        <w:rPr>
          <w:rFonts w:ascii="Arial" w:hAnsi="Arial" w:cs="Arial"/>
          <w:color w:val="212121"/>
        </w:rPr>
        <w:t>Tensors</w:t>
      </w:r>
      <w:r>
        <w:rPr>
          <w:rFonts w:ascii="Arial" w:hAnsi="Arial" w:cs="Arial"/>
          <w:color w:val="212121"/>
        </w:rPr>
        <w:t>复制到该设备。但是，可以使用</w:t>
      </w:r>
      <w:hyperlink r:id="rId76" w:history="1">
        <w:r>
          <w:rPr>
            <w:rStyle w:val="HTML"/>
            <w:rFonts w:ascii="Courier New" w:hAnsi="Courier New" w:cs="Courier New"/>
            <w:color w:val="039BE5"/>
            <w:sz w:val="22"/>
            <w:szCs w:val="22"/>
            <w:shd w:val="clear" w:color="auto" w:fill="F7F7F7"/>
          </w:rPr>
          <w:t>tf.device</w:t>
        </w:r>
      </w:hyperlink>
      <w:del w:id="996" w:author="Shirley Li" w:date="2018-12-03T08:45:00Z">
        <w:r w:rsidDel="00EF3254">
          <w:rPr>
            <w:rFonts w:ascii="Arial" w:hAnsi="Arial" w:cs="Arial" w:hint="eastAsia"/>
            <w:color w:val="212121"/>
          </w:rPr>
          <w:delText>上下文</w:delText>
        </w:r>
      </w:del>
      <w:ins w:id="997" w:author="Shirley Li" w:date="2018-12-03T08:45:00Z">
        <w:r w:rsidR="00EF3254">
          <w:rPr>
            <w:rFonts w:ascii="Arial" w:hAnsi="Arial" w:cs="Arial" w:hint="eastAsia"/>
            <w:color w:val="212121"/>
          </w:rPr>
          <w:t>内容</w:t>
        </w:r>
      </w:ins>
      <w:r>
        <w:rPr>
          <w:rFonts w:ascii="Arial" w:hAnsi="Arial" w:cs="Arial"/>
          <w:color w:val="212121"/>
        </w:rPr>
        <w:t>管理器</w:t>
      </w:r>
      <w:del w:id="998" w:author="Shirley Li" w:date="2018-12-03T08:45:00Z">
        <w:r w:rsidDel="00A80F1B">
          <w:rPr>
            <w:rFonts w:ascii="Arial" w:hAnsi="Arial" w:cs="Arial"/>
            <w:color w:val="212121"/>
          </w:rPr>
          <w:delText>将</w:delText>
        </w:r>
      </w:del>
      <w:ins w:id="999" w:author="Shirley Li" w:date="2018-12-03T08:45:00Z">
        <w:r w:rsidR="00A80F1B">
          <w:rPr>
            <w:rFonts w:ascii="Arial" w:hAnsi="Arial" w:cs="Arial"/>
            <w:color w:val="212121"/>
          </w:rPr>
          <w:t>显</w:t>
        </w:r>
        <w:proofErr w:type="gramStart"/>
        <w:r w:rsidR="00A80F1B">
          <w:rPr>
            <w:rFonts w:ascii="Arial" w:hAnsi="Arial" w:cs="Arial"/>
            <w:color w:val="212121"/>
          </w:rPr>
          <w:t>式</w:t>
        </w:r>
        <w:r w:rsidR="00A80F1B">
          <w:rPr>
            <w:rFonts w:ascii="Arial" w:hAnsi="Arial" w:cs="Arial" w:hint="eastAsia"/>
            <w:color w:val="212121"/>
          </w:rPr>
          <w:t>要求</w:t>
        </w:r>
      </w:ins>
      <w:proofErr w:type="gramEnd"/>
      <w:r>
        <w:rPr>
          <w:rFonts w:ascii="Arial" w:hAnsi="Arial" w:cs="Arial"/>
          <w:color w:val="212121"/>
        </w:rPr>
        <w:t>TensorFlow</w:t>
      </w:r>
      <w:r>
        <w:rPr>
          <w:rFonts w:ascii="Arial" w:hAnsi="Arial" w:cs="Arial"/>
          <w:color w:val="212121"/>
        </w:rPr>
        <w:t>操作</w:t>
      </w:r>
      <w:del w:id="1000" w:author="Shirley Li" w:date="2018-12-03T08:45:00Z">
        <w:r w:rsidDel="00A80F1B">
          <w:rPr>
            <w:rFonts w:ascii="Arial" w:hAnsi="Arial" w:cs="Arial"/>
            <w:color w:val="212121"/>
          </w:rPr>
          <w:delText>显式</w:delText>
        </w:r>
        <w:r w:rsidDel="00424AA7">
          <w:rPr>
            <w:rFonts w:ascii="Arial" w:hAnsi="Arial" w:cs="Arial"/>
            <w:color w:val="212121"/>
          </w:rPr>
          <w:delText>放置</w:delText>
        </w:r>
      </w:del>
      <w:ins w:id="1001" w:author="Shirley Li" w:date="2018-12-03T08:45:00Z">
        <w:r w:rsidR="00424AA7">
          <w:rPr>
            <w:rFonts w:ascii="Arial" w:hAnsi="Arial" w:cs="Arial" w:hint="eastAsia"/>
            <w:color w:val="212121"/>
          </w:rPr>
          <w:t>运行</w:t>
        </w:r>
      </w:ins>
      <w:r>
        <w:rPr>
          <w:rFonts w:ascii="Arial" w:hAnsi="Arial" w:cs="Arial"/>
          <w:color w:val="212121"/>
        </w:rPr>
        <w:t>在特定设备上。例如：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time_matmul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timeit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Force execution on CPU</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"On CPU:"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str"/>
          <w:rFonts w:ascii="Courier New" w:hAnsi="Courier New" w:cs="Courier New"/>
          <w:color w:val="0D904F"/>
          <w:sz w:val="21"/>
          <w:szCs w:val="21"/>
        </w:rPr>
        <w:t>"CPU:0"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random_uniform</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endswith</w:t>
      </w:r>
      <w:r>
        <w:rPr>
          <w:rStyle w:val="pun"/>
          <w:rFonts w:ascii="Courier New" w:hAnsi="Courier New" w:cs="Courier New"/>
          <w:color w:val="37474F"/>
          <w:sz w:val="21"/>
          <w:szCs w:val="21"/>
        </w:rPr>
        <w:t>(</w:t>
      </w:r>
      <w:r>
        <w:rPr>
          <w:rStyle w:val="str"/>
          <w:rFonts w:ascii="Courier New" w:hAnsi="Courier New" w:cs="Courier New"/>
          <w:color w:val="0D904F"/>
          <w:sz w:val="21"/>
          <w:szCs w:val="21"/>
        </w:rPr>
        <w:t>"CPU:0"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time_matmul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lastRenderedPageBreak/>
        <w:br/>
      </w:r>
      <w:r>
        <w:rPr>
          <w:rStyle w:val="com"/>
          <w:rFonts w:ascii="Courier New" w:hAnsi="Courier New" w:cs="Courier New"/>
          <w:color w:val="D81B60"/>
          <w:sz w:val="21"/>
          <w:szCs w:val="21"/>
        </w:rPr>
        <w:t># Force execution on GPU #0 if available</w:t>
      </w:r>
      <w:r>
        <w:rPr>
          <w:rFonts w:ascii="Courier New" w:hAnsi="Courier New" w:cs="Courier New"/>
          <w:color w:val="37474F"/>
          <w:sz w:val="21"/>
          <w:szCs w:val="21"/>
        </w:rPr>
        <w:br/>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w:t>
      </w:r>
      <w:r>
        <w:rPr>
          <w:rStyle w:val="pun"/>
          <w:rFonts w:ascii="Courier New" w:hAnsi="Courier New" w:cs="Courier New"/>
          <w:color w:val="37474F"/>
          <w:sz w:val="21"/>
          <w:szCs w:val="21"/>
        </w:rPr>
        <w:t>.</w:t>
      </w:r>
      <w:r>
        <w:rPr>
          <w:rStyle w:val="pln"/>
          <w:rFonts w:ascii="Courier New" w:hAnsi="Courier New" w:cs="Courier New"/>
          <w:color w:val="37474F"/>
          <w:sz w:val="21"/>
          <w:szCs w:val="21"/>
        </w:rPr>
        <w:t>is_gpu_available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str"/>
          <w:rFonts w:ascii="Courier New" w:hAnsi="Courier New" w:cs="Courier New"/>
          <w:color w:val="0D904F"/>
          <w:sz w:val="21"/>
          <w:szCs w:val="21"/>
        </w:rPr>
        <w:t>"GPU:0"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Or GPU:1 for the 2nd GPU, GPU:2 for the 3rd etc.</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random_uniform</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device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endswith</w:t>
      </w:r>
      <w:r>
        <w:rPr>
          <w:rStyle w:val="pun"/>
          <w:rFonts w:ascii="Courier New" w:hAnsi="Courier New" w:cs="Courier New"/>
          <w:color w:val="37474F"/>
          <w:sz w:val="21"/>
          <w:szCs w:val="21"/>
        </w:rPr>
        <w:t>(</w:t>
      </w:r>
      <w:r>
        <w:rPr>
          <w:rStyle w:val="str"/>
          <w:rFonts w:ascii="Courier New" w:hAnsi="Courier New" w:cs="Courier New"/>
          <w:color w:val="0D904F"/>
          <w:sz w:val="21"/>
          <w:szCs w:val="21"/>
        </w:rPr>
        <w:t>"GPU:0"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time_matmul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在</w:t>
      </w:r>
      <w:r>
        <w:rPr>
          <w:rFonts w:ascii="Courier New" w:hAnsi="Courier New" w:cs="Courier New"/>
          <w:color w:val="37474F"/>
          <w:sz w:val="21"/>
          <w:szCs w:val="21"/>
        </w:rPr>
        <w:t>CPU</w:t>
      </w:r>
      <w:r>
        <w:rPr>
          <w:rFonts w:ascii="Courier New" w:hAnsi="Courier New" w:cs="Courier New"/>
          <w:color w:val="37474F"/>
          <w:sz w:val="21"/>
          <w:szCs w:val="21"/>
        </w:rPr>
        <w:t>上：</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每回路</w:t>
      </w:r>
      <w:r>
        <w:rPr>
          <w:rFonts w:ascii="Courier New" w:hAnsi="Courier New" w:cs="Courier New"/>
          <w:color w:val="37474F"/>
          <w:sz w:val="21"/>
          <w:szCs w:val="21"/>
        </w:rPr>
        <w:t>7.09 ms±151μs</w:t>
      </w:r>
      <w:r>
        <w:rPr>
          <w:rFonts w:ascii="Courier New" w:hAnsi="Courier New" w:cs="Courier New"/>
          <w:color w:val="37474F"/>
          <w:sz w:val="21"/>
          <w:szCs w:val="21"/>
        </w:rPr>
        <w:t>（平均值</w:t>
      </w:r>
      <w:r>
        <w:rPr>
          <w:rFonts w:ascii="Courier New" w:hAnsi="Courier New" w:cs="Courier New"/>
          <w:color w:val="37474F"/>
          <w:sz w:val="21"/>
          <w:szCs w:val="21"/>
        </w:rPr>
        <w:t>±</w:t>
      </w:r>
      <w:r>
        <w:rPr>
          <w:rFonts w:ascii="Courier New" w:hAnsi="Courier New" w:cs="Courier New"/>
          <w:color w:val="37474F"/>
          <w:sz w:val="21"/>
          <w:szCs w:val="21"/>
        </w:rPr>
        <w:t>标准偏差，</w:t>
      </w:r>
      <w:r>
        <w:rPr>
          <w:rFonts w:ascii="Courier New" w:hAnsi="Courier New" w:cs="Courier New"/>
          <w:color w:val="37474F"/>
          <w:sz w:val="21"/>
          <w:szCs w:val="21"/>
        </w:rPr>
        <w:t>7</w:t>
      </w:r>
      <w:r>
        <w:rPr>
          <w:rFonts w:ascii="Courier New" w:hAnsi="Courier New" w:cs="Courier New"/>
          <w:color w:val="37474F"/>
          <w:sz w:val="21"/>
          <w:szCs w:val="21"/>
        </w:rPr>
        <w:t>次运行，每次</w:t>
      </w:r>
      <w:r>
        <w:rPr>
          <w:rFonts w:ascii="Courier New" w:hAnsi="Courier New" w:cs="Courier New"/>
          <w:color w:val="37474F"/>
          <w:sz w:val="21"/>
          <w:szCs w:val="21"/>
        </w:rPr>
        <w:t>100</w:t>
      </w:r>
      <w:r>
        <w:rPr>
          <w:rFonts w:ascii="Courier New" w:hAnsi="Courier New" w:cs="Courier New"/>
          <w:color w:val="37474F"/>
          <w:sz w:val="21"/>
          <w:szCs w:val="21"/>
        </w:rPr>
        <w:t>次循环）</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数据集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本节演示了使用</w:t>
      </w:r>
      <w:r>
        <w:rPr>
          <w:rFonts w:ascii="Arial" w:hAnsi="Arial" w:cs="Arial"/>
          <w:color w:val="212121"/>
        </w:rPr>
        <w:t> </w:t>
      </w:r>
      <w:hyperlink r:id="rId77" w:history="1">
        <w:r>
          <w:rPr>
            <w:rStyle w:val="HTML"/>
            <w:rFonts w:ascii="Courier New" w:hAnsi="Courier New" w:cs="Courier New"/>
            <w:color w:val="039BE5"/>
            <w:sz w:val="22"/>
            <w:szCs w:val="22"/>
            <w:shd w:val="clear" w:color="auto" w:fill="F7F7F7"/>
          </w:rPr>
          <w:t>tf.data.Dataset</w:t>
        </w:r>
      </w:hyperlink>
      <w:ins w:id="1002" w:author="Shirley Li" w:date="2018-12-03T08:48:00Z">
        <w:r w:rsidR="00CA518A">
          <w:rPr>
            <w:rFonts w:ascii="Arial" w:hAnsi="Arial" w:cs="Arial"/>
            <w:color w:val="212121"/>
          </w:rPr>
          <w:t>API</w:t>
        </w:r>
        <w:r w:rsidR="00CA518A">
          <w:rPr>
            <w:rFonts w:ascii="Arial" w:hAnsi="Arial" w:cs="Arial" w:hint="eastAsia"/>
            <w:color w:val="212121"/>
          </w:rPr>
          <w:t>来</w:t>
        </w:r>
      </w:ins>
      <w:del w:id="1003" w:author="Shirley Li" w:date="2018-12-03T08:48:00Z">
        <w:r w:rsidDel="00CA518A">
          <w:rPr>
            <w:rFonts w:ascii="Arial" w:hAnsi="Arial" w:cs="Arial"/>
            <w:color w:val="212121"/>
          </w:rPr>
          <w:delText>用于</w:delText>
        </w:r>
      </w:del>
      <w:r>
        <w:rPr>
          <w:rFonts w:ascii="Arial" w:hAnsi="Arial" w:cs="Arial"/>
          <w:color w:val="212121"/>
        </w:rPr>
        <w:t>构建</w:t>
      </w:r>
      <w:del w:id="1004" w:author="Shirley Li" w:date="2018-12-03T08:48:00Z">
        <w:r w:rsidDel="00CA518A">
          <w:rPr>
            <w:rFonts w:ascii="Arial" w:hAnsi="Arial" w:cs="Arial"/>
            <w:color w:val="212121"/>
          </w:rPr>
          <w:delText>管道</w:delText>
        </w:r>
      </w:del>
      <w:ins w:id="1005" w:author="Shirley Li" w:date="2018-12-03T08:48:00Z">
        <w:r w:rsidR="00CA518A">
          <w:rPr>
            <w:rFonts w:ascii="Arial" w:hAnsi="Arial" w:cs="Arial" w:hint="eastAsia"/>
            <w:color w:val="212121"/>
          </w:rPr>
          <w:t>给</w:t>
        </w:r>
      </w:ins>
      <w:del w:id="1006" w:author="Shirley Li" w:date="2018-12-03T08:48:00Z">
        <w:r w:rsidDel="00CA518A">
          <w:rPr>
            <w:rFonts w:ascii="Arial" w:hAnsi="Arial" w:cs="Arial"/>
            <w:color w:val="212121"/>
          </w:rPr>
          <w:delText>以将</w:delText>
        </w:r>
      </w:del>
      <w:ins w:id="1007" w:author="Shirley Li" w:date="2018-12-03T08:48:00Z">
        <w:r w:rsidR="00CA518A">
          <w:rPr>
            <w:rFonts w:ascii="Arial" w:hAnsi="Arial" w:cs="Arial" w:hint="eastAsia"/>
            <w:color w:val="212121"/>
          </w:rPr>
          <w:t>模型提供数据</w:t>
        </w:r>
      </w:ins>
      <w:del w:id="1008" w:author="Shirley Li" w:date="2018-12-03T08:48:00Z">
        <w:r w:rsidDel="00CA518A">
          <w:rPr>
            <w:rFonts w:ascii="Arial" w:hAnsi="Arial" w:cs="Arial"/>
            <w:color w:val="212121"/>
          </w:rPr>
          <w:delText>数据提供给模型</w:delText>
        </w:r>
      </w:del>
      <w:r>
        <w:rPr>
          <w:rFonts w:ascii="Arial" w:hAnsi="Arial" w:cs="Arial"/>
          <w:color w:val="212121"/>
        </w:rPr>
        <w:t>的</w:t>
      </w:r>
      <w:ins w:id="1009" w:author="Shirley Li" w:date="2018-12-03T08:48:00Z">
        <w:r w:rsidR="00CA518A">
          <w:rPr>
            <w:rFonts w:ascii="Arial" w:hAnsi="Arial" w:cs="Arial" w:hint="eastAsia"/>
            <w:color w:val="212121"/>
          </w:rPr>
          <w:t>通道</w:t>
        </w:r>
      </w:ins>
      <w:del w:id="1010" w:author="Shirley Li" w:date="2018-12-03T08:48:00Z">
        <w:r w:rsidDel="00CA518A">
          <w:rPr>
            <w:rFonts w:ascii="Arial" w:hAnsi="Arial" w:cs="Arial"/>
            <w:color w:val="212121"/>
          </w:rPr>
          <w:delText>API</w:delText>
        </w:r>
      </w:del>
      <w:r>
        <w:rPr>
          <w:rFonts w:ascii="Arial" w:hAnsi="Arial" w:cs="Arial"/>
          <w:color w:val="212121"/>
        </w:rPr>
        <w:t>。它涵盖</w:t>
      </w:r>
      <w:ins w:id="1011" w:author="Shirley Li" w:date="2018-12-03T08:48:00Z">
        <w:r w:rsidR="005A317D">
          <w:rPr>
            <w:rFonts w:ascii="Arial" w:hAnsi="Arial" w:cs="Arial" w:hint="eastAsia"/>
            <w:color w:val="212121"/>
          </w:rPr>
          <w:t>两个方面</w:t>
        </w:r>
      </w:ins>
      <w:r>
        <w:rPr>
          <w:rFonts w:ascii="Arial" w:hAnsi="Arial" w:cs="Arial"/>
          <w:color w:val="212121"/>
        </w:rPr>
        <w:t>：</w:t>
      </w:r>
    </w:p>
    <w:p w:rsidR="0048111B" w:rsidRDefault="0048111B" w:rsidP="006F7728">
      <w:pPr>
        <w:widowControl/>
        <w:numPr>
          <w:ilvl w:val="0"/>
          <w:numId w:val="21"/>
        </w:numPr>
        <w:spacing w:before="120" w:after="120"/>
        <w:ind w:left="0"/>
        <w:jc w:val="left"/>
        <w:rPr>
          <w:rFonts w:ascii="Arial" w:hAnsi="Arial" w:cs="Arial"/>
          <w:color w:val="212121"/>
        </w:rPr>
      </w:pPr>
      <w:r>
        <w:rPr>
          <w:rFonts w:ascii="Arial" w:hAnsi="Arial" w:cs="Arial"/>
          <w:color w:val="212121"/>
        </w:rPr>
        <w:t>创建一个</w:t>
      </w:r>
      <w:r>
        <w:rPr>
          <w:rStyle w:val="HTML"/>
          <w:rFonts w:ascii="Courier New" w:hAnsi="Courier New" w:cs="Courier New"/>
          <w:color w:val="37474F"/>
          <w:sz w:val="22"/>
          <w:szCs w:val="22"/>
          <w:shd w:val="clear" w:color="auto" w:fill="F7F7F7"/>
        </w:rPr>
        <w:t>Dataset</w:t>
      </w:r>
      <w:r>
        <w:rPr>
          <w:rFonts w:ascii="Arial" w:hAnsi="Arial" w:cs="Arial"/>
          <w:color w:val="212121"/>
        </w:rPr>
        <w:t>。</w:t>
      </w:r>
    </w:p>
    <w:p w:rsidR="0048111B" w:rsidRDefault="007E019B" w:rsidP="006F7728">
      <w:pPr>
        <w:widowControl/>
        <w:numPr>
          <w:ilvl w:val="0"/>
          <w:numId w:val="21"/>
        </w:numPr>
        <w:spacing w:before="120" w:after="120"/>
        <w:ind w:left="0"/>
        <w:jc w:val="left"/>
        <w:rPr>
          <w:rFonts w:ascii="Arial" w:hAnsi="Arial" w:cs="Arial"/>
          <w:color w:val="212121"/>
        </w:rPr>
      </w:pPr>
      <w:ins w:id="1012" w:author="Shirley Li" w:date="2018-12-03T08:49:00Z">
        <w:r>
          <w:rPr>
            <w:rFonts w:ascii="Arial" w:hAnsi="Arial" w:cs="Arial" w:hint="eastAsia"/>
            <w:color w:val="212121"/>
          </w:rPr>
          <w:t>用</w:t>
        </w:r>
        <w:r w:rsidRPr="007E019B">
          <w:rPr>
            <w:rFonts w:ascii="Arial" w:hAnsi="Arial" w:cs="Arial"/>
            <w:color w:val="212121"/>
          </w:rPr>
          <w:t>eager execution</w:t>
        </w:r>
      </w:ins>
      <w:r w:rsidR="0048111B">
        <w:rPr>
          <w:rFonts w:ascii="Arial" w:hAnsi="Arial" w:cs="Arial"/>
          <w:color w:val="212121"/>
        </w:rPr>
        <w:t>对</w:t>
      </w:r>
      <w:r w:rsidR="0048111B">
        <w:rPr>
          <w:rStyle w:val="HTML"/>
          <w:rFonts w:ascii="Courier New" w:hAnsi="Courier New" w:cs="Courier New"/>
          <w:color w:val="37474F"/>
          <w:sz w:val="22"/>
          <w:szCs w:val="22"/>
          <w:shd w:val="clear" w:color="auto" w:fill="F7F7F7"/>
        </w:rPr>
        <w:t>Dataset</w:t>
      </w:r>
      <w:del w:id="1013" w:author="Shirley Li" w:date="2018-12-03T08:49:00Z">
        <w:r w:rsidR="0048111B" w:rsidDel="007E019B">
          <w:rPr>
            <w:rFonts w:ascii="Arial" w:hAnsi="Arial" w:cs="Arial"/>
            <w:color w:val="212121"/>
          </w:rPr>
          <w:delText>启用了执行的执行进行</w:delText>
        </w:r>
      </w:del>
      <w:r w:rsidR="0048111B">
        <w:rPr>
          <w:rFonts w:ascii="Arial" w:hAnsi="Arial" w:cs="Arial"/>
          <w:color w:val="212121"/>
        </w:rPr>
        <w:t>迭代。</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我们建议使用</w:t>
      </w:r>
      <w:r>
        <w:rPr>
          <w:rStyle w:val="HTML"/>
          <w:rFonts w:ascii="Courier New" w:hAnsi="Courier New" w:cs="Courier New"/>
          <w:color w:val="37474F"/>
          <w:sz w:val="22"/>
          <w:szCs w:val="22"/>
          <w:shd w:val="clear" w:color="auto" w:fill="F7F7F7"/>
        </w:rPr>
        <w:t>Dataset</w:t>
      </w:r>
      <w:r>
        <w:rPr>
          <w:rFonts w:ascii="Arial" w:hAnsi="Arial" w:cs="Arial"/>
          <w:color w:val="212121"/>
        </w:rPr>
        <w:t>s API</w:t>
      </w:r>
      <w:r>
        <w:rPr>
          <w:rFonts w:ascii="Arial" w:hAnsi="Arial" w:cs="Arial"/>
          <w:color w:val="212121"/>
        </w:rPr>
        <w:t>从简单，可重复使用的部分构建高性能，复杂的输入</w:t>
      </w:r>
      <w:ins w:id="1014" w:author="Shirley Li" w:date="2018-12-03T08:53:00Z">
        <w:r w:rsidR="006D0F28">
          <w:rPr>
            <w:rFonts w:ascii="Arial" w:hAnsi="Arial" w:cs="Arial" w:hint="eastAsia"/>
            <w:color w:val="212121"/>
          </w:rPr>
          <w:t>通道</w:t>
        </w:r>
      </w:ins>
      <w:del w:id="1015" w:author="Shirley Li" w:date="2018-12-03T08:53:00Z">
        <w:r w:rsidDel="006D0F28">
          <w:rPr>
            <w:rFonts w:ascii="Arial" w:hAnsi="Arial" w:cs="Arial"/>
            <w:color w:val="212121"/>
          </w:rPr>
          <w:delText>管道</w:delText>
        </w:r>
      </w:del>
      <w:r>
        <w:rPr>
          <w:rFonts w:ascii="Arial" w:hAnsi="Arial" w:cs="Arial"/>
          <w:color w:val="212121"/>
        </w:rPr>
        <w:t>，</w:t>
      </w:r>
      <w:del w:id="1016" w:author="Shirley Li" w:date="2018-12-03T08:54:00Z">
        <w:r w:rsidDel="00222DB3">
          <w:rPr>
            <w:rFonts w:ascii="Arial" w:hAnsi="Arial" w:cs="Arial" w:hint="eastAsia"/>
            <w:color w:val="212121"/>
          </w:rPr>
          <w:delText>这些部分将</w:delText>
        </w:r>
      </w:del>
      <w:ins w:id="1017" w:author="Shirley Li" w:date="2018-12-03T08:54:00Z">
        <w:r w:rsidR="00222DB3">
          <w:rPr>
            <w:rFonts w:ascii="Arial" w:hAnsi="Arial" w:cs="Arial" w:hint="eastAsia"/>
            <w:color w:val="212121"/>
          </w:rPr>
          <w:t>来</w:t>
        </w:r>
      </w:ins>
      <w:r>
        <w:rPr>
          <w:rFonts w:ascii="Arial" w:hAnsi="Arial" w:cs="Arial"/>
          <w:color w:val="212121"/>
        </w:rPr>
        <w:t>为模型的培训或评估循环提供支持。</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如果您熟悉</w:t>
      </w:r>
      <w:r>
        <w:rPr>
          <w:rFonts w:ascii="Arial" w:hAnsi="Arial" w:cs="Arial"/>
          <w:color w:val="212121"/>
        </w:rPr>
        <w:t>TensorFlow</w:t>
      </w:r>
      <w:r>
        <w:rPr>
          <w:rFonts w:ascii="Arial" w:hAnsi="Arial" w:cs="Arial"/>
          <w:color w:val="212121"/>
        </w:rPr>
        <w:t>图，则在</w:t>
      </w:r>
      <w:r>
        <w:rPr>
          <w:rStyle w:val="HTML"/>
          <w:rFonts w:ascii="Courier New" w:hAnsi="Courier New" w:cs="Courier New"/>
          <w:color w:val="37474F"/>
          <w:sz w:val="22"/>
          <w:szCs w:val="22"/>
          <w:shd w:val="clear" w:color="auto" w:fill="F7F7F7"/>
        </w:rPr>
        <w:t>Dataset</w:t>
      </w:r>
      <w:r>
        <w:rPr>
          <w:rFonts w:ascii="Arial" w:hAnsi="Arial" w:cs="Arial"/>
          <w:color w:val="212121"/>
        </w:rPr>
        <w:t>启用</w:t>
      </w:r>
      <w:ins w:id="1018" w:author="Shirley Li" w:date="2018-12-03T09:03:00Z">
        <w:r w:rsidR="007E1CC3" w:rsidRPr="007E1CC3">
          <w:rPr>
            <w:rFonts w:ascii="Arial" w:hAnsi="Arial" w:cs="Arial"/>
            <w:color w:val="212121"/>
          </w:rPr>
          <w:t>eager execution</w:t>
        </w:r>
      </w:ins>
      <w:del w:id="1019" w:author="Shirley Li" w:date="2018-12-03T09:03:00Z">
        <w:r w:rsidDel="007E1CC3">
          <w:rPr>
            <w:rFonts w:ascii="Arial" w:hAnsi="Arial" w:cs="Arial"/>
            <w:color w:val="212121"/>
          </w:rPr>
          <w:delText>eager</w:delText>
        </w:r>
        <w:r w:rsidDel="007E1CC3">
          <w:rPr>
            <w:rFonts w:ascii="Arial" w:hAnsi="Arial" w:cs="Arial"/>
            <w:color w:val="212121"/>
          </w:rPr>
          <w:delText>执行</w:delText>
        </w:r>
      </w:del>
      <w:r>
        <w:rPr>
          <w:rFonts w:ascii="Arial" w:hAnsi="Arial" w:cs="Arial"/>
          <w:color w:val="212121"/>
        </w:rPr>
        <w:t>时，构建对象的</w:t>
      </w:r>
      <w:r>
        <w:rPr>
          <w:rFonts w:ascii="Arial" w:hAnsi="Arial" w:cs="Arial"/>
          <w:color w:val="212121"/>
        </w:rPr>
        <w:t>API </w:t>
      </w:r>
      <w:ins w:id="1020" w:author="Shirley Li" w:date="2018-12-03T09:03:00Z">
        <w:r w:rsidR="00FA5BC7">
          <w:rPr>
            <w:rFonts w:ascii="Arial" w:hAnsi="Arial" w:cs="Arial" w:hint="eastAsia"/>
            <w:color w:val="212121"/>
          </w:rPr>
          <w:t>与不使用</w:t>
        </w:r>
        <w:r w:rsidR="00FA5BC7" w:rsidRPr="00FA5BC7">
          <w:rPr>
            <w:rFonts w:ascii="Arial" w:hAnsi="Arial" w:cs="Arial"/>
            <w:color w:val="212121"/>
          </w:rPr>
          <w:t>eager execution</w:t>
        </w:r>
        <w:r w:rsidR="00FA5BC7">
          <w:rPr>
            <w:rFonts w:ascii="Arial" w:hAnsi="Arial" w:cs="Arial" w:hint="eastAsia"/>
            <w:color w:val="212121"/>
          </w:rPr>
          <w:t>时</w:t>
        </w:r>
      </w:ins>
      <w:r>
        <w:rPr>
          <w:rFonts w:ascii="Arial" w:hAnsi="Arial" w:cs="Arial"/>
          <w:color w:val="212121"/>
        </w:rPr>
        <w:t>保持完全相同，但迭代数据集元素的过程稍微简单一些。您可以对</w:t>
      </w:r>
      <w:hyperlink r:id="rId78" w:history="1">
        <w:r>
          <w:rPr>
            <w:rStyle w:val="HTML"/>
            <w:rFonts w:ascii="Courier New" w:hAnsi="Courier New" w:cs="Courier New"/>
            <w:color w:val="039BE5"/>
            <w:sz w:val="22"/>
            <w:szCs w:val="22"/>
            <w:shd w:val="clear" w:color="auto" w:fill="F7F7F7"/>
          </w:rPr>
          <w:t>tf.data.Dataset</w:t>
        </w:r>
      </w:hyperlink>
      <w:r>
        <w:rPr>
          <w:rFonts w:ascii="Arial" w:hAnsi="Arial" w:cs="Arial"/>
          <w:color w:val="212121"/>
        </w:rPr>
        <w:t>对象使用</w:t>
      </w:r>
      <w:r>
        <w:rPr>
          <w:rFonts w:ascii="Arial" w:hAnsi="Arial" w:cs="Arial"/>
          <w:color w:val="212121"/>
        </w:rPr>
        <w:t>Python</w:t>
      </w:r>
      <w:r>
        <w:rPr>
          <w:rFonts w:ascii="Arial" w:hAnsi="Arial" w:cs="Arial"/>
          <w:color w:val="212121"/>
        </w:rPr>
        <w:t>迭代，而不需要显</w:t>
      </w:r>
      <w:proofErr w:type="gramStart"/>
      <w:r>
        <w:rPr>
          <w:rFonts w:ascii="Arial" w:hAnsi="Arial" w:cs="Arial"/>
          <w:color w:val="212121"/>
        </w:rPr>
        <w:t>式创建</w:t>
      </w:r>
      <w:proofErr w:type="gramEnd"/>
      <w:r w:rsidR="00930C6F">
        <w:fldChar w:fldCharType="begin"/>
      </w:r>
      <w:r w:rsidR="00930C6F">
        <w:instrText xml:space="preserve"> HYPERLINK "https://tensorflow.google.cn/api_docs/python/tf/data/Iterator" </w:instrText>
      </w:r>
      <w:r w:rsidR="00930C6F">
        <w:fldChar w:fldCharType="separate"/>
      </w:r>
      <w:r>
        <w:rPr>
          <w:rStyle w:val="HTML"/>
          <w:rFonts w:ascii="Courier New" w:hAnsi="Courier New" w:cs="Courier New"/>
          <w:color w:val="039BE5"/>
          <w:sz w:val="22"/>
          <w:szCs w:val="22"/>
          <w:shd w:val="clear" w:color="auto" w:fill="F7F7F7"/>
        </w:rPr>
        <w:t>tf.data.Iterator</w:t>
      </w:r>
      <w:r w:rsidR="00930C6F">
        <w:rPr>
          <w:rStyle w:val="HTML"/>
          <w:rFonts w:ascii="Courier New" w:hAnsi="Courier New" w:cs="Courier New"/>
          <w:color w:val="039BE5"/>
          <w:sz w:val="22"/>
          <w:szCs w:val="22"/>
          <w:shd w:val="clear" w:color="auto" w:fill="F7F7F7"/>
        </w:rPr>
        <w:fldChar w:fldCharType="end"/>
      </w:r>
      <w:r>
        <w:rPr>
          <w:rFonts w:ascii="Arial" w:hAnsi="Arial" w:cs="Arial"/>
          <w:color w:val="212121"/>
        </w:rPr>
        <w:t>对象。因此，在启用</w:t>
      </w:r>
      <w:ins w:id="1021" w:author="Shirley Li" w:date="2018-12-03T09:04:00Z">
        <w:r w:rsidR="00435F98" w:rsidRPr="00435F98">
          <w:rPr>
            <w:rFonts w:ascii="Arial" w:hAnsi="Arial" w:cs="Arial"/>
            <w:color w:val="212121"/>
          </w:rPr>
          <w:t>eager execution</w:t>
        </w:r>
      </w:ins>
      <w:del w:id="1022" w:author="Shirley Li" w:date="2018-12-03T09:04:00Z">
        <w:r w:rsidDel="00435F98">
          <w:rPr>
            <w:rFonts w:ascii="Arial" w:hAnsi="Arial" w:cs="Arial"/>
            <w:color w:val="212121"/>
          </w:rPr>
          <w:delText>eager</w:delText>
        </w:r>
        <w:r w:rsidDel="00435F98">
          <w:rPr>
            <w:rFonts w:ascii="Arial" w:hAnsi="Arial" w:cs="Arial"/>
            <w:color w:val="212121"/>
          </w:rPr>
          <w:delText>执行</w:delText>
        </w:r>
      </w:del>
      <w:r>
        <w:rPr>
          <w:rFonts w:ascii="Arial" w:hAnsi="Arial" w:cs="Arial"/>
          <w:color w:val="212121"/>
        </w:rPr>
        <w:t>时，</w:t>
      </w:r>
      <w:hyperlink r:id="rId79" w:history="1">
        <w:r>
          <w:rPr>
            <w:rStyle w:val="a5"/>
            <w:rFonts w:ascii="Arial" w:hAnsi="Arial" w:cs="Arial"/>
            <w:color w:val="039BE5"/>
          </w:rPr>
          <w:t>TensorFlow</w:t>
        </w:r>
        <w:r>
          <w:rPr>
            <w:rStyle w:val="a5"/>
            <w:rFonts w:ascii="Arial" w:hAnsi="Arial" w:cs="Arial"/>
            <w:color w:val="039BE5"/>
          </w:rPr>
          <w:t>指南中</w:t>
        </w:r>
      </w:hyperlink>
      <w:r>
        <w:rPr>
          <w:rFonts w:ascii="Arial" w:hAnsi="Arial" w:cs="Arial"/>
          <w:color w:val="212121"/>
        </w:rPr>
        <w:t>对迭代器的讨论</w:t>
      </w:r>
      <w:hyperlink r:id="rId80" w:history="1">
        <w:r>
          <w:rPr>
            <w:rStyle w:val="a5"/>
            <w:rFonts w:ascii="Arial" w:hAnsi="Arial" w:cs="Arial"/>
            <w:color w:val="039BE5"/>
          </w:rPr>
          <w:t>无关紧要</w:t>
        </w:r>
      </w:hyperlink>
      <w:r>
        <w:rPr>
          <w:rFonts w:ascii="Arial" w:hAnsi="Arial" w:cs="Arial"/>
          <w:color w:val="212121"/>
        </w:rPr>
        <w:t>。</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创建一个源</w:t>
      </w:r>
      <w:r>
        <w:rPr>
          <w:rFonts w:ascii="Arial" w:hAnsi="Arial" w:cs="Arial"/>
          <w:b w:val="0"/>
          <w:bCs w:val="0"/>
          <w:color w:val="212121"/>
          <w:sz w:val="30"/>
          <w:szCs w:val="30"/>
        </w:rPr>
        <w:t> </w:t>
      </w:r>
      <w:del w:id="1023" w:author="Shirley Li" w:date="2018-12-03T09:04:00Z">
        <w:r w:rsidDel="0076373D">
          <w:rPr>
            <w:rStyle w:val="HTML"/>
            <w:rFonts w:ascii="Courier New" w:hAnsi="Courier New" w:cs="Courier New" w:hint="eastAsia"/>
            <w:b w:val="0"/>
            <w:bCs w:val="0"/>
            <w:color w:val="212121"/>
            <w:sz w:val="27"/>
            <w:szCs w:val="27"/>
          </w:rPr>
          <w:delText>Dataset</w:delText>
        </w:r>
      </w:del>
      <w:ins w:id="1024" w:author="Shirley Li" w:date="2018-12-03T09:04:00Z">
        <w:r w:rsidR="0076373D">
          <w:rPr>
            <w:rStyle w:val="HTML"/>
            <w:rFonts w:ascii="Courier New" w:hAnsi="Courier New" w:cs="Courier New" w:hint="eastAsia"/>
            <w:b w:val="0"/>
            <w:bCs w:val="0"/>
            <w:color w:val="212121"/>
            <w:sz w:val="27"/>
            <w:szCs w:val="27"/>
          </w:rPr>
          <w:t>数据集</w:t>
        </w:r>
      </w:ins>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使用其中一个</w:t>
      </w:r>
      <w:del w:id="1025" w:author="Shirley Li" w:date="2018-12-03T09:09:00Z">
        <w:r w:rsidDel="00313DF0">
          <w:rPr>
            <w:rFonts w:ascii="Arial" w:hAnsi="Arial" w:cs="Arial"/>
            <w:color w:val="212121"/>
          </w:rPr>
          <w:delText>工厂</w:delText>
        </w:r>
      </w:del>
      <w:r>
        <w:rPr>
          <w:rFonts w:ascii="Arial" w:hAnsi="Arial" w:cs="Arial"/>
          <w:color w:val="212121"/>
        </w:rPr>
        <w:t>函数创建</w:t>
      </w:r>
      <w:proofErr w:type="gramStart"/>
      <w:r>
        <w:rPr>
          <w:rStyle w:val="a4"/>
          <w:rFonts w:ascii="Arial" w:hAnsi="Arial" w:cs="Arial"/>
          <w:color w:val="212121"/>
        </w:rPr>
        <w:t>源</w:t>
      </w:r>
      <w:r>
        <w:rPr>
          <w:rFonts w:ascii="Arial" w:hAnsi="Arial" w:cs="Arial"/>
          <w:color w:val="212121"/>
        </w:rPr>
        <w:t>数据</w:t>
      </w:r>
      <w:proofErr w:type="gramEnd"/>
      <w:r>
        <w:rPr>
          <w:rFonts w:ascii="Arial" w:hAnsi="Arial" w:cs="Arial"/>
          <w:color w:val="212121"/>
        </w:rPr>
        <w:t>集</w:t>
      </w:r>
      <w:hyperlink r:id="rId81" w:anchor="from_tensors" w:history="1">
        <w:r>
          <w:rPr>
            <w:rStyle w:val="HTML"/>
            <w:rFonts w:ascii="Courier New" w:hAnsi="Courier New" w:cs="Courier New"/>
            <w:color w:val="039BE5"/>
            <w:sz w:val="22"/>
            <w:szCs w:val="22"/>
            <w:shd w:val="clear" w:color="auto" w:fill="F7F7F7"/>
          </w:rPr>
          <w:t>Dataset.from_tensors</w:t>
        </w:r>
      </w:hyperlink>
      <w:r>
        <w:rPr>
          <w:rFonts w:ascii="Arial" w:hAnsi="Arial" w:cs="Arial"/>
          <w:color w:val="212121"/>
        </w:rPr>
        <w:t>，</w:t>
      </w:r>
      <w:hyperlink r:id="rId82" w:anchor="from_tensor_slices" w:history="1">
        <w:r>
          <w:rPr>
            <w:rStyle w:val="HTML"/>
            <w:rFonts w:ascii="Courier New" w:hAnsi="Courier New" w:cs="Courier New"/>
            <w:color w:val="039BE5"/>
            <w:sz w:val="22"/>
            <w:szCs w:val="22"/>
            <w:shd w:val="clear" w:color="auto" w:fill="F7F7F7"/>
          </w:rPr>
          <w:t>Dataset.from_tensor_slices</w:t>
        </w:r>
      </w:hyperlink>
      <w:r>
        <w:rPr>
          <w:rFonts w:ascii="Arial" w:hAnsi="Arial" w:cs="Arial"/>
          <w:color w:val="212121"/>
        </w:rPr>
        <w:t>或使用从</w:t>
      </w:r>
      <w:hyperlink r:id="rId83" w:history="1">
        <w:r>
          <w:rPr>
            <w:rStyle w:val="HTML"/>
            <w:rFonts w:ascii="Courier New" w:hAnsi="Courier New" w:cs="Courier New"/>
            <w:color w:val="039BE5"/>
            <w:sz w:val="22"/>
            <w:szCs w:val="22"/>
            <w:shd w:val="clear" w:color="auto" w:fill="F7F7F7"/>
          </w:rPr>
          <w:t>TextLineDataset</w:t>
        </w:r>
      </w:hyperlink>
      <w:r>
        <w:rPr>
          <w:rFonts w:ascii="Arial" w:hAnsi="Arial" w:cs="Arial"/>
          <w:color w:val="212121"/>
        </w:rPr>
        <w:t>或等文件读取的对象</w:t>
      </w:r>
      <w:hyperlink r:id="rId84" w:history="1">
        <w:r>
          <w:rPr>
            <w:rStyle w:val="HTML"/>
            <w:rFonts w:ascii="Courier New" w:hAnsi="Courier New" w:cs="Courier New"/>
            <w:color w:val="039BE5"/>
            <w:sz w:val="22"/>
            <w:szCs w:val="22"/>
            <w:shd w:val="clear" w:color="auto" w:fill="F7F7F7"/>
          </w:rPr>
          <w:t>TFRecordDataset</w:t>
        </w:r>
      </w:hyperlink>
      <w:r>
        <w:rPr>
          <w:rFonts w:ascii="Arial" w:hAnsi="Arial" w:cs="Arial"/>
          <w:color w:val="212121"/>
        </w:rPr>
        <w:t>。有关更多信息，请参阅</w:t>
      </w:r>
      <w:hyperlink r:id="rId85" w:anchor="reading_input_data" w:history="1">
        <w:r>
          <w:rPr>
            <w:rStyle w:val="a5"/>
            <w:rFonts w:ascii="Arial" w:hAnsi="Arial" w:cs="Arial"/>
            <w:color w:val="039BE5"/>
          </w:rPr>
          <w:t>TensorFlow</w:t>
        </w:r>
        <w:r>
          <w:rPr>
            <w:rStyle w:val="a5"/>
            <w:rFonts w:ascii="Arial" w:hAnsi="Arial" w:cs="Arial"/>
            <w:color w:val="039BE5"/>
          </w:rPr>
          <w:t>指南</w:t>
        </w:r>
      </w:hyperlink>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ds_tensors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from_tensor_slices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Create a CSV file</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tempfile</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_</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filename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tempfile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mkstemp</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open</w:t>
      </w:r>
      <w:r>
        <w:rPr>
          <w:rStyle w:val="pun"/>
          <w:rFonts w:ascii="Courier New" w:hAnsi="Courier New" w:cs="Courier New"/>
          <w:color w:val="37474F"/>
          <w:sz w:val="21"/>
          <w:szCs w:val="21"/>
        </w:rPr>
        <w:t>(</w:t>
      </w:r>
      <w:r>
        <w:rPr>
          <w:rStyle w:val="pln"/>
          <w:rFonts w:ascii="Courier New" w:hAnsi="Courier New" w:cs="Courier New"/>
          <w:color w:val="37474F"/>
          <w:sz w:val="21"/>
          <w:szCs w:val="21"/>
        </w:rPr>
        <w:t>filename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w:t>
      </w:r>
      <w:r>
        <w:rPr>
          <w:rStyle w:val="pun"/>
          <w:rFonts w:ascii="Courier New" w:hAnsi="Courier New" w:cs="Courier New"/>
          <w:color w:val="37474F"/>
          <w:sz w:val="21"/>
          <w:szCs w:val="21"/>
        </w:rPr>
        <w:t>.</w:t>
      </w:r>
      <w:r>
        <w:rPr>
          <w:rStyle w:val="pln"/>
          <w:rFonts w:ascii="Courier New" w:hAnsi="Courier New" w:cs="Courier New"/>
          <w:color w:val="37474F"/>
          <w:sz w:val="21"/>
          <w:szCs w:val="21"/>
        </w:rPr>
        <w:t>write</w:t>
      </w:r>
      <w:r>
        <w:rPr>
          <w:rStyle w:val="pun"/>
          <w:rFonts w:ascii="Courier New" w:hAnsi="Courier New" w:cs="Courier New"/>
          <w:color w:val="37474F"/>
          <w:sz w:val="21"/>
          <w:szCs w:val="21"/>
        </w:rPr>
        <w:t>(</w:t>
      </w:r>
      <w:r>
        <w:rPr>
          <w:rStyle w:val="str"/>
          <w:rFonts w:ascii="Courier New" w:hAnsi="Courier New" w:cs="Courier New"/>
          <w:color w:val="0D904F"/>
          <w:sz w:val="21"/>
          <w:szCs w:val="21"/>
        </w:rPr>
        <w:t>"""Line 1</w:t>
      </w:r>
      <w:r>
        <w:rPr>
          <w:rFonts w:ascii="Courier New" w:hAnsi="Courier New" w:cs="Courier New"/>
          <w:color w:val="0D904F"/>
          <w:sz w:val="21"/>
          <w:szCs w:val="21"/>
        </w:rPr>
        <w:br/>
      </w:r>
      <w:r>
        <w:rPr>
          <w:rStyle w:val="str"/>
          <w:rFonts w:ascii="Courier New" w:hAnsi="Courier New" w:cs="Courier New"/>
          <w:color w:val="0D904F"/>
          <w:sz w:val="21"/>
          <w:szCs w:val="21"/>
        </w:rPr>
        <w:t>Line 2</w:t>
      </w:r>
      <w:r>
        <w:rPr>
          <w:rFonts w:ascii="Courier New" w:hAnsi="Courier New" w:cs="Courier New"/>
          <w:color w:val="0D904F"/>
          <w:sz w:val="21"/>
          <w:szCs w:val="21"/>
        </w:rPr>
        <w:br/>
      </w:r>
      <w:r>
        <w:rPr>
          <w:rStyle w:val="str"/>
          <w:rFonts w:ascii="Courier New" w:hAnsi="Courier New" w:cs="Courier New"/>
          <w:color w:val="0D904F"/>
          <w:sz w:val="21"/>
          <w:szCs w:val="21"/>
        </w:rPr>
        <w:t>Line 3</w:t>
      </w:r>
      <w:r>
        <w:rPr>
          <w:rFonts w:ascii="Courier New" w:hAnsi="Courier New" w:cs="Courier New"/>
          <w:color w:val="0D904F"/>
          <w:sz w:val="21"/>
          <w:szCs w:val="21"/>
        </w:rPr>
        <w:br/>
      </w:r>
      <w:r>
        <w:rPr>
          <w:rStyle w:val="str"/>
          <w:rFonts w:ascii="Courier New" w:hAnsi="Courier New" w:cs="Courier New"/>
          <w:color w:val="0D904F"/>
          <w:sz w:val="21"/>
          <w:szCs w:val="21"/>
        </w:rPr>
        <w:t>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ds_file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typ"/>
          <w:rFonts w:ascii="Courier New" w:hAnsi="Courier New" w:cs="Courier New"/>
          <w:color w:val="9C27B0"/>
          <w:sz w:val="21"/>
          <w:szCs w:val="21"/>
        </w:rPr>
        <w:t>TextLineDataset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filename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应用转换</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使用如转换</w:t>
      </w:r>
      <w:ins w:id="1026" w:author="Shirley Li" w:date="2018-12-03T09:10:00Z">
        <w:r w:rsidR="000D3CE6">
          <w:rPr>
            <w:rFonts w:ascii="Arial" w:hAnsi="Arial" w:cs="Arial" w:hint="eastAsia"/>
            <w:color w:val="212121"/>
          </w:rPr>
          <w:t>函数</w:t>
        </w:r>
      </w:ins>
      <w:del w:id="1027" w:author="Shirley Li" w:date="2018-12-03T09:10:00Z">
        <w:r w:rsidDel="000D3CE6">
          <w:rPr>
            <w:rFonts w:ascii="Arial" w:hAnsi="Arial" w:cs="Arial"/>
            <w:color w:val="212121"/>
          </w:rPr>
          <w:delText>功能</w:delText>
        </w:r>
      </w:del>
      <w:hyperlink r:id="rId86" w:anchor="map" w:history="1">
        <w:r>
          <w:rPr>
            <w:rStyle w:val="HTML"/>
            <w:rFonts w:ascii="Courier New" w:hAnsi="Courier New" w:cs="Courier New"/>
            <w:color w:val="039BE5"/>
            <w:sz w:val="22"/>
            <w:szCs w:val="22"/>
            <w:shd w:val="clear" w:color="auto" w:fill="F7F7F7"/>
          </w:rPr>
          <w:t>map</w:t>
        </w:r>
      </w:hyperlink>
      <w:r>
        <w:rPr>
          <w:rFonts w:ascii="Arial" w:hAnsi="Arial" w:cs="Arial"/>
          <w:color w:val="212121"/>
        </w:rPr>
        <w:t>，</w:t>
      </w:r>
      <w:hyperlink r:id="rId87" w:anchor="batch" w:history="1">
        <w:r>
          <w:rPr>
            <w:rStyle w:val="HTML"/>
            <w:rFonts w:ascii="Courier New" w:hAnsi="Courier New" w:cs="Courier New"/>
            <w:color w:val="039BE5"/>
            <w:sz w:val="22"/>
            <w:szCs w:val="22"/>
            <w:shd w:val="clear" w:color="auto" w:fill="F7F7F7"/>
          </w:rPr>
          <w:t>batch</w:t>
        </w:r>
      </w:hyperlink>
      <w:r>
        <w:rPr>
          <w:rFonts w:ascii="Arial" w:hAnsi="Arial" w:cs="Arial"/>
          <w:color w:val="212121"/>
        </w:rPr>
        <w:t>，</w:t>
      </w:r>
      <w:hyperlink r:id="rId88" w:anchor="shuffle" w:history="1">
        <w:r>
          <w:rPr>
            <w:rStyle w:val="HTML"/>
            <w:rFonts w:ascii="Courier New" w:hAnsi="Courier New" w:cs="Courier New"/>
            <w:color w:val="039BE5"/>
            <w:sz w:val="22"/>
            <w:szCs w:val="22"/>
            <w:shd w:val="clear" w:color="auto" w:fill="F7F7F7"/>
          </w:rPr>
          <w:t>shuffle</w:t>
        </w:r>
      </w:hyperlink>
      <w:r>
        <w:rPr>
          <w:rFonts w:ascii="Arial" w:hAnsi="Arial" w:cs="Arial"/>
          <w:color w:val="212121"/>
        </w:rPr>
        <w:t>等来转换应用到数据集的记录。有关详细信息，请参阅</w:t>
      </w:r>
      <w:hyperlink r:id="rId89" w:history="1">
        <w:r>
          <w:rPr>
            <w:rStyle w:val="a5"/>
            <w:rFonts w:ascii="Arial" w:hAnsi="Arial" w:cs="Arial"/>
            <w:color w:val="039BE5"/>
          </w:rPr>
          <w:t>API</w:t>
        </w:r>
        <w:r>
          <w:rPr>
            <w:rStyle w:val="a5"/>
            <w:rFonts w:ascii="Arial" w:hAnsi="Arial" w:cs="Arial"/>
            <w:color w:val="039BE5"/>
          </w:rPr>
          <w:t>文档</w:t>
        </w:r>
      </w:hyperlink>
      <w:hyperlink r:id="rId90" w:history="1">
        <w:r>
          <w:rPr>
            <w:rStyle w:val="HTML"/>
            <w:rFonts w:ascii="Courier New" w:hAnsi="Courier New" w:cs="Courier New"/>
            <w:color w:val="039BE5"/>
            <w:sz w:val="22"/>
            <w:szCs w:val="22"/>
            <w:shd w:val="clear" w:color="auto" w:fill="F7F7F7"/>
          </w:rPr>
          <w:t>tf.data.Dataset</w:t>
        </w:r>
      </w:hyperlink>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ds_tensors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ds_tensors</w:t>
      </w:r>
      <w:r>
        <w:rPr>
          <w:rStyle w:val="pun"/>
          <w:rFonts w:ascii="Courier New" w:hAnsi="Courier New" w:cs="Courier New"/>
          <w:color w:val="37474F"/>
          <w:sz w:val="21"/>
          <w:szCs w:val="21"/>
        </w:rPr>
        <w:t>.</w:t>
      </w:r>
      <w:r>
        <w:rPr>
          <w:rStyle w:val="pln"/>
          <w:rFonts w:ascii="Courier New" w:hAnsi="Courier New" w:cs="Courier New"/>
          <w:color w:val="37474F"/>
          <w:sz w:val="21"/>
          <w:szCs w:val="21"/>
        </w:rPr>
        <w:t>map</w:t>
      </w:r>
      <w:r>
        <w:rPr>
          <w:rStyle w:val="pun"/>
          <w:rFonts w:ascii="Courier New" w:hAnsi="Courier New" w:cs="Courier New"/>
          <w:color w:val="37474F"/>
          <w:sz w:val="21"/>
          <w:szCs w:val="21"/>
        </w:rPr>
        <w:t>(</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shuffle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ds_file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ds_file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batch</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E809A4" w:rsidP="0048111B">
      <w:pPr>
        <w:pStyle w:val="3"/>
        <w:spacing w:before="480" w:after="240" w:line="480" w:lineRule="atLeast"/>
        <w:rPr>
          <w:rFonts w:ascii="Arial" w:hAnsi="Arial" w:cs="Arial"/>
          <w:b w:val="0"/>
          <w:bCs w:val="0"/>
          <w:color w:val="212121"/>
          <w:sz w:val="30"/>
          <w:szCs w:val="30"/>
        </w:rPr>
      </w:pPr>
      <w:ins w:id="1028" w:author="Shirley Li" w:date="2018-12-03T09:10:00Z">
        <w:r>
          <w:rPr>
            <w:rFonts w:ascii="Arial" w:hAnsi="Arial" w:cs="Arial" w:hint="eastAsia"/>
            <w:b w:val="0"/>
            <w:bCs w:val="0"/>
            <w:color w:val="212121"/>
            <w:sz w:val="30"/>
            <w:szCs w:val="30"/>
          </w:rPr>
          <w:t>迭代</w:t>
        </w:r>
      </w:ins>
      <w:del w:id="1029" w:author="Shirley Li" w:date="2018-12-03T09:10:00Z">
        <w:r w:rsidR="0048111B" w:rsidDel="00E809A4">
          <w:rPr>
            <w:rFonts w:ascii="Arial" w:hAnsi="Arial" w:cs="Arial"/>
            <w:b w:val="0"/>
            <w:bCs w:val="0"/>
            <w:color w:val="212121"/>
            <w:sz w:val="30"/>
            <w:szCs w:val="30"/>
          </w:rPr>
          <w:delText>重复</w:delText>
        </w:r>
      </w:del>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当启用</w:t>
      </w:r>
      <w:ins w:id="1030" w:author="Shirley Li" w:date="2018-12-03T09:18:00Z">
        <w:r w:rsidR="00A93D3E" w:rsidRPr="00A93D3E">
          <w:rPr>
            <w:rFonts w:ascii="Arial" w:hAnsi="Arial" w:cs="Arial"/>
            <w:color w:val="212121"/>
          </w:rPr>
          <w:t>eager execution</w:t>
        </w:r>
      </w:ins>
      <w:del w:id="1031" w:author="Shirley Li" w:date="2018-12-03T09:18:00Z">
        <w:r w:rsidDel="00A93D3E">
          <w:rPr>
            <w:rFonts w:ascii="Arial" w:hAnsi="Arial" w:cs="Arial"/>
            <w:color w:val="212121"/>
          </w:rPr>
          <w:delText>eager</w:delText>
        </w:r>
        <w:r w:rsidDel="00A93D3E">
          <w:rPr>
            <w:rFonts w:ascii="Arial" w:hAnsi="Arial" w:cs="Arial"/>
            <w:color w:val="212121"/>
          </w:rPr>
          <w:delText>执行</w:delText>
        </w:r>
      </w:del>
      <w:r>
        <w:rPr>
          <w:rFonts w:ascii="Arial" w:hAnsi="Arial" w:cs="Arial"/>
          <w:color w:val="212121"/>
        </w:rPr>
        <w:t>时，</w:t>
      </w:r>
      <w:r>
        <w:rPr>
          <w:rStyle w:val="HTML"/>
          <w:rFonts w:ascii="Courier New" w:hAnsi="Courier New" w:cs="Courier New"/>
          <w:color w:val="37474F"/>
          <w:sz w:val="22"/>
          <w:szCs w:val="22"/>
          <w:shd w:val="clear" w:color="auto" w:fill="F7F7F7"/>
        </w:rPr>
        <w:t>Dataset</w:t>
      </w:r>
      <w:r>
        <w:rPr>
          <w:rFonts w:ascii="Arial" w:hAnsi="Arial" w:cs="Arial"/>
          <w:color w:val="212121"/>
        </w:rPr>
        <w:t>对象支持迭代。如果您熟悉</w:t>
      </w:r>
      <w:del w:id="1032" w:author="Shirley Li" w:date="2018-12-03T09:18:00Z">
        <w:r w:rsidDel="00A6635C">
          <w:rPr>
            <w:rStyle w:val="HTML"/>
            <w:rFonts w:ascii="Courier New" w:hAnsi="Courier New" w:cs="Courier New"/>
            <w:color w:val="37474F"/>
            <w:sz w:val="22"/>
            <w:szCs w:val="22"/>
            <w:shd w:val="clear" w:color="auto" w:fill="F7F7F7"/>
          </w:rPr>
          <w:delText>Dataset</w:delText>
        </w:r>
      </w:del>
      <w:r>
        <w:rPr>
          <w:rFonts w:ascii="Arial" w:hAnsi="Arial" w:cs="Arial"/>
          <w:color w:val="212121"/>
        </w:rPr>
        <w:t>在</w:t>
      </w:r>
      <w:r>
        <w:rPr>
          <w:rFonts w:ascii="Arial" w:hAnsi="Arial" w:cs="Arial"/>
          <w:color w:val="212121"/>
        </w:rPr>
        <w:t>TensorFlow</w:t>
      </w:r>
      <w:r>
        <w:rPr>
          <w:rFonts w:ascii="Arial" w:hAnsi="Arial" w:cs="Arial"/>
          <w:color w:val="212121"/>
        </w:rPr>
        <w:t>图中使用</w:t>
      </w:r>
      <w:ins w:id="1033" w:author="Shirley Li" w:date="2018-12-03T09:18:00Z">
        <w:r w:rsidR="00A6635C">
          <w:rPr>
            <w:rStyle w:val="HTML"/>
            <w:rFonts w:ascii="Courier New" w:hAnsi="Courier New" w:cs="Courier New"/>
            <w:color w:val="37474F"/>
            <w:sz w:val="22"/>
            <w:szCs w:val="22"/>
            <w:shd w:val="clear" w:color="auto" w:fill="F7F7F7"/>
          </w:rPr>
          <w:t>Dataset</w:t>
        </w:r>
      </w:ins>
      <w:del w:id="1034" w:author="Shirley Li" w:date="2018-12-03T09:18:00Z">
        <w:r w:rsidDel="00A6635C">
          <w:rPr>
            <w:rFonts w:ascii="Arial" w:hAnsi="Arial" w:cs="Arial"/>
            <w:color w:val="212121"/>
          </w:rPr>
          <w:delText>s</w:delText>
        </w:r>
      </w:del>
      <w:r>
        <w:rPr>
          <w:rFonts w:ascii="Arial" w:hAnsi="Arial" w:cs="Arial"/>
          <w:color w:val="212121"/>
        </w:rPr>
        <w:t>，</w:t>
      </w:r>
      <w:ins w:id="1035" w:author="Shirley Li" w:date="2018-12-03T09:18:00Z">
        <w:r w:rsidR="000D3274">
          <w:rPr>
            <w:rFonts w:ascii="Arial" w:hAnsi="Arial" w:cs="Arial" w:hint="eastAsia"/>
            <w:color w:val="212121"/>
          </w:rPr>
          <w:t>那就不需要</w:t>
        </w:r>
      </w:ins>
      <w:del w:id="1036" w:author="Shirley Li" w:date="2018-12-03T09:18:00Z">
        <w:r w:rsidDel="000D3274">
          <w:rPr>
            <w:rFonts w:ascii="Arial" w:hAnsi="Arial" w:cs="Arial"/>
            <w:color w:val="212121"/>
          </w:rPr>
          <w:delText>请注意不需要呼叫</w:delText>
        </w:r>
      </w:del>
      <w:r>
        <w:rPr>
          <w:rStyle w:val="HTML"/>
          <w:rFonts w:ascii="Courier New" w:hAnsi="Courier New" w:cs="Courier New"/>
          <w:color w:val="37474F"/>
          <w:sz w:val="22"/>
          <w:szCs w:val="22"/>
          <w:shd w:val="clear" w:color="auto" w:fill="F7F7F7"/>
        </w:rPr>
        <w:t>Dataset.make_one_shot_iterator()</w:t>
      </w:r>
      <w:r>
        <w:rPr>
          <w:rFonts w:ascii="Arial" w:hAnsi="Arial" w:cs="Arial"/>
          <w:color w:val="212121"/>
        </w:rPr>
        <w:t>或</w:t>
      </w:r>
      <w:r>
        <w:rPr>
          <w:rStyle w:val="HTML"/>
          <w:rFonts w:ascii="Courier New" w:hAnsi="Courier New" w:cs="Courier New"/>
          <w:color w:val="37474F"/>
          <w:sz w:val="22"/>
          <w:szCs w:val="22"/>
          <w:shd w:val="clear" w:color="auto" w:fill="F7F7F7"/>
        </w:rPr>
        <w:t>get_next()</w:t>
      </w:r>
      <w:del w:id="1037" w:author="Shirley Li" w:date="2018-12-03T09:18:00Z">
        <w:r w:rsidDel="005C4739">
          <w:rPr>
            <w:rFonts w:ascii="Arial" w:hAnsi="Arial" w:cs="Arial"/>
            <w:color w:val="212121"/>
          </w:rPr>
          <w:delText>呼叫</w:delText>
        </w:r>
      </w:del>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proofErr w:type="gramStart"/>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proofErr w:type="gramEnd"/>
      <w:r>
        <w:rPr>
          <w:rStyle w:val="str"/>
          <w:rFonts w:ascii="Courier New" w:hAnsi="Courier New" w:cs="Courier New"/>
          <w:color w:val="0D904F"/>
          <w:sz w:val="21"/>
          <w:szCs w:val="21"/>
        </w:rPr>
        <w:t>'Elements of ds_tensors:'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ds_tensors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'\nElements in ds_file:'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ds_file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ds_tensors</w:t>
      </w:r>
      <w:r>
        <w:rPr>
          <w:rFonts w:ascii="Courier New" w:hAnsi="Courier New" w:cs="Courier New"/>
          <w:color w:val="37474F"/>
          <w:sz w:val="21"/>
          <w:szCs w:val="21"/>
        </w:rPr>
        <w:t>的元素：</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[1 9]</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[4 16]</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[25 36]</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int32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ds_file</w:t>
      </w:r>
      <w:r>
        <w:rPr>
          <w:rFonts w:ascii="Courier New" w:hAnsi="Courier New" w:cs="Courier New"/>
          <w:color w:val="37474F"/>
          <w:sz w:val="21"/>
          <w:szCs w:val="21"/>
        </w:rPr>
        <w:t>中的元素：</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[b'Line 1'b'Line 2']</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string</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r>
        <w:rPr>
          <w:rFonts w:ascii="Courier New" w:hAnsi="Courier New" w:cs="Courier New"/>
          <w:color w:val="37474F"/>
          <w:sz w:val="21"/>
          <w:szCs w:val="21"/>
        </w:rPr>
        <w:t>[b'Line 3'b'']</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dtype = string</w:t>
      </w:r>
      <w:r>
        <w:rPr>
          <w:rFonts w:ascii="Courier New" w:hAnsi="Courier New" w:cs="Courier New"/>
          <w:color w:val="37474F"/>
          <w:sz w:val="21"/>
          <w:szCs w:val="21"/>
        </w:rPr>
        <w:t>）</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自动</w:t>
      </w:r>
      <w:del w:id="1038" w:author="Shirley Li" w:date="2018-12-03T09:19:00Z">
        <w:r w:rsidDel="004C3EAC">
          <w:rPr>
            <w:rFonts w:ascii="Arial" w:hAnsi="Arial" w:cs="Arial" w:hint="eastAsia"/>
            <w:b w:val="0"/>
            <w:bCs w:val="0"/>
            <w:color w:val="757575"/>
            <w:spacing w:val="-2"/>
            <w:sz w:val="51"/>
            <w:szCs w:val="51"/>
          </w:rPr>
          <w:delText>分色</w:delText>
        </w:r>
      </w:del>
      <w:ins w:id="1039" w:author="Shirley Li" w:date="2018-12-03T10:13:00Z">
        <w:r w:rsidR="006976A5">
          <w:rPr>
            <w:rFonts w:ascii="Arial" w:hAnsi="Arial" w:cs="Arial" w:hint="eastAsia"/>
            <w:b w:val="0"/>
            <w:bCs w:val="0"/>
            <w:color w:val="757575"/>
            <w:spacing w:val="-2"/>
            <w:sz w:val="51"/>
            <w:szCs w:val="51"/>
          </w:rPr>
          <w:t>求导</w:t>
        </w:r>
      </w:ins>
      <w:r>
        <w:rPr>
          <w:rFonts w:ascii="Arial" w:hAnsi="Arial" w:cs="Arial"/>
          <w:b w:val="0"/>
          <w:bCs w:val="0"/>
          <w:color w:val="757575"/>
          <w:spacing w:val="-2"/>
          <w:sz w:val="51"/>
          <w:szCs w:val="51"/>
        </w:rPr>
        <w:t>和</w:t>
      </w:r>
      <w:del w:id="1040" w:author="Shirley Li" w:date="2018-12-03T10:13:00Z">
        <w:r w:rsidDel="00C74991">
          <w:rPr>
            <w:rFonts w:ascii="Arial" w:hAnsi="Arial" w:cs="Arial" w:hint="eastAsia"/>
            <w:b w:val="0"/>
            <w:bCs w:val="0"/>
            <w:color w:val="757575"/>
            <w:spacing w:val="-2"/>
            <w:sz w:val="51"/>
            <w:szCs w:val="51"/>
          </w:rPr>
          <w:delText>渐变</w:delText>
        </w:r>
      </w:del>
      <w:ins w:id="1041" w:author="Shirley Li" w:date="2018-12-03T10:13:00Z">
        <w:r w:rsidR="00C74991">
          <w:rPr>
            <w:rFonts w:ascii="Arial" w:hAnsi="Arial" w:cs="Arial" w:hint="eastAsia"/>
            <w:b w:val="0"/>
            <w:bCs w:val="0"/>
            <w:color w:val="757575"/>
            <w:spacing w:val="-2"/>
            <w:sz w:val="51"/>
            <w:szCs w:val="51"/>
          </w:rPr>
          <w:t>梯度</w:t>
        </w:r>
      </w:ins>
      <w:del w:id="1042" w:author="Shirley Li" w:date="2018-12-03T09:20:00Z">
        <w:r w:rsidDel="004C3EAC">
          <w:rPr>
            <w:rFonts w:ascii="Arial" w:hAnsi="Arial" w:cs="Arial" w:hint="eastAsia"/>
            <w:b w:val="0"/>
            <w:bCs w:val="0"/>
            <w:color w:val="757575"/>
            <w:spacing w:val="-2"/>
            <w:sz w:val="51"/>
            <w:szCs w:val="51"/>
          </w:rPr>
          <w:delText>胶带</w:delText>
        </w:r>
      </w:del>
      <w:ins w:id="1043" w:author="Shirley Li" w:date="2018-12-03T09:20:00Z">
        <w:r w:rsidR="004C3EAC">
          <w:rPr>
            <w:rFonts w:ascii="Arial" w:hAnsi="Arial" w:cs="Arial" w:hint="eastAsia"/>
            <w:b w:val="0"/>
            <w:bCs w:val="0"/>
            <w:color w:val="757575"/>
            <w:spacing w:val="-2"/>
            <w:sz w:val="51"/>
            <w:szCs w:val="51"/>
          </w:rPr>
          <w:t>磁带</w:t>
        </w:r>
      </w:ins>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在上一个教程中，我们介绍了</w:t>
      </w:r>
      <w:r>
        <w:rPr>
          <w:rStyle w:val="HTML"/>
          <w:rFonts w:ascii="Courier New" w:hAnsi="Courier New" w:cs="Courier New"/>
          <w:color w:val="37474F"/>
          <w:sz w:val="22"/>
          <w:szCs w:val="22"/>
          <w:shd w:val="clear" w:color="auto" w:fill="F7F7F7"/>
        </w:rPr>
        <w:t>Tensor</w:t>
      </w:r>
      <w:r>
        <w:rPr>
          <w:rFonts w:ascii="Arial" w:hAnsi="Arial" w:cs="Arial"/>
          <w:color w:val="212121"/>
        </w:rPr>
        <w:t>s</w:t>
      </w:r>
      <w:r>
        <w:rPr>
          <w:rFonts w:ascii="Arial" w:hAnsi="Arial" w:cs="Arial"/>
          <w:color w:val="212121"/>
        </w:rPr>
        <w:t>和</w:t>
      </w:r>
      <w:del w:id="1044" w:author="Shirley Li" w:date="2018-12-03T09:20:00Z">
        <w:r w:rsidDel="00DF64F3">
          <w:rPr>
            <w:rFonts w:ascii="Arial" w:hAnsi="Arial" w:cs="Arial"/>
            <w:color w:val="212121"/>
          </w:rPr>
          <w:delText>它们的</w:delText>
        </w:r>
      </w:del>
      <w:r>
        <w:rPr>
          <w:rFonts w:ascii="Arial" w:hAnsi="Arial" w:cs="Arial"/>
          <w:color w:val="212121"/>
        </w:rPr>
        <w:t>操作。在本教程中，我们将介绍</w:t>
      </w:r>
      <w:hyperlink r:id="rId91" w:history="1">
        <w:r>
          <w:rPr>
            <w:rStyle w:val="a5"/>
            <w:rFonts w:ascii="Arial" w:hAnsi="Arial" w:cs="Arial"/>
            <w:color w:val="039BE5"/>
          </w:rPr>
          <w:t>自动差异化</w:t>
        </w:r>
      </w:hyperlink>
      <w:r>
        <w:rPr>
          <w:rFonts w:ascii="Arial" w:hAnsi="Arial" w:cs="Arial"/>
          <w:color w:val="212121"/>
        </w:rPr>
        <w:t>，这是优化机器学习模型的关键技术。</w:t>
      </w:r>
    </w:p>
    <w:p w:rsidR="0048111B" w:rsidRDefault="000E2F04" w:rsidP="0048111B">
      <w:pPr>
        <w:pStyle w:val="2"/>
        <w:pBdr>
          <w:bottom w:val="single" w:sz="6" w:space="2" w:color="EBEBEB"/>
        </w:pBdr>
        <w:spacing w:before="600" w:after="300" w:line="480" w:lineRule="atLeast"/>
        <w:rPr>
          <w:rFonts w:ascii="Arial" w:hAnsi="Arial" w:cs="Arial"/>
          <w:b w:val="0"/>
          <w:bCs w:val="0"/>
          <w:color w:val="212121"/>
          <w:spacing w:val="-2"/>
        </w:rPr>
      </w:pPr>
      <w:ins w:id="1045" w:author="Shirley Li" w:date="2018-12-03T09:20:00Z">
        <w:r>
          <w:rPr>
            <w:rFonts w:ascii="Arial" w:hAnsi="Arial" w:cs="Arial" w:hint="eastAsia"/>
            <w:b w:val="0"/>
            <w:bCs w:val="0"/>
            <w:color w:val="212121"/>
            <w:spacing w:val="-2"/>
          </w:rPr>
          <w:t>初始化</w:t>
        </w:r>
      </w:ins>
      <w:del w:id="1046" w:author="Shirley Li" w:date="2018-12-03T09:20:00Z">
        <w:r w:rsidR="0048111B" w:rsidDel="000E2F04">
          <w:rPr>
            <w:rFonts w:ascii="Arial" w:hAnsi="Arial" w:cs="Arial"/>
            <w:b w:val="0"/>
            <w:bCs w:val="0"/>
            <w:color w:val="212121"/>
            <w:spacing w:val="-2"/>
          </w:rPr>
          <w:delText>建立</w:delText>
        </w:r>
      </w:del>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w:t>
      </w:r>
      <w:proofErr w:type="gramEnd"/>
      <w:r>
        <w:rPr>
          <w:rStyle w:val="pln"/>
          <w:rFonts w:ascii="Courier New" w:hAnsi="Courier New" w:cs="Courier New"/>
          <w:color w:val="37474F"/>
          <w:sz w:val="21"/>
          <w:szCs w:val="21"/>
        </w:rPr>
        <w:t>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tfe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eager </w:t>
      </w:r>
      <w:r>
        <w:rPr>
          <w:rStyle w:val="com"/>
          <w:rFonts w:ascii="Courier New" w:hAnsi="Courier New" w:cs="Courier New"/>
          <w:color w:val="D81B60"/>
          <w:sz w:val="21"/>
          <w:szCs w:val="21"/>
        </w:rPr>
        <w:t># Shorthand for some symbols</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函数的</w:t>
      </w:r>
      <w:del w:id="1047" w:author="Shirley Li" w:date="2018-12-03T09:24:00Z">
        <w:r w:rsidDel="00E01018">
          <w:rPr>
            <w:rFonts w:ascii="Arial" w:hAnsi="Arial" w:cs="Arial" w:hint="eastAsia"/>
            <w:b w:val="0"/>
            <w:bCs w:val="0"/>
            <w:color w:val="212121"/>
            <w:spacing w:val="-2"/>
          </w:rPr>
          <w:delText>衍生物</w:delText>
        </w:r>
      </w:del>
      <w:ins w:id="1048" w:author="Shirley Li" w:date="2018-12-03T09:24:00Z">
        <w:r w:rsidR="00E01018">
          <w:rPr>
            <w:rFonts w:ascii="Arial" w:hAnsi="Arial" w:cs="Arial" w:hint="eastAsia"/>
            <w:b w:val="0"/>
            <w:bCs w:val="0"/>
            <w:color w:val="212121"/>
            <w:spacing w:val="-2"/>
          </w:rPr>
          <w:t>导数</w:t>
        </w:r>
      </w:ins>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提供用于自动</w:t>
      </w:r>
      <w:ins w:id="1049" w:author="Shirley Li" w:date="2018-12-03T09:22:00Z">
        <w:r w:rsidR="00536178">
          <w:rPr>
            <w:rFonts w:ascii="Arial" w:hAnsi="Arial" w:cs="Arial" w:hint="eastAsia"/>
            <w:color w:val="212121"/>
          </w:rPr>
          <w:t>分类</w:t>
        </w:r>
      </w:ins>
      <w:del w:id="1050" w:author="Shirley Li" w:date="2018-12-03T09:22:00Z">
        <w:r w:rsidDel="00536178">
          <w:rPr>
            <w:rFonts w:ascii="Arial" w:hAnsi="Arial" w:cs="Arial"/>
            <w:color w:val="212121"/>
          </w:rPr>
          <w:delText>区分</w:delText>
        </w:r>
      </w:del>
      <w:r>
        <w:rPr>
          <w:rFonts w:ascii="Arial" w:hAnsi="Arial" w:cs="Arial"/>
          <w:color w:val="212121"/>
        </w:rPr>
        <w:t>的</w:t>
      </w:r>
      <w:r>
        <w:rPr>
          <w:rFonts w:ascii="Arial" w:hAnsi="Arial" w:cs="Arial"/>
          <w:color w:val="212121"/>
        </w:rPr>
        <w:t xml:space="preserve">API - </w:t>
      </w:r>
      <w:r>
        <w:rPr>
          <w:rFonts w:ascii="Arial" w:hAnsi="Arial" w:cs="Arial"/>
          <w:color w:val="212121"/>
        </w:rPr>
        <w:t>计算函数</w:t>
      </w:r>
      <w:ins w:id="1051" w:author="Shirley Li" w:date="2018-12-03T09:23:00Z">
        <w:r w:rsidR="00114F10">
          <w:rPr>
            <w:rFonts w:ascii="Arial" w:hAnsi="Arial" w:cs="Arial" w:hint="eastAsia"/>
            <w:color w:val="212121"/>
          </w:rPr>
          <w:t>的导数</w:t>
        </w:r>
      </w:ins>
      <w:del w:id="1052" w:author="Shirley Li" w:date="2018-12-03T09:23:00Z">
        <w:r w:rsidDel="008A432A">
          <w:rPr>
            <w:rFonts w:ascii="Arial" w:hAnsi="Arial" w:cs="Arial"/>
            <w:color w:val="212121"/>
          </w:rPr>
          <w:delText>的派生</w:delText>
        </w:r>
      </w:del>
      <w:r>
        <w:rPr>
          <w:rFonts w:ascii="Arial" w:hAnsi="Arial" w:cs="Arial"/>
          <w:color w:val="212121"/>
        </w:rPr>
        <w:t>。更接近模仿数学的方式是将计算封装在</w:t>
      </w:r>
      <w:r>
        <w:rPr>
          <w:rFonts w:ascii="Arial" w:hAnsi="Arial" w:cs="Arial"/>
          <w:color w:val="212121"/>
        </w:rPr>
        <w:t>Python</w:t>
      </w:r>
      <w:r>
        <w:rPr>
          <w:rFonts w:ascii="Arial" w:hAnsi="Arial" w:cs="Arial"/>
          <w:color w:val="212121"/>
        </w:rPr>
        <w:t>函数中，</w:t>
      </w:r>
      <w:del w:id="1053" w:author="Shirley Li" w:date="2018-12-03T09:23:00Z">
        <w:r w:rsidDel="00A07F73">
          <w:rPr>
            <w:rFonts w:ascii="Arial" w:hAnsi="Arial" w:cs="Arial"/>
            <w:color w:val="212121"/>
          </w:rPr>
          <w:delText>比如说</w:delText>
        </w:r>
      </w:del>
      <w:ins w:id="1054" w:author="Shirley Li" w:date="2018-12-03T09:23:00Z">
        <w:r w:rsidR="00A07F73">
          <w:rPr>
            <w:rFonts w:ascii="Arial" w:hAnsi="Arial" w:cs="Arial" w:hint="eastAsia"/>
            <w:color w:val="212121"/>
          </w:rPr>
          <w:t>记为</w:t>
        </w:r>
      </w:ins>
      <w:r>
        <w:rPr>
          <w:rStyle w:val="HTML"/>
          <w:rFonts w:ascii="Courier New" w:hAnsi="Courier New" w:cs="Courier New"/>
          <w:color w:val="37474F"/>
          <w:sz w:val="22"/>
          <w:szCs w:val="22"/>
          <w:shd w:val="clear" w:color="auto" w:fill="F7F7F7"/>
        </w:rPr>
        <w:t>f</w:t>
      </w:r>
      <w:r>
        <w:rPr>
          <w:rFonts w:ascii="Arial" w:hAnsi="Arial" w:cs="Arial"/>
          <w:color w:val="212121"/>
        </w:rPr>
        <w:t>，</w:t>
      </w:r>
      <w:del w:id="1055" w:author="Shirley Li" w:date="2018-12-03T09:23:00Z">
        <w:r w:rsidDel="00D42C04">
          <w:rPr>
            <w:rFonts w:ascii="Arial" w:hAnsi="Arial" w:cs="Arial" w:hint="eastAsia"/>
            <w:color w:val="212121"/>
          </w:rPr>
          <w:delText>并用于</w:delText>
        </w:r>
      </w:del>
      <w:ins w:id="1056" w:author="Shirley Li" w:date="2018-12-03T09:23:00Z">
        <w:r w:rsidR="00D42C04">
          <w:rPr>
            <w:rFonts w:ascii="Arial" w:hAnsi="Arial" w:cs="Arial" w:hint="eastAsia"/>
            <w:color w:val="212121"/>
          </w:rPr>
          <w:t>使用</w:t>
        </w:r>
      </w:ins>
      <w:r>
        <w:rPr>
          <w:rStyle w:val="HTML"/>
          <w:rFonts w:ascii="Courier New" w:hAnsi="Courier New" w:cs="Courier New"/>
          <w:color w:val="37474F"/>
          <w:sz w:val="22"/>
          <w:szCs w:val="22"/>
          <w:shd w:val="clear" w:color="auto" w:fill="F7F7F7"/>
        </w:rPr>
        <w:t>tfe.gradients_function</w:t>
      </w:r>
      <w:r>
        <w:rPr>
          <w:rFonts w:ascii="Arial" w:hAnsi="Arial" w:cs="Arial"/>
          <w:color w:val="212121"/>
        </w:rPr>
        <w:t>创建一个函数来计算</w:t>
      </w:r>
      <w:r>
        <w:rPr>
          <w:rStyle w:val="HTML"/>
          <w:rFonts w:ascii="Courier New" w:hAnsi="Courier New" w:cs="Courier New"/>
          <w:color w:val="37474F"/>
          <w:sz w:val="22"/>
          <w:szCs w:val="22"/>
          <w:shd w:val="clear" w:color="auto" w:fill="F7F7F7"/>
        </w:rPr>
        <w:t>f</w:t>
      </w:r>
      <w:r>
        <w:rPr>
          <w:rFonts w:ascii="Arial" w:hAnsi="Arial" w:cs="Arial"/>
          <w:color w:val="212121"/>
        </w:rPr>
        <w:t>与其</w:t>
      </w:r>
      <w:del w:id="1057" w:author="Shirley Li" w:date="2018-12-03T09:23:00Z">
        <w:r w:rsidDel="00114F10">
          <w:rPr>
            <w:rFonts w:ascii="Arial" w:hAnsi="Arial" w:cs="Arial"/>
            <w:color w:val="212121"/>
          </w:rPr>
          <w:delText>参数</w:delText>
        </w:r>
      </w:del>
      <w:r>
        <w:rPr>
          <w:rFonts w:ascii="Arial" w:hAnsi="Arial" w:cs="Arial"/>
          <w:color w:val="212121"/>
        </w:rPr>
        <w:t>相关的</w:t>
      </w:r>
      <w:ins w:id="1058" w:author="Shirley Li" w:date="2018-12-03T09:23:00Z">
        <w:r w:rsidR="00114F10">
          <w:rPr>
            <w:rFonts w:ascii="Arial" w:hAnsi="Arial" w:cs="Arial"/>
            <w:color w:val="212121"/>
          </w:rPr>
          <w:t>参数</w:t>
        </w:r>
      </w:ins>
      <w:r>
        <w:rPr>
          <w:rFonts w:ascii="Arial" w:hAnsi="Arial" w:cs="Arial"/>
          <w:color w:val="212121"/>
        </w:rPr>
        <w:t>导数。如果您熟悉</w:t>
      </w:r>
      <w:ins w:id="1059" w:author="Shirley Li" w:date="2018-12-03T09:24:00Z">
        <w:r w:rsidR="003F6AA4">
          <w:rPr>
            <w:rFonts w:ascii="Arial" w:hAnsi="Arial" w:cs="Arial" w:hint="eastAsia"/>
            <w:color w:val="212121"/>
          </w:rPr>
          <w:t>使用</w:t>
        </w:r>
      </w:ins>
      <w:hyperlink r:id="rId92" w:history="1">
        <w:r>
          <w:rPr>
            <w:rStyle w:val="a5"/>
            <w:rFonts w:ascii="Arial" w:hAnsi="Arial" w:cs="Arial"/>
            <w:color w:val="039BE5"/>
          </w:rPr>
          <w:t>autograd</w:t>
        </w:r>
      </w:hyperlink>
      <w:del w:id="1060" w:author="Shirley Li" w:date="2018-12-03T09:24:00Z">
        <w:r w:rsidDel="003F6AA4">
          <w:rPr>
            <w:rFonts w:ascii="Arial" w:hAnsi="Arial" w:cs="Arial"/>
            <w:color w:val="212121"/>
          </w:rPr>
          <w:delText>以</w:delText>
        </w:r>
      </w:del>
      <w:ins w:id="1061" w:author="Shirley Li" w:date="2018-12-03T09:24:00Z">
        <w:r w:rsidR="003F6AA4">
          <w:rPr>
            <w:rFonts w:ascii="Arial" w:hAnsi="Arial" w:cs="Arial" w:hint="eastAsia"/>
            <w:color w:val="212121"/>
          </w:rPr>
          <w:t>对</w:t>
        </w:r>
      </w:ins>
      <w:del w:id="1062" w:author="Shirley Li" w:date="2018-12-03T09:24:00Z">
        <w:r w:rsidDel="003F6AA4">
          <w:rPr>
            <w:rFonts w:ascii="Arial" w:hAnsi="Arial" w:cs="Arial"/>
            <w:color w:val="212121"/>
          </w:rPr>
          <w:delText>区分</w:delText>
        </w:r>
      </w:del>
      <w:r>
        <w:rPr>
          <w:rFonts w:ascii="Arial" w:hAnsi="Arial" w:cs="Arial"/>
          <w:color w:val="212121"/>
        </w:rPr>
        <w:t>numpy</w:t>
      </w:r>
      <w:r>
        <w:rPr>
          <w:rFonts w:ascii="Arial" w:hAnsi="Arial" w:cs="Arial"/>
          <w:color w:val="212121"/>
        </w:rPr>
        <w:t>函数</w:t>
      </w:r>
      <w:ins w:id="1063" w:author="Shirley Li" w:date="2018-12-03T09:24:00Z">
        <w:r w:rsidR="003F6AA4">
          <w:rPr>
            <w:rFonts w:ascii="Arial" w:hAnsi="Arial" w:cs="Arial" w:hint="eastAsia"/>
            <w:color w:val="212121"/>
          </w:rPr>
          <w:t>进行求导的话</w:t>
        </w:r>
      </w:ins>
      <w:r>
        <w:rPr>
          <w:rFonts w:ascii="Arial" w:hAnsi="Arial" w:cs="Arial"/>
          <w:color w:val="212121"/>
        </w:rPr>
        <w:t>，那么</w:t>
      </w:r>
      <w:del w:id="1064" w:author="Shirley Li" w:date="2018-12-03T09:24:00Z">
        <w:r w:rsidDel="002B3359">
          <w:rPr>
            <w:rFonts w:ascii="Arial" w:hAnsi="Arial" w:cs="Arial" w:hint="eastAsia"/>
            <w:color w:val="212121"/>
          </w:rPr>
          <w:delText>这将是</w:delText>
        </w:r>
      </w:del>
      <w:ins w:id="1065" w:author="Shirley Li" w:date="2018-12-03T09:24:00Z">
        <w:r w:rsidR="002B3359">
          <w:rPr>
            <w:rFonts w:ascii="Arial" w:hAnsi="Arial" w:cs="Arial" w:hint="eastAsia"/>
            <w:color w:val="212121"/>
          </w:rPr>
          <w:t>您将对这部分内容很</w:t>
        </w:r>
      </w:ins>
      <w:r>
        <w:rPr>
          <w:rFonts w:ascii="Arial" w:hAnsi="Arial" w:cs="Arial"/>
          <w:color w:val="212121"/>
        </w:rPr>
        <w:t>熟悉</w:t>
      </w:r>
      <w:del w:id="1066" w:author="Shirley Li" w:date="2018-12-03T09:24:00Z">
        <w:r w:rsidDel="001560F1">
          <w:rPr>
            <w:rFonts w:ascii="Arial" w:hAnsi="Arial" w:cs="Arial"/>
            <w:color w:val="212121"/>
          </w:rPr>
          <w:delText>的</w:delText>
        </w:r>
      </w:del>
      <w:r>
        <w:rPr>
          <w:rFonts w:ascii="Arial" w:hAnsi="Arial" w:cs="Arial"/>
          <w:color w:val="212121"/>
        </w:rPr>
        <w:t>。例如：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from</w:t>
      </w:r>
      <w:r>
        <w:rPr>
          <w:rStyle w:val="pln"/>
          <w:rFonts w:ascii="Courier New" w:hAnsi="Courier New" w:cs="Courier New"/>
          <w:color w:val="37474F"/>
          <w:sz w:val="21"/>
          <w:szCs w:val="21"/>
        </w:rPr>
        <w:t xml:space="preserve"> math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pi</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sin</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pln"/>
          <w:rFonts w:ascii="Courier New" w:hAnsi="Courier New" w:cs="Courier New"/>
          <w:color w:val="37474F"/>
          <w:sz w:val="21"/>
          <w:szCs w:val="21"/>
        </w:rPr>
        <w:t>pi</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grad_f will return a list of derivatives of f</w:t>
      </w:r>
      <w:r>
        <w:rPr>
          <w:rFonts w:ascii="Courier New" w:hAnsi="Courier New" w:cs="Courier New"/>
          <w:color w:val="37474F"/>
          <w:sz w:val="21"/>
          <w:szCs w:val="21"/>
        </w:rPr>
        <w:br/>
      </w:r>
      <w:r>
        <w:rPr>
          <w:rStyle w:val="com"/>
          <w:rFonts w:ascii="Courier New" w:hAnsi="Courier New" w:cs="Courier New"/>
          <w:color w:val="D81B60"/>
          <w:sz w:val="21"/>
          <w:szCs w:val="21"/>
        </w:rPr>
        <w:t xml:space="preserve"># with respect to its arguments. Since </w:t>
      </w:r>
      <w:proofErr w:type="gramStart"/>
      <w:r>
        <w:rPr>
          <w:rStyle w:val="com"/>
          <w:rFonts w:ascii="Courier New" w:hAnsi="Courier New" w:cs="Courier New"/>
          <w:color w:val="D81B60"/>
          <w:sz w:val="21"/>
          <w:szCs w:val="21"/>
        </w:rPr>
        <w:t>f(</w:t>
      </w:r>
      <w:proofErr w:type="gramEnd"/>
      <w:r>
        <w:rPr>
          <w:rStyle w:val="com"/>
          <w:rFonts w:ascii="Courier New" w:hAnsi="Courier New" w:cs="Courier New"/>
          <w:color w:val="D81B60"/>
          <w:sz w:val="21"/>
          <w:szCs w:val="21"/>
        </w:rPr>
        <w:t>) has a single argument,</w:t>
      </w:r>
      <w:r>
        <w:rPr>
          <w:rFonts w:ascii="Courier New" w:hAnsi="Courier New" w:cs="Courier New"/>
          <w:color w:val="37474F"/>
          <w:sz w:val="21"/>
          <w:szCs w:val="21"/>
        </w:rPr>
        <w:br/>
      </w:r>
      <w:r>
        <w:rPr>
          <w:rStyle w:val="com"/>
          <w:rFonts w:ascii="Courier New" w:hAnsi="Courier New" w:cs="Courier New"/>
          <w:color w:val="D81B60"/>
          <w:sz w:val="21"/>
          <w:szCs w:val="21"/>
        </w:rPr>
        <w:t># grad_f will return a list with a single element.</w:t>
      </w:r>
      <w:r>
        <w:rPr>
          <w:rFonts w:ascii="Courier New" w:hAnsi="Courier New" w:cs="Courier New"/>
          <w:color w:val="37474F"/>
          <w:sz w:val="21"/>
          <w:szCs w:val="21"/>
        </w:rPr>
        <w:br/>
      </w:r>
      <w:r>
        <w:rPr>
          <w:rStyle w:val="pln"/>
          <w:rFonts w:ascii="Courier New" w:hAnsi="Courier New" w:cs="Courier New"/>
          <w:color w:val="37474F"/>
          <w:sz w:val="21"/>
          <w:szCs w:val="21"/>
        </w:rPr>
        <w:t xml:space="preserve">grad_f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gradients_function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abs</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grad_f</w:t>
      </w:r>
      <w:r>
        <w:rPr>
          <w:rStyle w:val="pun"/>
          <w:rFonts w:ascii="Courier New" w:hAnsi="Courier New" w:cs="Courier New"/>
          <w:color w:val="37474F"/>
          <w:sz w:val="21"/>
          <w:szCs w:val="21"/>
        </w:rPr>
        <w:t>(</w:t>
      </w:r>
      <w:r>
        <w:rPr>
          <w:rStyle w:val="pln"/>
          <w:rFonts w:ascii="Courier New" w:hAnsi="Courier New" w:cs="Courier New"/>
          <w:color w:val="37474F"/>
          <w:sz w:val="21"/>
          <w:szCs w:val="21"/>
        </w:rPr>
        <w:t>pi</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&lt;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1e-7</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高阶</w:t>
      </w:r>
      <w:del w:id="1067" w:author="Shirley Li" w:date="2018-12-03T09:35:00Z">
        <w:r w:rsidDel="004D0D25">
          <w:rPr>
            <w:rFonts w:ascii="Arial" w:hAnsi="Arial" w:cs="Arial" w:hint="eastAsia"/>
            <w:b w:val="0"/>
            <w:bCs w:val="0"/>
            <w:color w:val="212121"/>
            <w:sz w:val="30"/>
            <w:szCs w:val="30"/>
          </w:rPr>
          <w:delText>梯度</w:delText>
        </w:r>
      </w:del>
      <w:ins w:id="1068" w:author="Shirley Li" w:date="2018-12-03T09:35:00Z">
        <w:r w:rsidR="004D0D25">
          <w:rPr>
            <w:rFonts w:ascii="Arial" w:hAnsi="Arial" w:cs="Arial" w:hint="eastAsia"/>
            <w:b w:val="0"/>
            <w:bCs w:val="0"/>
            <w:color w:val="212121"/>
            <w:sz w:val="30"/>
            <w:szCs w:val="30"/>
          </w:rPr>
          <w:t>导数</w:t>
        </w:r>
      </w:ins>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可以使用相同的</w:t>
      </w:r>
      <w:r>
        <w:rPr>
          <w:rFonts w:ascii="Arial" w:hAnsi="Arial" w:cs="Arial"/>
          <w:color w:val="212121"/>
        </w:rPr>
        <w:t>API</w:t>
      </w:r>
      <w:del w:id="1069" w:author="Shirley Li" w:date="2018-12-03T09:35:00Z">
        <w:r w:rsidDel="002E77E3">
          <w:rPr>
            <w:rFonts w:ascii="Arial" w:hAnsi="Arial" w:cs="Arial" w:hint="eastAsia"/>
            <w:color w:val="212121"/>
          </w:rPr>
          <w:delText>根据需要区分多次</w:delText>
        </w:r>
      </w:del>
      <w:ins w:id="1070" w:author="Shirley Li" w:date="2018-12-03T09:35:00Z">
        <w:r w:rsidR="002E77E3">
          <w:rPr>
            <w:rFonts w:ascii="Arial" w:hAnsi="Arial" w:cs="Arial" w:hint="eastAsia"/>
            <w:color w:val="212121"/>
          </w:rPr>
          <w:t>任意多次求导</w:t>
        </w:r>
      </w:ins>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sin</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lambda</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gradients_function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lin_space</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pi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pi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100 points between -2π and +2π</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"first derivative"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"second derivative"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"third derivative"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C74991"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ins w:id="1071" w:author="Shirley Li" w:date="2018-12-03T10:13:00Z">
        <w:r>
          <w:rPr>
            <w:rFonts w:ascii="Arial" w:hAnsi="Arial" w:cs="Arial" w:hint="eastAsia"/>
            <w:b w:val="0"/>
            <w:bCs w:val="0"/>
            <w:color w:val="212121"/>
            <w:spacing w:val="-2"/>
          </w:rPr>
          <w:t>梯度磁带</w:t>
        </w:r>
      </w:ins>
      <w:del w:id="1072" w:author="Shirley Li" w:date="2018-12-03T10:13:00Z">
        <w:r w:rsidR="0048111B" w:rsidDel="00C74991">
          <w:rPr>
            <w:rFonts w:ascii="Arial" w:hAnsi="Arial" w:cs="Arial"/>
            <w:b w:val="0"/>
            <w:bCs w:val="0"/>
            <w:color w:val="212121"/>
            <w:spacing w:val="-2"/>
          </w:rPr>
          <w:delText>渐变色带</w:delText>
        </w:r>
      </w:del>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每个可</w:t>
      </w:r>
      <w:del w:id="1073" w:author="Shirley Li" w:date="2018-12-03T10:09:00Z">
        <w:r w:rsidDel="008A22A5">
          <w:rPr>
            <w:rFonts w:ascii="Arial" w:hAnsi="Arial" w:cs="Arial" w:hint="eastAsia"/>
            <w:color w:val="212121"/>
          </w:rPr>
          <w:delText>区分</w:delText>
        </w:r>
      </w:del>
      <w:ins w:id="1074" w:author="Shirley Li" w:date="2018-12-03T10:09:00Z">
        <w:r w:rsidR="008A22A5">
          <w:rPr>
            <w:rFonts w:ascii="Arial" w:hAnsi="Arial" w:cs="Arial" w:hint="eastAsia"/>
            <w:color w:val="212121"/>
          </w:rPr>
          <w:t>求导</w:t>
        </w:r>
      </w:ins>
      <w:r>
        <w:rPr>
          <w:rFonts w:ascii="Arial" w:hAnsi="Arial" w:cs="Arial"/>
          <w:color w:val="212121"/>
        </w:rPr>
        <w:t>的</w:t>
      </w:r>
      <w:r>
        <w:rPr>
          <w:rFonts w:ascii="Arial" w:hAnsi="Arial" w:cs="Arial"/>
          <w:color w:val="212121"/>
        </w:rPr>
        <w:t>TensorFlow</w:t>
      </w:r>
      <w:r>
        <w:rPr>
          <w:rFonts w:ascii="Arial" w:hAnsi="Arial" w:cs="Arial"/>
          <w:color w:val="212121"/>
        </w:rPr>
        <w:t>操作都具有相关的梯度函数。例如，</w:t>
      </w:r>
      <w:del w:id="1075" w:author="Shirley Li" w:date="2018-12-03T10:13:00Z">
        <w:r w:rsidDel="00EC7652">
          <w:rPr>
            <w:rFonts w:ascii="Arial" w:hAnsi="Arial" w:cs="Arial" w:hint="eastAsia"/>
            <w:color w:val="212121"/>
          </w:rPr>
          <w:delText>渐变函数</w:delText>
        </w:r>
      </w:del>
      <w:ins w:id="1076" w:author="Shirley Li" w:date="2018-12-03T10:13:00Z">
        <w:r w:rsidR="00EC7652">
          <w:rPr>
            <w:rFonts w:ascii="Arial" w:hAnsi="Arial" w:cs="Arial" w:hint="eastAsia"/>
            <w:color w:val="212121"/>
          </w:rPr>
          <w:t>梯度函数</w:t>
        </w:r>
      </w:ins>
      <w:r>
        <w:rPr>
          <w:rStyle w:val="HTML"/>
          <w:rFonts w:ascii="Courier New" w:hAnsi="Courier New" w:cs="Courier New"/>
          <w:color w:val="37474F"/>
          <w:sz w:val="22"/>
          <w:szCs w:val="22"/>
          <w:shd w:val="clear" w:color="auto" w:fill="F7F7F7"/>
        </w:rPr>
        <w:t>tf.square(x)</w:t>
      </w:r>
      <w:del w:id="1077" w:author="Shirley Li" w:date="2018-12-03T10:13:00Z">
        <w:r w:rsidDel="00F97969">
          <w:rPr>
            <w:rFonts w:ascii="Arial" w:hAnsi="Arial" w:cs="Arial"/>
            <w:color w:val="212121"/>
          </w:rPr>
          <w:delText>将是</w:delText>
        </w:r>
      </w:del>
      <w:r>
        <w:rPr>
          <w:rFonts w:ascii="Arial" w:hAnsi="Arial" w:cs="Arial"/>
          <w:color w:val="212121"/>
        </w:rPr>
        <w:t>返回的</w:t>
      </w:r>
      <w:ins w:id="1078" w:author="Shirley Li" w:date="2018-12-03T10:14:00Z">
        <w:r w:rsidR="00F97969">
          <w:rPr>
            <w:rFonts w:ascii="Arial" w:hAnsi="Arial" w:cs="Arial" w:hint="eastAsia"/>
            <w:color w:val="212121"/>
          </w:rPr>
          <w:t>将是</w:t>
        </w:r>
      </w:ins>
      <w:r>
        <w:rPr>
          <w:rFonts w:ascii="Arial" w:hAnsi="Arial" w:cs="Arial"/>
          <w:color w:val="212121"/>
        </w:rPr>
        <w:t>函数</w:t>
      </w:r>
      <w:r>
        <w:rPr>
          <w:rStyle w:val="HTML"/>
          <w:rFonts w:ascii="Courier New" w:hAnsi="Courier New" w:cs="Courier New"/>
          <w:color w:val="37474F"/>
          <w:sz w:val="22"/>
          <w:szCs w:val="22"/>
          <w:shd w:val="clear" w:color="auto" w:fill="F7F7F7"/>
        </w:rPr>
        <w:t>2.0 * x</w:t>
      </w:r>
      <w:r>
        <w:rPr>
          <w:rFonts w:ascii="Arial" w:hAnsi="Arial" w:cs="Arial"/>
          <w:color w:val="212121"/>
        </w:rPr>
        <w:t>。要计算用户定义函数的梯度（</w:t>
      </w:r>
      <w:r>
        <w:rPr>
          <w:rStyle w:val="HTML"/>
          <w:rFonts w:ascii="Courier New" w:hAnsi="Courier New" w:cs="Courier New"/>
          <w:color w:val="37474F"/>
          <w:sz w:val="22"/>
          <w:szCs w:val="22"/>
          <w:shd w:val="clear" w:color="auto" w:fill="F7F7F7"/>
        </w:rPr>
        <w:t>f(x)</w:t>
      </w:r>
      <w:r>
        <w:rPr>
          <w:rFonts w:ascii="Arial" w:hAnsi="Arial" w:cs="Arial"/>
          <w:color w:val="212121"/>
        </w:rPr>
        <w:t>如上例所示），</w:t>
      </w:r>
      <w:r>
        <w:rPr>
          <w:rFonts w:ascii="Arial" w:hAnsi="Arial" w:cs="Arial"/>
          <w:color w:val="212121"/>
        </w:rPr>
        <w:t>TensorFlow</w:t>
      </w:r>
      <w:r>
        <w:rPr>
          <w:rFonts w:ascii="Arial" w:hAnsi="Arial" w:cs="Arial"/>
          <w:color w:val="212121"/>
        </w:rPr>
        <w:t>首先</w:t>
      </w:r>
      <w:r>
        <w:rPr>
          <w:rFonts w:ascii="Arial" w:hAnsi="Arial" w:cs="Arial"/>
          <w:color w:val="212121"/>
        </w:rPr>
        <w:t>“</w:t>
      </w:r>
      <w:r>
        <w:rPr>
          <w:rFonts w:ascii="Arial" w:hAnsi="Arial" w:cs="Arial"/>
          <w:color w:val="212121"/>
        </w:rPr>
        <w:t>记录</w:t>
      </w:r>
      <w:r>
        <w:rPr>
          <w:rFonts w:ascii="Arial" w:hAnsi="Arial" w:cs="Arial"/>
          <w:color w:val="212121"/>
        </w:rPr>
        <w:t>”</w:t>
      </w:r>
      <w:r>
        <w:rPr>
          <w:rFonts w:ascii="Arial" w:hAnsi="Arial" w:cs="Arial"/>
          <w:color w:val="212121"/>
        </w:rPr>
        <w:t>应用于计算函数输出的所有操作。我们将此记录称为</w:t>
      </w:r>
      <w:r>
        <w:rPr>
          <w:rFonts w:ascii="Arial" w:hAnsi="Arial" w:cs="Arial"/>
          <w:color w:val="212121"/>
        </w:rPr>
        <w:t>“</w:t>
      </w:r>
      <w:r>
        <w:rPr>
          <w:rFonts w:ascii="Arial" w:hAnsi="Arial" w:cs="Arial"/>
          <w:color w:val="212121"/>
        </w:rPr>
        <w:t>磁带</w:t>
      </w:r>
      <w:r>
        <w:rPr>
          <w:rFonts w:ascii="Arial" w:hAnsi="Arial" w:cs="Arial"/>
          <w:color w:val="212121"/>
        </w:rPr>
        <w:t>”</w:t>
      </w:r>
      <w:r>
        <w:rPr>
          <w:rFonts w:ascii="Arial" w:hAnsi="Arial" w:cs="Arial"/>
          <w:color w:val="212121"/>
        </w:rPr>
        <w:t>。然后，它使用该磁带和与每个基元操作相关联的梯度函数，以使用</w:t>
      </w:r>
      <w:r w:rsidR="0003345C">
        <w:rPr>
          <w:rStyle w:val="a5"/>
          <w:rFonts w:ascii="Arial" w:hAnsi="Arial" w:cs="Arial"/>
          <w:color w:val="039BE5"/>
        </w:rPr>
        <w:fldChar w:fldCharType="begin"/>
      </w:r>
      <w:r w:rsidR="0003345C">
        <w:rPr>
          <w:rStyle w:val="a5"/>
          <w:rFonts w:ascii="Arial" w:hAnsi="Arial" w:cs="Arial"/>
          <w:color w:val="039BE5"/>
        </w:rPr>
        <w:instrText xml:space="preserve"> HYPERLINK "https://en.wikipedia.org/wiki/Automatic_differentiation" </w:instrText>
      </w:r>
      <w:r w:rsidR="0003345C">
        <w:rPr>
          <w:rStyle w:val="a5"/>
          <w:rFonts w:ascii="Arial" w:hAnsi="Arial" w:cs="Arial"/>
          <w:color w:val="039BE5"/>
        </w:rPr>
        <w:fldChar w:fldCharType="separate"/>
      </w:r>
      <w:r>
        <w:rPr>
          <w:rStyle w:val="a5"/>
          <w:rFonts w:ascii="Arial" w:hAnsi="Arial" w:cs="Arial"/>
          <w:color w:val="039BE5"/>
        </w:rPr>
        <w:t>反向模式</w:t>
      </w:r>
      <w:del w:id="1079" w:author="Shirley Li" w:date="2018-12-03T10:14:00Z">
        <w:r w:rsidDel="00B531E6">
          <w:rPr>
            <w:rStyle w:val="a5"/>
            <w:rFonts w:ascii="Arial" w:hAnsi="Arial" w:cs="Arial"/>
            <w:color w:val="039BE5"/>
          </w:rPr>
          <w:delText>区分</w:delText>
        </w:r>
      </w:del>
      <w:r w:rsidR="0003345C">
        <w:rPr>
          <w:rStyle w:val="a5"/>
          <w:rFonts w:ascii="Arial" w:hAnsi="Arial" w:cs="Arial"/>
          <w:color w:val="039BE5"/>
        </w:rPr>
        <w:fldChar w:fldCharType="end"/>
      </w:r>
      <w:ins w:id="1080" w:author="Shirley Li" w:date="2018-12-03T10:14:00Z">
        <w:r w:rsidR="00B531E6">
          <w:rPr>
            <w:rStyle w:val="a5"/>
            <w:rFonts w:ascii="Arial" w:hAnsi="Arial" w:cs="Arial" w:hint="eastAsia"/>
            <w:color w:val="039BE5"/>
          </w:rPr>
          <w:t>求导</w:t>
        </w:r>
      </w:ins>
      <w:r>
        <w:rPr>
          <w:rFonts w:ascii="Arial" w:hAnsi="Arial" w:cs="Arial"/>
          <w:color w:val="212121"/>
        </w:rPr>
        <w:t>来计算用户定义函数的梯度。</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由于操作是在执行时记录的，因此</w:t>
      </w:r>
      <w:del w:id="1081" w:author="Shirley Li" w:date="2018-12-03T10:14:00Z">
        <w:r w:rsidDel="00354DF4">
          <w:rPr>
            <w:rFonts w:ascii="Arial" w:hAnsi="Arial" w:cs="Arial"/>
            <w:color w:val="212121"/>
          </w:rPr>
          <w:delText>自然会处理</w:delText>
        </w:r>
      </w:del>
      <w:r>
        <w:rPr>
          <w:rFonts w:ascii="Arial" w:hAnsi="Arial" w:cs="Arial"/>
          <w:color w:val="212121"/>
        </w:rPr>
        <w:t>Python</w:t>
      </w:r>
      <w:ins w:id="1082" w:author="Shirley Li" w:date="2018-12-03T10:14:00Z">
        <w:r w:rsidR="00354DF4">
          <w:rPr>
            <w:rFonts w:ascii="Arial" w:hAnsi="Arial" w:cs="Arial" w:hint="eastAsia"/>
            <w:color w:val="212121"/>
          </w:rPr>
          <w:t>需要</w:t>
        </w:r>
      </w:ins>
      <w:r>
        <w:rPr>
          <w:rFonts w:ascii="Arial" w:hAnsi="Arial" w:cs="Arial"/>
          <w:color w:val="212121"/>
        </w:rPr>
        <w:t>控制流程（例如使用</w:t>
      </w:r>
      <w:r>
        <w:rPr>
          <w:rStyle w:val="HTML"/>
          <w:rFonts w:ascii="Courier New" w:hAnsi="Courier New" w:cs="Courier New"/>
          <w:color w:val="37474F"/>
          <w:sz w:val="22"/>
          <w:szCs w:val="22"/>
          <w:shd w:val="clear" w:color="auto" w:fill="F7F7F7"/>
        </w:rPr>
        <w:t>if</w:t>
      </w:r>
      <w:r>
        <w:rPr>
          <w:rFonts w:ascii="Arial" w:hAnsi="Arial" w:cs="Arial"/>
          <w:color w:val="212121"/>
        </w:rPr>
        <w:t>s</w:t>
      </w:r>
      <w:r>
        <w:rPr>
          <w:rFonts w:ascii="Arial" w:hAnsi="Arial" w:cs="Arial"/>
          <w:color w:val="212121"/>
        </w:rPr>
        <w:t>和</w:t>
      </w:r>
      <w:r>
        <w:rPr>
          <w:rStyle w:val="HTML"/>
          <w:rFonts w:ascii="Courier New" w:hAnsi="Courier New" w:cs="Courier New"/>
          <w:color w:val="37474F"/>
          <w:sz w:val="22"/>
          <w:szCs w:val="22"/>
          <w:shd w:val="clear" w:color="auto" w:fill="F7F7F7"/>
        </w:rPr>
        <w:t>while</w:t>
      </w:r>
      <w:r>
        <w:rPr>
          <w:rFonts w:ascii="Arial" w:hAnsi="Arial" w:cs="Arial"/>
          <w:color w:val="212121"/>
        </w:rPr>
        <w:t>s</w:t>
      </w:r>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f</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output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Must use range(int(y)) instead of range(y) in Python 3 when</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using TensorFlow 1.10 and earlier. Can use range(y) in 1.11+</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kwd"/>
          <w:rFonts w:ascii="Courier New" w:hAnsi="Courier New" w:cs="Courier New"/>
          <w:color w:val="3B78E7"/>
          <w:sz w:val="21"/>
          <w:szCs w:val="21"/>
        </w:rPr>
        <w:t>int</w:t>
      </w:r>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output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multiply</w:t>
      </w:r>
      <w:r>
        <w:rPr>
          <w:rStyle w:val="pun"/>
          <w:rFonts w:ascii="Courier New" w:hAnsi="Courier New" w:cs="Courier New"/>
          <w:color w:val="37474F"/>
          <w:sz w:val="21"/>
          <w:szCs w:val="21"/>
        </w:rPr>
        <w:t>(</w:t>
      </w:r>
      <w:r>
        <w:rPr>
          <w:rStyle w:val="pln"/>
          <w:rFonts w:ascii="Courier New" w:hAnsi="Courier New" w:cs="Courier New"/>
          <w:color w:val="37474F"/>
          <w:sz w:val="21"/>
          <w:szCs w:val="21"/>
        </w:rPr>
        <w:t>output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output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g</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Return the gradient of `f` with respect to it's first parameter</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gradients_function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f(x, 2) is essentially x * x</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g</w:t>
      </w:r>
      <w:r>
        <w:rPr>
          <w:rStyle w:val="pun"/>
          <w:rFonts w:ascii="Courier New" w:hAnsi="Courier New" w:cs="Courier New"/>
          <w:color w:val="37474F"/>
          <w:sz w:val="21"/>
          <w:szCs w:val="21"/>
        </w:rPr>
        <w:t>(</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And its gradient will be 2 * x</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Style w:val="lit"/>
          <w:rFonts w:ascii="Courier New" w:hAnsi="Courier New" w:cs="Courier New"/>
          <w:color w:val="C53929"/>
          <w:sz w:val="21"/>
          <w:szCs w:val="21"/>
        </w:rPr>
        <w:t>4.0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64.0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f(x, 3) is essentially x * x * x</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g</w:t>
      </w:r>
      <w:r>
        <w:rPr>
          <w:rStyle w:val="pun"/>
          <w:rFonts w:ascii="Courier New" w:hAnsi="Courier New" w:cs="Courier New"/>
          <w:color w:val="37474F"/>
          <w:sz w:val="21"/>
          <w:szCs w:val="21"/>
        </w:rPr>
        <w:t>(</w:t>
      </w:r>
      <w:r>
        <w:rPr>
          <w:rStyle w:val="lit"/>
          <w:rFonts w:ascii="Courier New" w:hAnsi="Courier New" w:cs="Courier New"/>
          <w:color w:val="C53929"/>
          <w:sz w:val="21"/>
          <w:szCs w:val="21"/>
        </w:rPr>
        <w:t>4.0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48.0</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And its gradient will be 3 * x * x</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有时</w:t>
      </w:r>
      <w:ins w:id="1083" w:author="Shirley Li" w:date="2018-12-03T10:17:00Z">
        <w:r w:rsidR="002D2C89">
          <w:rPr>
            <w:rFonts w:ascii="Arial" w:hAnsi="Arial" w:cs="Arial" w:hint="eastAsia"/>
            <w:color w:val="212121"/>
          </w:rPr>
          <w:t>并</w:t>
        </w:r>
      </w:ins>
      <w:del w:id="1084" w:author="Shirley Li" w:date="2018-12-03T10:17:00Z">
        <w:r w:rsidDel="002D2C89">
          <w:rPr>
            <w:rFonts w:ascii="Arial" w:hAnsi="Arial" w:cs="Arial"/>
            <w:color w:val="212121"/>
          </w:rPr>
          <w:delText>，</w:delText>
        </w:r>
      </w:del>
      <w:ins w:id="1085" w:author="Shirley Li" w:date="2018-12-03T10:17:00Z">
        <w:r w:rsidR="002D2C89">
          <w:rPr>
            <w:rFonts w:ascii="Arial" w:hAnsi="Arial" w:cs="Arial"/>
            <w:color w:val="212121"/>
          </w:rPr>
          <w:t>不方便</w:t>
        </w:r>
      </w:ins>
      <w:r>
        <w:rPr>
          <w:rFonts w:ascii="Arial" w:hAnsi="Arial" w:cs="Arial"/>
          <w:color w:val="212121"/>
        </w:rPr>
        <w:t>将</w:t>
      </w:r>
      <w:del w:id="1086" w:author="Shirley Li" w:date="2018-12-03T10:17:00Z">
        <w:r w:rsidDel="002D2C89">
          <w:rPr>
            <w:rFonts w:ascii="Arial" w:hAnsi="Arial" w:cs="Arial" w:hint="eastAsia"/>
            <w:color w:val="212121"/>
          </w:rPr>
          <w:delText>感兴趣的</w:delText>
        </w:r>
      </w:del>
      <w:ins w:id="1087" w:author="Shirley Li" w:date="2018-12-03T10:17:00Z">
        <w:r w:rsidR="002D2C89">
          <w:rPr>
            <w:rFonts w:ascii="Arial" w:hAnsi="Arial" w:cs="Arial" w:hint="eastAsia"/>
            <w:color w:val="212121"/>
          </w:rPr>
          <w:t>需要的</w:t>
        </w:r>
      </w:ins>
      <w:r>
        <w:rPr>
          <w:rFonts w:ascii="Arial" w:hAnsi="Arial" w:cs="Arial"/>
          <w:color w:val="212121"/>
        </w:rPr>
        <w:t>计算封装到函数中</w:t>
      </w:r>
      <w:del w:id="1088" w:author="Shirley Li" w:date="2018-12-03T10:17:00Z">
        <w:r w:rsidDel="002D2C89">
          <w:rPr>
            <w:rFonts w:ascii="Arial" w:hAnsi="Arial" w:cs="Arial"/>
            <w:color w:val="212121"/>
          </w:rPr>
          <w:delText>可能是不方便的</w:delText>
        </w:r>
      </w:del>
      <w:r>
        <w:rPr>
          <w:rFonts w:ascii="Arial" w:hAnsi="Arial" w:cs="Arial"/>
          <w:color w:val="212121"/>
        </w:rPr>
        <w:t>。例如，如果希望输出</w:t>
      </w:r>
      <w:del w:id="1089" w:author="Shirley Li" w:date="2018-12-03T10:18:00Z">
        <w:r w:rsidDel="00F8198A">
          <w:rPr>
            <w:rFonts w:ascii="Arial" w:hAnsi="Arial" w:cs="Arial"/>
            <w:color w:val="212121"/>
          </w:rPr>
          <w:delText>的梯度相对于</w:delText>
        </w:r>
      </w:del>
      <w:r>
        <w:rPr>
          <w:rFonts w:ascii="Arial" w:hAnsi="Arial" w:cs="Arial"/>
          <w:color w:val="212121"/>
        </w:rPr>
        <w:t>函数</w:t>
      </w:r>
      <w:ins w:id="1090" w:author="Shirley Li" w:date="2018-12-03T10:18:00Z">
        <w:r w:rsidR="00F8198A">
          <w:rPr>
            <w:rFonts w:ascii="Arial" w:hAnsi="Arial" w:cs="Arial"/>
            <w:color w:val="212121"/>
          </w:rPr>
          <w:t>计算</w:t>
        </w:r>
      </w:ins>
      <w:r>
        <w:rPr>
          <w:rFonts w:ascii="Arial" w:hAnsi="Arial" w:cs="Arial"/>
          <w:color w:val="212121"/>
        </w:rPr>
        <w:t>中</w:t>
      </w:r>
      <w:del w:id="1091" w:author="Shirley Li" w:date="2018-12-03T10:18:00Z">
        <w:r w:rsidDel="00F8198A">
          <w:rPr>
            <w:rFonts w:ascii="Arial" w:hAnsi="Arial" w:cs="Arial"/>
            <w:color w:val="212121"/>
          </w:rPr>
          <w:delText>计算</w:delText>
        </w:r>
      </w:del>
      <w:r>
        <w:rPr>
          <w:rFonts w:ascii="Arial" w:hAnsi="Arial" w:cs="Arial"/>
          <w:color w:val="212121"/>
        </w:rPr>
        <w:t>的中间值</w:t>
      </w:r>
      <w:ins w:id="1092" w:author="Shirley Li" w:date="2018-12-03T10:18:00Z">
        <w:r w:rsidR="00F8198A">
          <w:rPr>
            <w:rFonts w:ascii="Arial" w:hAnsi="Arial" w:cs="Arial" w:hint="eastAsia"/>
            <w:color w:val="212121"/>
          </w:rPr>
          <w:t>的梯度</w:t>
        </w:r>
        <w:r w:rsidR="007453CE">
          <w:rPr>
            <w:rFonts w:ascii="Arial" w:hAnsi="Arial" w:cs="Arial" w:hint="eastAsia"/>
            <w:color w:val="212121"/>
          </w:rPr>
          <w:t>的时候</w:t>
        </w:r>
      </w:ins>
      <w:r>
        <w:rPr>
          <w:rFonts w:ascii="Arial" w:hAnsi="Arial" w:cs="Arial"/>
          <w:color w:val="212121"/>
        </w:rPr>
        <w:t>。在这种情况下，</w:t>
      </w:r>
      <w:del w:id="1093" w:author="Shirley Li" w:date="2018-12-03T10:18:00Z">
        <w:r w:rsidDel="0003345C">
          <w:rPr>
            <w:rFonts w:ascii="Arial" w:hAnsi="Arial" w:cs="Arial"/>
            <w:color w:val="212121"/>
          </w:rPr>
          <w:delText>稍微</w:delText>
        </w:r>
      </w:del>
      <w:r>
        <w:rPr>
          <w:rFonts w:ascii="Arial" w:hAnsi="Arial" w:cs="Arial"/>
          <w:color w:val="212121"/>
        </w:rPr>
        <w:t>更详细</w:t>
      </w:r>
      <w:del w:id="1094" w:author="Shirley Li" w:date="2018-12-03T10:18:00Z">
        <w:r w:rsidDel="0003345C">
          <w:rPr>
            <w:rFonts w:ascii="Arial" w:hAnsi="Arial" w:cs="Arial"/>
            <w:color w:val="212121"/>
          </w:rPr>
          <w:delText>但</w:delText>
        </w:r>
      </w:del>
      <w:r>
        <w:rPr>
          <w:rFonts w:ascii="Arial" w:hAnsi="Arial" w:cs="Arial"/>
          <w:color w:val="212121"/>
        </w:rPr>
        <w:t>明确的</w:t>
      </w:r>
      <w:hyperlink r:id="rId93" w:history="1">
        <w:r>
          <w:rPr>
            <w:rStyle w:val="a5"/>
            <w:rFonts w:ascii="Arial" w:hAnsi="Arial" w:cs="Arial"/>
            <w:color w:val="039BE5"/>
          </w:rPr>
          <w:t>tf.GradientTape</w:t>
        </w:r>
      </w:hyperlink>
      <w:del w:id="1095" w:author="Shirley Li" w:date="2018-12-03T10:19:00Z">
        <w:r w:rsidDel="0036318B">
          <w:rPr>
            <w:rFonts w:ascii="Arial" w:hAnsi="Arial" w:cs="Arial" w:hint="eastAsia"/>
            <w:color w:val="212121"/>
          </w:rPr>
          <w:delText>上下文</w:delText>
        </w:r>
      </w:del>
      <w:ins w:id="1096" w:author="Shirley Li" w:date="2018-12-03T10:19:00Z">
        <w:r w:rsidR="0036318B">
          <w:rPr>
            <w:rFonts w:ascii="Arial" w:hAnsi="Arial" w:cs="Arial" w:hint="eastAsia"/>
            <w:color w:val="212121"/>
          </w:rPr>
          <w:t>方法</w:t>
        </w:r>
      </w:ins>
      <w:r>
        <w:rPr>
          <w:rFonts w:ascii="Arial" w:hAnsi="Arial" w:cs="Arial"/>
          <w:color w:val="212121"/>
        </w:rPr>
        <w:t>是有用的。</w:t>
      </w:r>
      <w:r w:rsidR="00033B01">
        <w:rPr>
          <w:rFonts w:ascii="Arial" w:hAnsi="Arial" w:cs="Arial"/>
          <w:color w:val="212121"/>
        </w:rPr>
        <w:t>A</w:t>
      </w:r>
      <w:ins w:id="1097" w:author="Shirley Li" w:date="2018-12-03T10:19:00Z">
        <w:r w:rsidR="00033B01">
          <w:rPr>
            <w:rFonts w:ascii="Arial" w:hAnsi="Arial" w:cs="Arial" w:hint="eastAsia"/>
            <w:color w:val="212121"/>
          </w:rPr>
          <w:t>内</w:t>
        </w:r>
      </w:ins>
      <w:del w:id="1098" w:author="Shirley Li" w:date="2018-12-03T10:19:00Z">
        <w:r w:rsidDel="00033B01">
          <w:rPr>
            <w:rFonts w:ascii="Arial" w:hAnsi="Arial" w:cs="Arial"/>
            <w:color w:val="212121"/>
          </w:rPr>
          <w:delText>的上下文中</w:delText>
        </w:r>
      </w:del>
      <w:r>
        <w:rPr>
          <w:rFonts w:ascii="Arial" w:hAnsi="Arial" w:cs="Arial"/>
          <w:color w:val="212121"/>
        </w:rPr>
        <w:t>的所有计算都</w:t>
      </w:r>
      <w:del w:id="1099" w:author="Shirley Li" w:date="2018-12-03T10:19:00Z">
        <w:r w:rsidR="0003345C" w:rsidDel="003B24E8">
          <w:rPr>
            <w:rStyle w:val="HTML"/>
            <w:rFonts w:ascii="Courier New" w:hAnsi="Courier New" w:cs="Courier New"/>
            <w:color w:val="039BE5"/>
            <w:sz w:val="22"/>
            <w:szCs w:val="22"/>
            <w:shd w:val="clear" w:color="auto" w:fill="F7F7F7"/>
          </w:rPr>
          <w:fldChar w:fldCharType="begin"/>
        </w:r>
        <w:r w:rsidR="0003345C" w:rsidDel="003B24E8">
          <w:rPr>
            <w:rStyle w:val="HTML"/>
            <w:rFonts w:ascii="Courier New" w:hAnsi="Courier New" w:cs="Courier New"/>
            <w:color w:val="039BE5"/>
            <w:sz w:val="22"/>
            <w:szCs w:val="22"/>
            <w:shd w:val="clear" w:color="auto" w:fill="F7F7F7"/>
          </w:rPr>
          <w:delInstrText xml:space="preserve"> HYPERLINK "https://tensorflow.google.cn/api_docs/python/tf/GradientTape" </w:delInstrText>
        </w:r>
        <w:r w:rsidR="0003345C" w:rsidDel="003B24E8">
          <w:rPr>
            <w:rStyle w:val="HTML"/>
            <w:rFonts w:ascii="Courier New" w:hAnsi="Courier New" w:cs="Courier New"/>
            <w:color w:val="039BE5"/>
            <w:sz w:val="22"/>
            <w:szCs w:val="22"/>
            <w:shd w:val="clear" w:color="auto" w:fill="F7F7F7"/>
          </w:rPr>
          <w:fldChar w:fldCharType="separate"/>
        </w:r>
        <w:r w:rsidDel="003B24E8">
          <w:rPr>
            <w:rStyle w:val="HTML"/>
            <w:rFonts w:ascii="Courier New" w:hAnsi="Courier New" w:cs="Courier New"/>
            <w:color w:val="039BE5"/>
            <w:sz w:val="22"/>
            <w:szCs w:val="22"/>
            <w:shd w:val="clear" w:color="auto" w:fill="F7F7F7"/>
          </w:rPr>
          <w:delText>tf.GradientTape</w:delText>
        </w:r>
        <w:r w:rsidR="0003345C" w:rsidDel="003B24E8">
          <w:rPr>
            <w:rStyle w:val="HTML"/>
            <w:rFonts w:ascii="Courier New" w:hAnsi="Courier New" w:cs="Courier New"/>
            <w:color w:val="039BE5"/>
            <w:sz w:val="22"/>
            <w:szCs w:val="22"/>
            <w:shd w:val="clear" w:color="auto" w:fill="F7F7F7"/>
          </w:rPr>
          <w:fldChar w:fldCharType="end"/>
        </w:r>
      </w:del>
      <w:r>
        <w:rPr>
          <w:rFonts w:ascii="Arial" w:hAnsi="Arial" w:cs="Arial"/>
          <w:color w:val="212121"/>
        </w:rPr>
        <w:t>被</w:t>
      </w:r>
      <w:ins w:id="1100" w:author="Shirley Li" w:date="2018-12-03T10:19:00Z">
        <w:r w:rsidR="003B24E8">
          <w:rPr>
            <w:rStyle w:val="HTML"/>
            <w:rFonts w:ascii="Courier New" w:hAnsi="Courier New" w:cs="Courier New"/>
            <w:color w:val="039BE5"/>
            <w:sz w:val="22"/>
            <w:szCs w:val="22"/>
            <w:shd w:val="clear" w:color="auto" w:fill="F7F7F7"/>
          </w:rPr>
          <w:fldChar w:fldCharType="begin"/>
        </w:r>
        <w:r w:rsidR="003B24E8">
          <w:rPr>
            <w:rStyle w:val="HTML"/>
            <w:rFonts w:ascii="Courier New" w:hAnsi="Courier New" w:cs="Courier New"/>
            <w:color w:val="039BE5"/>
            <w:sz w:val="22"/>
            <w:szCs w:val="22"/>
            <w:shd w:val="clear" w:color="auto" w:fill="F7F7F7"/>
          </w:rPr>
          <w:instrText xml:space="preserve"> HYPERLINK "https://tensorflow.google.cn/api_docs/python/tf/GradientTape" </w:instrText>
        </w:r>
        <w:r w:rsidR="003B24E8">
          <w:rPr>
            <w:rStyle w:val="HTML"/>
            <w:rFonts w:ascii="Courier New" w:hAnsi="Courier New" w:cs="Courier New"/>
            <w:color w:val="039BE5"/>
            <w:sz w:val="22"/>
            <w:szCs w:val="22"/>
            <w:shd w:val="clear" w:color="auto" w:fill="F7F7F7"/>
          </w:rPr>
          <w:fldChar w:fldCharType="separate"/>
        </w:r>
        <w:r w:rsidR="003B24E8">
          <w:rPr>
            <w:rStyle w:val="HTML"/>
            <w:rFonts w:ascii="Courier New" w:hAnsi="Courier New" w:cs="Courier New"/>
            <w:color w:val="039BE5"/>
            <w:sz w:val="22"/>
            <w:szCs w:val="22"/>
            <w:shd w:val="clear" w:color="auto" w:fill="F7F7F7"/>
          </w:rPr>
          <w:t>tf.GradientTape</w:t>
        </w:r>
        <w:r w:rsidR="003B24E8">
          <w:rPr>
            <w:rStyle w:val="HTML"/>
            <w:rFonts w:ascii="Courier New" w:hAnsi="Courier New" w:cs="Courier New"/>
            <w:color w:val="039BE5"/>
            <w:sz w:val="22"/>
            <w:szCs w:val="22"/>
            <w:shd w:val="clear" w:color="auto" w:fill="F7F7F7"/>
          </w:rPr>
          <w:fldChar w:fldCharType="end"/>
        </w:r>
        <w:r w:rsidR="003B24E8">
          <w:rPr>
            <w:rFonts w:ascii="Arial" w:hAnsi="Arial" w:cs="Arial"/>
            <w:color w:val="212121"/>
          </w:rPr>
          <w:t xml:space="preserve"> </w:t>
        </w:r>
      </w:ins>
      <w:r>
        <w:rPr>
          <w:rFonts w:ascii="Arial" w:hAnsi="Arial" w:cs="Arial"/>
          <w:color w:val="212121"/>
        </w:rPr>
        <w:t>“</w:t>
      </w:r>
      <w:r>
        <w:rPr>
          <w:rFonts w:ascii="Arial" w:hAnsi="Arial" w:cs="Arial"/>
          <w:color w:val="212121"/>
        </w:rPr>
        <w:t>记录</w:t>
      </w:r>
      <w:r>
        <w:rPr>
          <w:rFonts w:ascii="Arial" w:hAnsi="Arial" w:cs="Arial"/>
          <w:color w:val="212121"/>
        </w:rPr>
        <w:t>”</w:t>
      </w:r>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ones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com"/>
          <w:rFonts w:ascii="Courier New" w:hAnsi="Courier New" w:cs="Courier New"/>
          <w:color w:val="D81B60"/>
          <w:sz w:val="21"/>
          <w:szCs w:val="21"/>
        </w:rPr>
        <w:t># a single t.gradient() call when the bug is resolved.</w:t>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persistent</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w:t>
      </w:r>
      <w:r>
        <w:rPr>
          <w:rStyle w:val="pun"/>
          <w:rFonts w:ascii="Courier New" w:hAnsi="Courier New" w:cs="Courier New"/>
          <w:color w:val="37474F"/>
          <w:sz w:val="21"/>
          <w:szCs w:val="21"/>
        </w:rPr>
        <w:t>.</w:t>
      </w:r>
      <w:r>
        <w:rPr>
          <w:rStyle w:val="pln"/>
          <w:rFonts w:ascii="Courier New" w:hAnsi="Courier New" w:cs="Courier New"/>
          <w:color w:val="37474F"/>
          <w:sz w:val="21"/>
          <w:szCs w:val="21"/>
        </w:rPr>
        <w:t>watch</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reduce_sum</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z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multiply</w:t>
      </w:r>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Use the same tape to compute the derivative of z with respect to the</w:t>
      </w:r>
      <w:r>
        <w:rPr>
          <w:rFonts w:ascii="Courier New" w:hAnsi="Courier New" w:cs="Courier New"/>
          <w:color w:val="37474F"/>
          <w:sz w:val="21"/>
          <w:szCs w:val="21"/>
        </w:rPr>
        <w:br/>
      </w:r>
      <w:r>
        <w:rPr>
          <w:rStyle w:val="com"/>
          <w:rFonts w:ascii="Courier New" w:hAnsi="Courier New" w:cs="Courier New"/>
          <w:color w:val="D81B60"/>
          <w:sz w:val="21"/>
          <w:szCs w:val="21"/>
        </w:rPr>
        <w:t># intermediate value y.</w:t>
      </w:r>
      <w:r>
        <w:rPr>
          <w:rFonts w:ascii="Courier New" w:hAnsi="Courier New" w:cs="Courier New"/>
          <w:color w:val="37474F"/>
          <w:sz w:val="21"/>
          <w:szCs w:val="21"/>
        </w:rPr>
        <w:br/>
      </w:r>
      <w:r>
        <w:rPr>
          <w:rStyle w:val="pln"/>
          <w:rFonts w:ascii="Courier New" w:hAnsi="Courier New" w:cs="Courier New"/>
          <w:color w:val="37474F"/>
          <w:sz w:val="21"/>
          <w:szCs w:val="21"/>
        </w:rPr>
        <w:t xml:space="preserve">dz_dy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z</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dz_dy</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Derivative of z with respect to the original input tensor x</w:t>
      </w:r>
      <w:r>
        <w:rPr>
          <w:rFonts w:ascii="Courier New" w:hAnsi="Courier New" w:cs="Courier New"/>
          <w:color w:val="37474F"/>
          <w:sz w:val="21"/>
          <w:szCs w:val="21"/>
        </w:rPr>
        <w:br/>
      </w:r>
      <w:r>
        <w:rPr>
          <w:rStyle w:val="pln"/>
          <w:rFonts w:ascii="Courier New" w:hAnsi="Courier New" w:cs="Courier New"/>
          <w:color w:val="37474F"/>
          <w:sz w:val="21"/>
          <w:szCs w:val="21"/>
        </w:rPr>
        <w:t xml:space="preserve">dz_dx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z</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j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dz_dx</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j</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8.0</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高阶梯度</w:t>
      </w:r>
    </w:p>
    <w:p w:rsidR="0048111B" w:rsidRDefault="0048111B" w:rsidP="0048111B">
      <w:pPr>
        <w:pStyle w:val="a3"/>
        <w:spacing w:before="240" w:beforeAutospacing="0" w:after="240" w:afterAutospacing="0"/>
        <w:rPr>
          <w:rFonts w:ascii="Arial" w:hAnsi="Arial" w:cs="Arial"/>
          <w:color w:val="212121"/>
        </w:rPr>
      </w:pPr>
      <w:r>
        <w:rPr>
          <w:rStyle w:val="HTML"/>
          <w:rFonts w:ascii="Courier New" w:hAnsi="Courier New" w:cs="Courier New"/>
          <w:color w:val="37474F"/>
          <w:sz w:val="22"/>
          <w:szCs w:val="22"/>
          <w:shd w:val="clear" w:color="auto" w:fill="F7F7F7"/>
        </w:rPr>
        <w:t>GradientTape</w:t>
      </w:r>
      <w:r>
        <w:rPr>
          <w:rFonts w:ascii="Arial" w:hAnsi="Arial" w:cs="Arial"/>
          <w:color w:val="212121"/>
        </w:rPr>
        <w:t>记录</w:t>
      </w:r>
      <w:ins w:id="1101" w:author="Shirley Li" w:date="2018-12-03T10:22:00Z">
        <w:r w:rsidR="00B151EA">
          <w:rPr>
            <w:rFonts w:ascii="Arial" w:hAnsi="Arial" w:cs="Arial" w:hint="eastAsia"/>
            <w:color w:val="212121"/>
          </w:rPr>
          <w:t>内容</w:t>
        </w:r>
      </w:ins>
      <w:del w:id="1102" w:author="Shirley Li" w:date="2018-12-03T10:22:00Z">
        <w:r w:rsidDel="00B151EA">
          <w:rPr>
            <w:rFonts w:ascii="Arial" w:hAnsi="Arial" w:cs="Arial"/>
            <w:color w:val="212121"/>
          </w:rPr>
          <w:delText>上下文</w:delText>
        </w:r>
      </w:del>
      <w:r>
        <w:rPr>
          <w:rFonts w:ascii="Arial" w:hAnsi="Arial" w:cs="Arial"/>
          <w:color w:val="212121"/>
        </w:rPr>
        <w:t>管理器内部的操作以自动</w:t>
      </w:r>
      <w:del w:id="1103" w:author="Shirley Li" w:date="2018-12-03T10:22:00Z">
        <w:r w:rsidDel="00B151EA">
          <w:rPr>
            <w:rFonts w:ascii="Arial" w:hAnsi="Arial" w:cs="Arial" w:hint="eastAsia"/>
            <w:color w:val="212121"/>
          </w:rPr>
          <w:delText>区分</w:delText>
        </w:r>
      </w:del>
      <w:ins w:id="1104" w:author="Shirley Li" w:date="2018-12-03T10:22:00Z">
        <w:r w:rsidR="00B151EA">
          <w:rPr>
            <w:rFonts w:ascii="Arial" w:hAnsi="Arial" w:cs="Arial" w:hint="eastAsia"/>
            <w:color w:val="212121"/>
          </w:rPr>
          <w:t>求导</w:t>
        </w:r>
      </w:ins>
      <w:r>
        <w:rPr>
          <w:rFonts w:ascii="Arial" w:hAnsi="Arial" w:cs="Arial"/>
          <w:color w:val="212121"/>
        </w:rPr>
        <w:t>。如果在该</w:t>
      </w:r>
      <w:del w:id="1105" w:author="Shirley Li" w:date="2018-12-03T10:22:00Z">
        <w:r w:rsidDel="000705EF">
          <w:rPr>
            <w:rFonts w:ascii="Arial" w:hAnsi="Arial" w:cs="Arial" w:hint="eastAsia"/>
            <w:color w:val="212121"/>
          </w:rPr>
          <w:delText>上下文</w:delText>
        </w:r>
      </w:del>
      <w:ins w:id="1106" w:author="Shirley Li" w:date="2018-12-03T10:22:00Z">
        <w:r w:rsidR="000705EF">
          <w:rPr>
            <w:rFonts w:ascii="Arial" w:hAnsi="Arial" w:cs="Arial" w:hint="eastAsia"/>
            <w:color w:val="212121"/>
          </w:rPr>
          <w:t>函数</w:t>
        </w:r>
      </w:ins>
      <w:r>
        <w:rPr>
          <w:rFonts w:ascii="Arial" w:hAnsi="Arial" w:cs="Arial"/>
          <w:color w:val="212121"/>
        </w:rPr>
        <w:t>中</w:t>
      </w:r>
      <w:ins w:id="1107" w:author="Shirley Li" w:date="2018-12-03T10:22:00Z">
        <w:r w:rsidR="00446578">
          <w:rPr>
            <w:rFonts w:ascii="Arial" w:hAnsi="Arial" w:cs="Arial" w:hint="eastAsia"/>
            <w:color w:val="212121"/>
          </w:rPr>
          <w:t>也</w:t>
        </w:r>
      </w:ins>
      <w:r>
        <w:rPr>
          <w:rFonts w:ascii="Arial" w:hAnsi="Arial" w:cs="Arial"/>
          <w:color w:val="212121"/>
        </w:rPr>
        <w:t>计算梯度，</w:t>
      </w:r>
      <w:ins w:id="1108" w:author="Shirley Li" w:date="2018-12-03T10:22:00Z">
        <w:r w:rsidR="00446578">
          <w:rPr>
            <w:rFonts w:ascii="Arial" w:hAnsi="Arial" w:cs="Arial" w:hint="eastAsia"/>
            <w:color w:val="212121"/>
          </w:rPr>
          <w:t>那么</w:t>
        </w:r>
      </w:ins>
      <w:ins w:id="1109" w:author="Shirley Li" w:date="2018-12-03T10:23:00Z">
        <w:r w:rsidR="00446578">
          <w:rPr>
            <w:rFonts w:ascii="Arial" w:hAnsi="Arial" w:cs="Arial" w:hint="eastAsia"/>
            <w:color w:val="212121"/>
          </w:rPr>
          <w:t>内容管理器</w:t>
        </w:r>
      </w:ins>
      <w:del w:id="1110" w:author="Shirley Li" w:date="2018-12-03T10:23:00Z">
        <w:r w:rsidDel="00064971">
          <w:rPr>
            <w:rFonts w:ascii="Arial" w:hAnsi="Arial" w:cs="Arial"/>
            <w:color w:val="212121"/>
          </w:rPr>
          <w:delText>则</w:delText>
        </w:r>
      </w:del>
      <w:r>
        <w:rPr>
          <w:rFonts w:ascii="Arial" w:hAnsi="Arial" w:cs="Arial"/>
          <w:color w:val="212121"/>
        </w:rPr>
        <w:t>也记录梯度计算。因此，完全相同的</w:t>
      </w:r>
      <w:r>
        <w:rPr>
          <w:rFonts w:ascii="Arial" w:hAnsi="Arial" w:cs="Arial"/>
          <w:color w:val="212121"/>
        </w:rPr>
        <w:t>API</w:t>
      </w:r>
      <w:r>
        <w:rPr>
          <w:rFonts w:ascii="Arial" w:hAnsi="Arial" w:cs="Arial"/>
          <w:color w:val="212121"/>
        </w:rPr>
        <w:t>也适用于高阶梯度。例如：</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constant</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Convert the Python 1.0 to a Tensor object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t2</w:t>
      </w:r>
      <w:r>
        <w:rPr>
          <w:rStyle w:val="pun"/>
          <w:rFonts w:ascii="Courier New" w:hAnsi="Courier New" w:cs="Courier New"/>
          <w:color w:val="37474F"/>
          <w:sz w:val="21"/>
          <w:szCs w:val="21"/>
        </w:rPr>
        <w:t>.</w:t>
      </w:r>
      <w:r>
        <w:rPr>
          <w:rStyle w:val="pln"/>
          <w:rFonts w:ascii="Courier New" w:hAnsi="Courier New" w:cs="Courier New"/>
          <w:color w:val="37474F"/>
          <w:sz w:val="21"/>
          <w:szCs w:val="21"/>
        </w:rPr>
        <w:t>watch</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Compute the gradient inside the 't' context manager</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which means the gradient computation is differentiable as well.</w:t>
      </w:r>
      <w:r>
        <w:rPr>
          <w:rFonts w:ascii="Courier New" w:hAnsi="Courier New" w:cs="Courier New"/>
          <w:color w:val="37474F"/>
          <w:sz w:val="21"/>
          <w:szCs w:val="21"/>
        </w:rPr>
        <w:br/>
      </w:r>
      <w:r>
        <w:rPr>
          <w:rStyle w:val="pln"/>
          <w:rFonts w:ascii="Courier New" w:hAnsi="Courier New" w:cs="Courier New"/>
          <w:color w:val="37474F"/>
          <w:sz w:val="21"/>
          <w:szCs w:val="21"/>
        </w:rPr>
        <w:t xml:space="preserve">  dy_dx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t2</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d2y_dx2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dy_dx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dy_dx</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3.0</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d2y_dx2</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6.0</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下一步</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在本教程中，我们介绍了</w:t>
      </w:r>
      <w:r>
        <w:rPr>
          <w:rFonts w:ascii="Arial" w:hAnsi="Arial" w:cs="Arial"/>
          <w:color w:val="212121"/>
        </w:rPr>
        <w:t>TensorFlow</w:t>
      </w:r>
      <w:r>
        <w:rPr>
          <w:rFonts w:ascii="Arial" w:hAnsi="Arial" w:cs="Arial"/>
          <w:color w:val="212121"/>
        </w:rPr>
        <w:t>中的</w:t>
      </w:r>
      <w:ins w:id="1111" w:author="Shirley Li" w:date="2018-12-03T10:23:00Z">
        <w:r w:rsidR="00E35739">
          <w:rPr>
            <w:rFonts w:ascii="Arial" w:hAnsi="Arial" w:cs="Arial" w:hint="eastAsia"/>
            <w:color w:val="212121"/>
          </w:rPr>
          <w:t>导数</w:t>
        </w:r>
      </w:ins>
      <w:del w:id="1112" w:author="Shirley Li" w:date="2018-12-03T10:23:00Z">
        <w:r w:rsidDel="00E35739">
          <w:rPr>
            <w:rFonts w:ascii="Arial" w:hAnsi="Arial" w:cs="Arial"/>
            <w:color w:val="212121"/>
          </w:rPr>
          <w:delText>梯度</w:delText>
        </w:r>
      </w:del>
      <w:r>
        <w:rPr>
          <w:rFonts w:ascii="Arial" w:hAnsi="Arial" w:cs="Arial"/>
          <w:color w:val="212121"/>
        </w:rPr>
        <w:t>计算。有了这个，我们就拥有了构建和训练神经网络所需的足够</w:t>
      </w:r>
      <w:ins w:id="1113" w:author="Shirley Li" w:date="2018-12-03T10:23:00Z">
        <w:r w:rsidR="007F5EC6">
          <w:rPr>
            <w:rFonts w:ascii="Arial" w:hAnsi="Arial" w:cs="Arial" w:hint="eastAsia"/>
            <w:color w:val="212121"/>
          </w:rPr>
          <w:t>基本知识</w:t>
        </w:r>
      </w:ins>
      <w:del w:id="1114" w:author="Shirley Li" w:date="2018-12-03T10:23:00Z">
        <w:r w:rsidDel="007F5EC6">
          <w:rPr>
            <w:rFonts w:ascii="Arial" w:hAnsi="Arial" w:cs="Arial"/>
            <w:color w:val="212121"/>
          </w:rPr>
          <w:delText>原语</w:delText>
        </w:r>
      </w:del>
      <w:r>
        <w:rPr>
          <w:rFonts w:ascii="Arial" w:hAnsi="Arial" w:cs="Arial"/>
          <w:color w:val="212121"/>
        </w:rPr>
        <w:t>。</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del w:id="1115" w:author="Shirley Li" w:date="2018-12-03T10:24:00Z">
        <w:r w:rsidDel="00F84E86">
          <w:rPr>
            <w:rFonts w:ascii="Arial" w:hAnsi="Arial" w:cs="Arial" w:hint="eastAsia"/>
            <w:b w:val="0"/>
            <w:bCs w:val="0"/>
            <w:color w:val="757575"/>
            <w:spacing w:val="-2"/>
            <w:sz w:val="51"/>
            <w:szCs w:val="51"/>
          </w:rPr>
          <w:lastRenderedPageBreak/>
          <w:delText>定制培训</w:delText>
        </w:r>
      </w:del>
      <w:ins w:id="1116" w:author="Shirley Li" w:date="2018-12-03T10:24:00Z">
        <w:r w:rsidR="00F84E86">
          <w:rPr>
            <w:rFonts w:ascii="Arial" w:hAnsi="Arial" w:cs="Arial" w:hint="eastAsia"/>
            <w:b w:val="0"/>
            <w:bCs w:val="0"/>
            <w:color w:val="757575"/>
            <w:spacing w:val="-2"/>
            <w:sz w:val="51"/>
            <w:szCs w:val="51"/>
          </w:rPr>
          <w:t>自定义训练</w:t>
        </w:r>
      </w:ins>
      <w:r>
        <w:rPr>
          <w:rFonts w:ascii="Arial" w:hAnsi="Arial" w:cs="Arial"/>
          <w:b w:val="0"/>
          <w:bCs w:val="0"/>
          <w:color w:val="757575"/>
          <w:spacing w:val="-2"/>
          <w:sz w:val="51"/>
          <w:szCs w:val="51"/>
        </w:rPr>
        <w:t>：基础知识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在上一个教程中，我们介绍了用于自动</w:t>
      </w:r>
      <w:del w:id="1117" w:author="Shirley Li" w:date="2018-12-03T10:24:00Z">
        <w:r w:rsidDel="00A0521C">
          <w:rPr>
            <w:rFonts w:ascii="Arial" w:hAnsi="Arial" w:cs="Arial" w:hint="eastAsia"/>
            <w:color w:val="212121"/>
          </w:rPr>
          <w:delText>区分</w:delText>
        </w:r>
      </w:del>
      <w:ins w:id="1118" w:author="Shirley Li" w:date="2018-12-03T10:24:00Z">
        <w:r w:rsidR="00A0521C">
          <w:rPr>
            <w:rFonts w:ascii="Arial" w:hAnsi="Arial" w:cs="Arial" w:hint="eastAsia"/>
            <w:color w:val="212121"/>
          </w:rPr>
          <w:t>求导</w:t>
        </w:r>
      </w:ins>
      <w:r>
        <w:rPr>
          <w:rFonts w:ascii="Arial" w:hAnsi="Arial" w:cs="Arial"/>
          <w:color w:val="212121"/>
        </w:rPr>
        <w:t>的</w:t>
      </w:r>
      <w:r>
        <w:rPr>
          <w:rFonts w:ascii="Arial" w:hAnsi="Arial" w:cs="Arial"/>
          <w:color w:val="212121"/>
        </w:rPr>
        <w:t>TensorFlow API</w:t>
      </w:r>
      <w:r>
        <w:rPr>
          <w:rFonts w:ascii="Arial" w:hAnsi="Arial" w:cs="Arial"/>
          <w:color w:val="212121"/>
        </w:rPr>
        <w:t>，这是机器学习的基本构建块。在本教程中，我们将使用先前教程中介绍的</w:t>
      </w:r>
      <w:r>
        <w:rPr>
          <w:rFonts w:ascii="Arial" w:hAnsi="Arial" w:cs="Arial"/>
          <w:color w:val="212121"/>
        </w:rPr>
        <w:t>TensorFlow</w:t>
      </w:r>
      <w:ins w:id="1119" w:author="Shirley Li" w:date="2018-12-03T10:24:00Z">
        <w:r w:rsidR="00D253D5">
          <w:rPr>
            <w:rFonts w:ascii="Arial" w:hAnsi="Arial" w:cs="Arial" w:hint="eastAsia"/>
            <w:color w:val="212121"/>
          </w:rPr>
          <w:t>基本知识</w:t>
        </w:r>
      </w:ins>
      <w:del w:id="1120" w:author="Shirley Li" w:date="2018-12-03T10:24:00Z">
        <w:r w:rsidDel="00D253D5">
          <w:rPr>
            <w:rFonts w:ascii="Arial" w:hAnsi="Arial" w:cs="Arial"/>
            <w:color w:val="212121"/>
          </w:rPr>
          <w:delText>原语</w:delText>
        </w:r>
      </w:del>
      <w:r>
        <w:rPr>
          <w:rFonts w:ascii="Arial" w:hAnsi="Arial" w:cs="Arial"/>
          <w:color w:val="212121"/>
        </w:rPr>
        <w:t>来进行一些简单的机器学习</w:t>
      </w:r>
      <w:ins w:id="1121" w:author="Shirley Li" w:date="2018-12-03T10:25:00Z">
        <w:r w:rsidR="00765AB0">
          <w:rPr>
            <w:rFonts w:ascii="Arial" w:hAnsi="Arial" w:cs="Arial" w:hint="eastAsia"/>
            <w:color w:val="212121"/>
          </w:rPr>
          <w:t>练习</w:t>
        </w:r>
      </w:ins>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还包括一个更高级别的神经网络</w:t>
      </w:r>
      <w:r>
        <w:rPr>
          <w:rFonts w:ascii="Arial" w:hAnsi="Arial" w:cs="Arial"/>
          <w:color w:val="212121"/>
        </w:rPr>
        <w:t>API</w:t>
      </w:r>
      <w:r>
        <w:rPr>
          <w:rFonts w:ascii="Arial" w:hAnsi="Arial" w:cs="Arial"/>
          <w:color w:val="212121"/>
        </w:rPr>
        <w:t>（</w:t>
      </w:r>
      <w:hyperlink r:id="rId94"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），它提供了有用的抽象来减少样板。我们强烈建议</w:t>
      </w:r>
      <w:del w:id="1122" w:author="Shirley Li" w:date="2018-12-03T10:25:00Z">
        <w:r w:rsidDel="005329D5">
          <w:rPr>
            <w:rFonts w:ascii="Arial" w:hAnsi="Arial" w:cs="Arial"/>
            <w:color w:val="212121"/>
          </w:rPr>
          <w:delText>那些</w:delText>
        </w:r>
      </w:del>
      <w:r>
        <w:rPr>
          <w:rFonts w:ascii="Arial" w:hAnsi="Arial" w:cs="Arial"/>
          <w:color w:val="212121"/>
        </w:rPr>
        <w:t>使用神经网络的</w:t>
      </w:r>
      <w:ins w:id="1123" w:author="Shirley Li" w:date="2018-12-03T10:25:00Z">
        <w:r w:rsidR="005329D5">
          <w:rPr>
            <w:rFonts w:ascii="Arial" w:hAnsi="Arial" w:cs="Arial" w:hint="eastAsia"/>
            <w:color w:val="212121"/>
          </w:rPr>
          <w:t>大家</w:t>
        </w:r>
      </w:ins>
      <w:del w:id="1124" w:author="Shirley Li" w:date="2018-12-03T10:25:00Z">
        <w:r w:rsidDel="005329D5">
          <w:rPr>
            <w:rFonts w:ascii="Arial" w:hAnsi="Arial" w:cs="Arial"/>
            <w:color w:val="212121"/>
          </w:rPr>
          <w:delText>人</w:delText>
        </w:r>
      </w:del>
      <w:r>
        <w:rPr>
          <w:rFonts w:ascii="Arial" w:hAnsi="Arial" w:cs="Arial"/>
          <w:color w:val="212121"/>
        </w:rPr>
        <w:t>使用更高级别的</w:t>
      </w:r>
      <w:r>
        <w:rPr>
          <w:rFonts w:ascii="Arial" w:hAnsi="Arial" w:cs="Arial"/>
          <w:color w:val="212121"/>
        </w:rPr>
        <w:t>API</w:t>
      </w:r>
      <w:r>
        <w:rPr>
          <w:rFonts w:ascii="Arial" w:hAnsi="Arial" w:cs="Arial"/>
          <w:color w:val="212121"/>
        </w:rPr>
        <w:t>。但是，在这个简短的教程中，我们从第一原理开始介绍神经网络训练，以建立坚实的基础。</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建立</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tfe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eager</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变量</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中的张量是不可变的无状态对象。然而，机器学习模型需要具有变化</w:t>
      </w:r>
      <w:ins w:id="1125" w:author="Shirley Li" w:date="2018-12-03T10:26:00Z">
        <w:r w:rsidR="0073247A">
          <w:rPr>
            <w:rFonts w:ascii="Arial" w:hAnsi="Arial" w:cs="Arial" w:hint="eastAsia"/>
            <w:color w:val="212121"/>
          </w:rPr>
          <w:t>阶段</w:t>
        </w:r>
      </w:ins>
      <w:del w:id="1126" w:author="Shirley Li" w:date="2018-12-03T10:26:00Z">
        <w:r w:rsidDel="0073247A">
          <w:rPr>
            <w:rFonts w:ascii="Arial" w:hAnsi="Arial" w:cs="Arial"/>
            <w:color w:val="212121"/>
          </w:rPr>
          <w:delText>状态</w:delText>
        </w:r>
      </w:del>
      <w:r>
        <w:rPr>
          <w:rFonts w:ascii="Arial" w:hAnsi="Arial" w:cs="Arial"/>
          <w:color w:val="212121"/>
        </w:rPr>
        <w:t>：随着模型训练，计算预测的相同代码应该随着时间的推移而</w:t>
      </w:r>
      <w:ins w:id="1127" w:author="Shirley Li" w:date="2018-12-03T10:26:00Z">
        <w:r w:rsidR="002E5480">
          <w:rPr>
            <w:rFonts w:ascii="Arial" w:hAnsi="Arial" w:cs="Arial" w:hint="eastAsia"/>
            <w:color w:val="212121"/>
          </w:rPr>
          <w:t>得到不同结果</w:t>
        </w:r>
      </w:ins>
      <w:del w:id="1128" w:author="Shirley Li" w:date="2018-12-03T10:26:00Z">
        <w:r w:rsidDel="002E5480">
          <w:rPr>
            <w:rFonts w:ascii="Arial" w:hAnsi="Arial" w:cs="Arial"/>
            <w:color w:val="212121"/>
          </w:rPr>
          <w:delText>表现不同</w:delText>
        </w:r>
      </w:del>
      <w:r>
        <w:rPr>
          <w:rFonts w:ascii="Arial" w:hAnsi="Arial" w:cs="Arial"/>
          <w:color w:val="212121"/>
        </w:rPr>
        <w:t>（希望具有</w:t>
      </w:r>
      <w:del w:id="1129" w:author="Shirley Li" w:date="2018-12-03T10:26:00Z">
        <w:r w:rsidDel="009F7796">
          <w:rPr>
            <w:rFonts w:ascii="Arial" w:hAnsi="Arial" w:cs="Arial"/>
            <w:color w:val="212121"/>
          </w:rPr>
          <w:delText>较</w:delText>
        </w:r>
      </w:del>
      <w:ins w:id="1130" w:author="Shirley Li" w:date="2018-12-03T10:26:00Z">
        <w:r w:rsidR="009F7796">
          <w:rPr>
            <w:rFonts w:ascii="Arial" w:hAnsi="Arial" w:cs="Arial" w:hint="eastAsia"/>
            <w:color w:val="212121"/>
          </w:rPr>
          <w:t>越来越低</w:t>
        </w:r>
      </w:ins>
      <w:del w:id="1131" w:author="Shirley Li" w:date="2018-12-03T10:26:00Z">
        <w:r w:rsidDel="009F7796">
          <w:rPr>
            <w:rFonts w:ascii="Arial" w:hAnsi="Arial" w:cs="Arial"/>
            <w:color w:val="212121"/>
          </w:rPr>
          <w:delText>低</w:delText>
        </w:r>
      </w:del>
      <w:r>
        <w:rPr>
          <w:rFonts w:ascii="Arial" w:hAnsi="Arial" w:cs="Arial"/>
          <w:color w:val="212121"/>
        </w:rPr>
        <w:t>的损失！）。</w:t>
      </w:r>
      <w:del w:id="1132" w:author="Shirley Li" w:date="2018-12-03T10:27:00Z">
        <w:r w:rsidDel="00FB2049">
          <w:rPr>
            <w:rFonts w:ascii="Arial" w:hAnsi="Arial" w:cs="Arial"/>
            <w:color w:val="212121"/>
          </w:rPr>
          <w:delText>要表示需要在计算过程中进行更改的状态，</w:delText>
        </w:r>
      </w:del>
      <w:ins w:id="1133" w:author="Shirley Li" w:date="2018-12-03T10:27:00Z">
        <w:r w:rsidR="00341E79">
          <w:rPr>
            <w:rFonts w:ascii="Arial" w:hAnsi="Arial" w:cs="Arial" w:hint="eastAsia"/>
            <w:color w:val="212121"/>
          </w:rPr>
          <w:t>因为</w:t>
        </w:r>
      </w:ins>
      <w:del w:id="1134" w:author="Shirley Li" w:date="2018-12-03T10:27:00Z">
        <w:r w:rsidDel="00341E79">
          <w:rPr>
            <w:rFonts w:ascii="Arial" w:hAnsi="Arial" w:cs="Arial"/>
            <w:color w:val="212121"/>
          </w:rPr>
          <w:delText>您可以选择依赖</w:delText>
        </w:r>
      </w:del>
      <w:r>
        <w:rPr>
          <w:rFonts w:ascii="Arial" w:hAnsi="Arial" w:cs="Arial"/>
          <w:color w:val="212121"/>
        </w:rPr>
        <w:t>Python</w:t>
      </w:r>
      <w:r>
        <w:rPr>
          <w:rFonts w:ascii="Arial" w:hAnsi="Arial" w:cs="Arial"/>
          <w:color w:val="212121"/>
        </w:rPr>
        <w:t>是一种</w:t>
      </w:r>
      <w:del w:id="1135" w:author="Shirley Li" w:date="2018-12-03T10:27:00Z">
        <w:r w:rsidDel="00FB2049">
          <w:rPr>
            <w:rFonts w:ascii="Arial" w:hAnsi="Arial" w:cs="Arial"/>
            <w:color w:val="212121"/>
          </w:rPr>
          <w:delText>有</w:delText>
        </w:r>
      </w:del>
      <w:r>
        <w:rPr>
          <w:rFonts w:ascii="Arial" w:hAnsi="Arial" w:cs="Arial"/>
          <w:color w:val="212121"/>
        </w:rPr>
        <w:t>状态编程语言</w:t>
      </w:r>
      <w:del w:id="1136" w:author="Shirley Li" w:date="2018-12-03T10:27:00Z">
        <w:r w:rsidDel="00FB2049">
          <w:rPr>
            <w:rFonts w:ascii="Arial" w:hAnsi="Arial" w:cs="Arial" w:hint="eastAsia"/>
            <w:color w:val="212121"/>
          </w:rPr>
          <w:delText>的事实</w:delText>
        </w:r>
      </w:del>
      <w:ins w:id="1137" w:author="Shirley Li" w:date="2018-12-03T10:27:00Z">
        <w:r w:rsidR="00FB2049">
          <w:rPr>
            <w:rFonts w:ascii="Arial" w:hAnsi="Arial" w:cs="Arial" w:hint="eastAsia"/>
            <w:color w:val="212121"/>
          </w:rPr>
          <w:t>，所以</w:t>
        </w:r>
        <w:r w:rsidR="0056286C">
          <w:rPr>
            <w:rFonts w:ascii="Arial" w:hAnsi="Arial" w:cs="Arial" w:hint="eastAsia"/>
            <w:color w:val="212121"/>
          </w:rPr>
          <w:t>如果</w:t>
        </w:r>
        <w:r w:rsidR="00FB2049">
          <w:rPr>
            <w:rFonts w:ascii="Arial" w:hAnsi="Arial" w:cs="Arial"/>
            <w:color w:val="212121"/>
          </w:rPr>
          <w:t>需要在计算过程中</w:t>
        </w:r>
        <w:r w:rsidR="00394502">
          <w:rPr>
            <w:rFonts w:ascii="Arial" w:hAnsi="Arial" w:cs="Arial" w:hint="eastAsia"/>
            <w:color w:val="212121"/>
          </w:rPr>
          <w:t>记录</w:t>
        </w:r>
        <w:r w:rsidR="00FB2049">
          <w:rPr>
            <w:rFonts w:ascii="Arial" w:hAnsi="Arial" w:cs="Arial"/>
            <w:color w:val="212121"/>
          </w:rPr>
          <w:t>进行更改的状态</w:t>
        </w:r>
        <w:r w:rsidR="00394502">
          <w:rPr>
            <w:rFonts w:ascii="Arial" w:hAnsi="Arial" w:cs="Arial" w:hint="eastAsia"/>
            <w:color w:val="212121"/>
          </w:rPr>
          <w:t>，</w:t>
        </w:r>
        <w:r w:rsidR="00A6720D">
          <w:rPr>
            <w:rFonts w:ascii="Arial" w:hAnsi="Arial" w:cs="Arial" w:hint="eastAsia"/>
            <w:color w:val="212121"/>
          </w:rPr>
          <w:t>Python</w:t>
        </w:r>
        <w:r w:rsidR="00A6720D">
          <w:rPr>
            <w:rFonts w:ascii="Arial" w:hAnsi="Arial" w:cs="Arial" w:hint="eastAsia"/>
            <w:color w:val="212121"/>
          </w:rPr>
          <w:t>是个很好的选择</w:t>
        </w:r>
      </w:ins>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Using python state</w:t>
      </w:r>
      <w:r>
        <w:rPr>
          <w:rFonts w:ascii="Courier New" w:hAnsi="Courier New" w:cs="Courier New"/>
          <w:color w:val="37474F"/>
          <w:sz w:val="21"/>
          <w:szCs w:val="21"/>
        </w:rPr>
        <w:br/>
      </w: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proofErr w:type="gramEnd"/>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This is equivalent to x = x + 2, which does not mutate the original</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value of x</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[2</w:t>
      </w:r>
      <w:r>
        <w:rPr>
          <w:rFonts w:ascii="Courier New" w:hAnsi="Courier New" w:cs="Courier New"/>
          <w:color w:val="37474F"/>
          <w:sz w:val="21"/>
          <w:szCs w:val="21"/>
        </w:rPr>
        <w:t>。</w:t>
      </w:r>
      <w:r>
        <w:rPr>
          <w:rFonts w:ascii="Courier New" w:hAnsi="Courier New" w:cs="Courier New"/>
          <w:color w:val="37474F"/>
          <w:sz w:val="21"/>
          <w:szCs w:val="21"/>
        </w:rPr>
        <w:t>2. 2. 2. 2. 2. 2. 2. 2. 2.]]</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10,10</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但是，</w:t>
      </w:r>
      <w:r>
        <w:rPr>
          <w:rFonts w:ascii="Arial" w:hAnsi="Arial" w:cs="Arial"/>
          <w:color w:val="212121"/>
        </w:rPr>
        <w:t>TensorFlow</w:t>
      </w:r>
      <w:r>
        <w:rPr>
          <w:rFonts w:ascii="Arial" w:hAnsi="Arial" w:cs="Arial"/>
          <w:color w:val="212121"/>
        </w:rPr>
        <w:t>内置了</w:t>
      </w:r>
      <w:del w:id="1138" w:author="Shirley Li" w:date="2018-12-03T10:29:00Z">
        <w:r w:rsidDel="00CA3825">
          <w:rPr>
            <w:rFonts w:ascii="Arial" w:hAnsi="Arial" w:cs="Arial"/>
            <w:color w:val="212121"/>
          </w:rPr>
          <w:delText>有</w:delText>
        </w:r>
      </w:del>
      <w:r>
        <w:rPr>
          <w:rFonts w:ascii="Arial" w:hAnsi="Arial" w:cs="Arial"/>
          <w:color w:val="212121"/>
        </w:rPr>
        <w:t>状态操作，这些操作通常比您</w:t>
      </w:r>
      <w:del w:id="1139" w:author="Shirley Li" w:date="2018-12-03T10:29:00Z">
        <w:r w:rsidDel="00EF4495">
          <w:rPr>
            <w:rFonts w:ascii="Arial" w:hAnsi="Arial" w:cs="Arial" w:hint="eastAsia"/>
            <w:color w:val="212121"/>
          </w:rPr>
          <w:delText>所在州的</w:delText>
        </w:r>
      </w:del>
      <w:ins w:id="1140" w:author="Shirley Li" w:date="2018-12-03T12:32:00Z">
        <w:r w:rsidR="00911C00">
          <w:rPr>
            <w:rFonts w:ascii="Arial" w:hAnsi="Arial" w:cs="Arial" w:hint="eastAsia"/>
            <w:color w:val="212121"/>
          </w:rPr>
          <w:t>直接使用</w:t>
        </w:r>
      </w:ins>
      <w:del w:id="1141" w:author="Shirley Li" w:date="2018-12-03T12:32:00Z">
        <w:r w:rsidDel="00911C00">
          <w:rPr>
            <w:rFonts w:ascii="Arial" w:hAnsi="Arial" w:cs="Arial" w:hint="eastAsia"/>
            <w:color w:val="212121"/>
          </w:rPr>
          <w:delText>低级</w:delText>
        </w:r>
      </w:del>
      <w:r>
        <w:rPr>
          <w:rFonts w:ascii="Arial" w:hAnsi="Arial" w:cs="Arial"/>
          <w:color w:val="212121"/>
        </w:rPr>
        <w:t>Python</w:t>
      </w:r>
      <w:r>
        <w:rPr>
          <w:rFonts w:ascii="Arial" w:hAnsi="Arial" w:cs="Arial"/>
          <w:color w:val="212121"/>
        </w:rPr>
        <w:t>表示更令</w:t>
      </w:r>
      <w:ins w:id="1142" w:author="Shirley Li" w:date="2018-12-03T10:29:00Z">
        <w:r w:rsidR="00EF4495">
          <w:rPr>
            <w:rFonts w:ascii="Arial" w:hAnsi="Arial" w:cs="Arial" w:hint="eastAsia"/>
            <w:color w:val="212121"/>
          </w:rPr>
          <w:t>容易操作</w:t>
        </w:r>
      </w:ins>
      <w:del w:id="1143" w:author="Shirley Li" w:date="2018-12-03T10:29:00Z">
        <w:r w:rsidDel="00EF4495">
          <w:rPr>
            <w:rFonts w:ascii="Arial" w:hAnsi="Arial" w:cs="Arial"/>
            <w:color w:val="212121"/>
          </w:rPr>
          <w:delText>人愉快</w:delText>
        </w:r>
      </w:del>
      <w:r>
        <w:rPr>
          <w:rFonts w:ascii="Arial" w:hAnsi="Arial" w:cs="Arial"/>
          <w:color w:val="212121"/>
        </w:rPr>
        <w:t>。例如，为了表示模型</w:t>
      </w:r>
      <w:r>
        <w:rPr>
          <w:rFonts w:ascii="Arial" w:hAnsi="Arial" w:cs="Arial"/>
          <w:color w:val="212121"/>
        </w:rPr>
        <w:t>​​</w:t>
      </w:r>
      <w:r>
        <w:rPr>
          <w:rFonts w:ascii="Arial" w:hAnsi="Arial" w:cs="Arial"/>
          <w:color w:val="212121"/>
        </w:rPr>
        <w:t>中的权重，使用</w:t>
      </w:r>
      <w:r>
        <w:rPr>
          <w:rFonts w:ascii="Arial" w:hAnsi="Arial" w:cs="Arial"/>
          <w:color w:val="212121"/>
        </w:rPr>
        <w:t>TensorFlow</w:t>
      </w:r>
      <w:r>
        <w:rPr>
          <w:rFonts w:ascii="Arial" w:hAnsi="Arial" w:cs="Arial"/>
          <w:color w:val="212121"/>
        </w:rPr>
        <w:t>变量通常是方便有效的。</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变量是一个存储值的对象，当在</w:t>
      </w:r>
      <w:r>
        <w:rPr>
          <w:rFonts w:ascii="Arial" w:hAnsi="Arial" w:cs="Arial"/>
          <w:color w:val="212121"/>
        </w:rPr>
        <w:t>TensorFlow</w:t>
      </w:r>
      <w:r>
        <w:rPr>
          <w:rFonts w:ascii="Arial" w:hAnsi="Arial" w:cs="Arial"/>
          <w:color w:val="212121"/>
        </w:rPr>
        <w:t>计算中使用时，它将隐式地从该存储值中读取。有些操作（</w:t>
      </w:r>
      <w:hyperlink r:id="rId95" w:history="1">
        <w:r>
          <w:rPr>
            <w:rStyle w:val="HTML"/>
            <w:rFonts w:ascii="Courier New" w:hAnsi="Courier New" w:cs="Courier New"/>
            <w:color w:val="039BE5"/>
            <w:sz w:val="22"/>
            <w:szCs w:val="22"/>
            <w:shd w:val="clear" w:color="auto" w:fill="F7F7F7"/>
          </w:rPr>
          <w:t>tf.assign_sub</w:t>
        </w:r>
      </w:hyperlink>
      <w:r>
        <w:rPr>
          <w:rFonts w:ascii="Arial" w:hAnsi="Arial" w:cs="Arial"/>
          <w:color w:val="212121"/>
        </w:rPr>
        <w:t>，</w:t>
      </w:r>
      <w:hyperlink r:id="rId96" w:history="1">
        <w:r>
          <w:rPr>
            <w:rStyle w:val="HTML"/>
            <w:rFonts w:ascii="Courier New" w:hAnsi="Courier New" w:cs="Courier New"/>
            <w:color w:val="039BE5"/>
            <w:sz w:val="22"/>
            <w:szCs w:val="22"/>
            <w:shd w:val="clear" w:color="auto" w:fill="F7F7F7"/>
          </w:rPr>
          <w:t>tf.scatter_update</w:t>
        </w:r>
      </w:hyperlink>
      <w:r>
        <w:rPr>
          <w:rFonts w:ascii="Arial" w:hAnsi="Arial" w:cs="Arial"/>
          <w:color w:val="212121"/>
        </w:rPr>
        <w:t>等）操纵存储在</w:t>
      </w:r>
      <w:r>
        <w:rPr>
          <w:rFonts w:ascii="Arial" w:hAnsi="Arial" w:cs="Arial"/>
          <w:color w:val="212121"/>
        </w:rPr>
        <w:t>TensorFlow</w:t>
      </w:r>
      <w:r>
        <w:rPr>
          <w:rFonts w:ascii="Arial" w:hAnsi="Arial" w:cs="Arial"/>
          <w:color w:val="212121"/>
        </w:rPr>
        <w:t>变量中的值。</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v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del w:id="1144" w:author="Shirley Li" w:date="2018-12-03T10:30:00Z">
        <w:r w:rsidDel="003512BA">
          <w:rPr>
            <w:rStyle w:val="pln"/>
            <w:rFonts w:ascii="Courier New" w:hAnsi="Courier New" w:cs="Courier New"/>
            <w:color w:val="37474F"/>
            <w:sz w:val="21"/>
            <w:szCs w:val="21"/>
          </w:rPr>
          <w:delText>e</w:delText>
        </w:r>
      </w:del>
      <w:r>
        <w:rPr>
          <w:rStyle w:val="pun"/>
          <w:rFonts w:ascii="Courier New" w:hAnsi="Courier New" w:cs="Courier New"/>
          <w:color w:val="37474F"/>
          <w:sz w:val="21"/>
          <w:szCs w:val="21"/>
        </w:rPr>
        <w:t>.</w:t>
      </w:r>
      <w:r>
        <w:rPr>
          <w:rStyle w:val="typ"/>
          <w:rFonts w:ascii="Courier New" w:hAnsi="Courier New" w:cs="Courier New"/>
          <w:color w:val="9C27B0"/>
          <w:sz w:val="21"/>
          <w:szCs w:val="21"/>
        </w:rPr>
        <w:t>Variable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v</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Re-assign the value</w:t>
      </w:r>
      <w:r>
        <w:rPr>
          <w:rFonts w:ascii="Courier New" w:hAnsi="Courier New" w:cs="Courier New"/>
          <w:color w:val="37474F"/>
          <w:sz w:val="21"/>
          <w:szCs w:val="21"/>
        </w:rPr>
        <w:br/>
      </w:r>
      <w:r>
        <w:rPr>
          <w:rStyle w:val="pln"/>
          <w:rFonts w:ascii="Courier New" w:hAnsi="Courier New" w:cs="Courier New"/>
          <w:color w:val="37474F"/>
          <w:sz w:val="21"/>
          <w:szCs w:val="21"/>
        </w:rPr>
        <w:t>v</w:t>
      </w:r>
      <w:r>
        <w:rPr>
          <w:rStyle w:val="pun"/>
          <w:rFonts w:ascii="Courier New" w:hAnsi="Courier New" w:cs="Courier New"/>
          <w:color w:val="37474F"/>
          <w:sz w:val="21"/>
          <w:szCs w:val="21"/>
        </w:rPr>
        <w:t>.</w:t>
      </w:r>
      <w:r>
        <w:rPr>
          <w:rStyle w:val="pln"/>
          <w:rFonts w:ascii="Courier New" w:hAnsi="Courier New" w:cs="Courier New"/>
          <w:color w:val="37474F"/>
          <w:sz w:val="21"/>
          <w:szCs w:val="21"/>
        </w:rPr>
        <w:t>assign</w:t>
      </w:r>
      <w:r>
        <w:rPr>
          <w:rStyle w:val="pun"/>
          <w:rFonts w:ascii="Courier New" w:hAnsi="Courier New" w:cs="Courier New"/>
          <w:color w:val="37474F"/>
          <w:sz w:val="21"/>
          <w:szCs w:val="21"/>
        </w:rPr>
        <w:t>(</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v</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3.0</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Use `v` in a TensorFlow operation like tf.square() and reassign</w:t>
      </w:r>
      <w:r>
        <w:rPr>
          <w:rFonts w:ascii="Courier New" w:hAnsi="Courier New" w:cs="Courier New"/>
          <w:color w:val="37474F"/>
          <w:sz w:val="21"/>
          <w:szCs w:val="21"/>
        </w:rPr>
        <w:br/>
      </w:r>
      <w:r>
        <w:rPr>
          <w:rStyle w:val="pln"/>
          <w:rFonts w:ascii="Courier New" w:hAnsi="Courier New" w:cs="Courier New"/>
          <w:color w:val="37474F"/>
          <w:sz w:val="21"/>
          <w:szCs w:val="21"/>
        </w:rPr>
        <w:t>v</w:t>
      </w:r>
      <w:r>
        <w:rPr>
          <w:rStyle w:val="pun"/>
          <w:rFonts w:ascii="Courier New" w:hAnsi="Courier New" w:cs="Courier New"/>
          <w:color w:val="37474F"/>
          <w:sz w:val="21"/>
          <w:szCs w:val="21"/>
        </w:rPr>
        <w:t>.</w:t>
      </w:r>
      <w:r>
        <w:rPr>
          <w:rStyle w:val="pln"/>
          <w:rFonts w:ascii="Courier New" w:hAnsi="Courier New" w:cs="Courier New"/>
          <w:color w:val="37474F"/>
          <w:sz w:val="21"/>
          <w:szCs w:val="21"/>
        </w:rPr>
        <w:t>assign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pln"/>
          <w:rFonts w:ascii="Courier New" w:hAnsi="Courier New" w:cs="Courier New"/>
          <w:color w:val="37474F"/>
          <w:sz w:val="21"/>
          <w:szCs w:val="21"/>
        </w:rPr>
        <w:t>v</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v</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9.0</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在计算梯度时，会自动跟踪使用变量的</w:t>
      </w:r>
      <w:ins w:id="1145" w:author="Shirley Li" w:date="2018-12-03T12:32:00Z">
        <w:r w:rsidR="008F0C42">
          <w:rPr>
            <w:rFonts w:ascii="Arial" w:hAnsi="Arial" w:cs="Arial" w:hint="eastAsia"/>
            <w:color w:val="212121"/>
          </w:rPr>
          <w:t>数值</w:t>
        </w:r>
      </w:ins>
      <w:del w:id="1146" w:author="Shirley Li" w:date="2018-12-03T12:32:00Z">
        <w:r w:rsidDel="008F0C42">
          <w:rPr>
            <w:rFonts w:ascii="Arial" w:hAnsi="Arial" w:cs="Arial"/>
            <w:color w:val="212121"/>
          </w:rPr>
          <w:delText>计算</w:delText>
        </w:r>
      </w:del>
      <w:r>
        <w:rPr>
          <w:rFonts w:ascii="Arial" w:hAnsi="Arial" w:cs="Arial"/>
          <w:color w:val="212121"/>
        </w:rPr>
        <w:t>。对于表示嵌入</w:t>
      </w:r>
      <w:ins w:id="1147" w:author="Shirley Li" w:date="2018-12-03T12:32:00Z">
        <w:r w:rsidR="008F0C42">
          <w:rPr>
            <w:rFonts w:ascii="Arial" w:hAnsi="Arial" w:cs="Arial"/>
            <w:color w:val="212121"/>
          </w:rPr>
          <w:t>TensorFlow</w:t>
        </w:r>
      </w:ins>
      <w:r>
        <w:rPr>
          <w:rFonts w:ascii="Arial" w:hAnsi="Arial" w:cs="Arial"/>
          <w:color w:val="212121"/>
        </w:rPr>
        <w:t>的变量，</w:t>
      </w:r>
      <w:del w:id="1148" w:author="Shirley Li" w:date="2018-12-03T12:32:00Z">
        <w:r w:rsidDel="008F0C42">
          <w:rPr>
            <w:rFonts w:ascii="Arial" w:hAnsi="Arial" w:cs="Arial"/>
            <w:color w:val="212121"/>
          </w:rPr>
          <w:delText>TensorFlow</w:delText>
        </w:r>
      </w:del>
      <w:r>
        <w:rPr>
          <w:rFonts w:ascii="Arial" w:hAnsi="Arial" w:cs="Arial"/>
          <w:color w:val="212121"/>
        </w:rPr>
        <w:t>默认会进行稀疏更新，这样可以提高计算效率和内存效率。</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使用变量也是一种快速让代码的读者知道</w:t>
      </w:r>
      <w:ins w:id="1149" w:author="Shirley Li" w:date="2018-12-03T12:33:00Z">
        <w:r w:rsidR="002A1F10">
          <w:rPr>
            <w:rFonts w:ascii="Arial" w:hAnsi="Arial" w:cs="Arial" w:hint="eastAsia"/>
            <w:color w:val="212121"/>
          </w:rPr>
          <w:t>某</w:t>
        </w:r>
      </w:ins>
      <w:del w:id="1150" w:author="Shirley Li" w:date="2018-12-03T12:33:00Z">
        <w:r w:rsidDel="002A1F10">
          <w:rPr>
            <w:rFonts w:ascii="Arial" w:hAnsi="Arial" w:cs="Arial"/>
            <w:color w:val="212121"/>
          </w:rPr>
          <w:delText>这</w:delText>
        </w:r>
      </w:del>
      <w:proofErr w:type="gramStart"/>
      <w:r>
        <w:rPr>
          <w:rFonts w:ascii="Arial" w:hAnsi="Arial" w:cs="Arial"/>
          <w:color w:val="212121"/>
        </w:rPr>
        <w:t>段状态</w:t>
      </w:r>
      <w:proofErr w:type="gramEnd"/>
      <w:r>
        <w:rPr>
          <w:rFonts w:ascii="Arial" w:hAnsi="Arial" w:cs="Arial"/>
          <w:color w:val="212121"/>
        </w:rPr>
        <w:t>是</w:t>
      </w:r>
      <w:ins w:id="1151" w:author="Shirley Li" w:date="2018-12-03T12:33:00Z">
        <w:r w:rsidR="002A1F10">
          <w:rPr>
            <w:rFonts w:ascii="Arial" w:hAnsi="Arial" w:cs="Arial" w:hint="eastAsia"/>
            <w:color w:val="212121"/>
          </w:rPr>
          <w:t>否</w:t>
        </w:r>
      </w:ins>
      <w:r>
        <w:rPr>
          <w:rFonts w:ascii="Arial" w:hAnsi="Arial" w:cs="Arial"/>
          <w:color w:val="212121"/>
        </w:rPr>
        <w:t>可变的方法。</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lastRenderedPageBreak/>
        <w:t>示例：拟合线性模型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现在，</w:t>
      </w:r>
      <w:del w:id="1152" w:author="Shirley Li" w:date="2018-12-03T12:33:00Z">
        <w:r w:rsidDel="00CF3DAF">
          <w:rPr>
            <w:rFonts w:ascii="Arial" w:hAnsi="Arial" w:cs="Arial"/>
            <w:color w:val="212121"/>
          </w:rPr>
          <w:delText>我们让我们有几个</w:delText>
        </w:r>
      </w:del>
      <w:ins w:id="1153" w:author="Shirley Li" w:date="2018-12-03T12:33:00Z">
        <w:r w:rsidR="00CF3DAF">
          <w:rPr>
            <w:rFonts w:ascii="Arial" w:hAnsi="Arial" w:cs="Arial" w:hint="eastAsia"/>
            <w:color w:val="212121"/>
          </w:rPr>
          <w:t>使用几个</w:t>
        </w:r>
      </w:ins>
      <w:r>
        <w:rPr>
          <w:rFonts w:ascii="Arial" w:hAnsi="Arial" w:cs="Arial"/>
          <w:color w:val="212121"/>
        </w:rPr>
        <w:t>概念</w:t>
      </w:r>
      <w:del w:id="1154" w:author="Shirley Li" w:date="2018-12-03T12:33:00Z">
        <w:r w:rsidDel="00CF3DAF">
          <w:rPr>
            <w:rFonts w:ascii="Arial" w:hAnsi="Arial" w:cs="Arial"/>
            <w:color w:val="212121"/>
          </w:rPr>
          <w:delText>至今</w:delText>
        </w:r>
      </w:del>
      <w:r>
        <w:rPr>
          <w:rFonts w:ascii="Arial" w:hAnsi="Arial" w:cs="Arial"/>
          <w:color w:val="212121"/>
        </w:rPr>
        <w:t>--- </w:t>
      </w:r>
      <w:r>
        <w:rPr>
          <w:rStyle w:val="HTML"/>
          <w:rFonts w:ascii="Courier New" w:hAnsi="Courier New" w:cs="Courier New"/>
          <w:color w:val="37474F"/>
          <w:sz w:val="22"/>
          <w:szCs w:val="22"/>
          <w:shd w:val="clear" w:color="auto" w:fill="F7F7F7"/>
        </w:rPr>
        <w:t>Tensor</w:t>
      </w:r>
      <w:r>
        <w:rPr>
          <w:rFonts w:ascii="Arial" w:hAnsi="Arial" w:cs="Arial"/>
          <w:color w:val="212121"/>
        </w:rPr>
        <w:t>，</w:t>
      </w:r>
      <w:r>
        <w:rPr>
          <w:rStyle w:val="HTML"/>
          <w:rFonts w:ascii="Courier New" w:hAnsi="Courier New" w:cs="Courier New"/>
          <w:color w:val="37474F"/>
          <w:sz w:val="22"/>
          <w:szCs w:val="22"/>
          <w:shd w:val="clear" w:color="auto" w:fill="F7F7F7"/>
        </w:rPr>
        <w:t>GradientTape</w:t>
      </w:r>
      <w:r>
        <w:rPr>
          <w:rFonts w:ascii="Arial" w:hAnsi="Arial" w:cs="Arial"/>
          <w:color w:val="212121"/>
        </w:rPr>
        <w:t>，</w:t>
      </w:r>
      <w:r>
        <w:rPr>
          <w:rStyle w:val="HTML"/>
          <w:rFonts w:ascii="Courier New" w:hAnsi="Courier New" w:cs="Courier New"/>
          <w:color w:val="37474F"/>
          <w:sz w:val="22"/>
          <w:szCs w:val="22"/>
          <w:shd w:val="clear" w:color="auto" w:fill="F7F7F7"/>
        </w:rPr>
        <w:t>Variable</w:t>
      </w:r>
      <w:r>
        <w:rPr>
          <w:rFonts w:ascii="Arial" w:hAnsi="Arial" w:cs="Arial"/>
          <w:color w:val="212121"/>
        </w:rPr>
        <w:t>---</w:t>
      </w:r>
      <w:r>
        <w:rPr>
          <w:rFonts w:ascii="Arial" w:hAnsi="Arial" w:cs="Arial"/>
          <w:color w:val="212121"/>
        </w:rPr>
        <w:t>建立和</w:t>
      </w:r>
      <w:ins w:id="1155" w:author="Shirley Li" w:date="2018-12-03T12:33:00Z">
        <w:r w:rsidR="00751A64">
          <w:rPr>
            <w:rFonts w:ascii="Arial" w:hAnsi="Arial" w:cs="Arial" w:hint="eastAsia"/>
            <w:color w:val="212121"/>
          </w:rPr>
          <w:t>训练</w:t>
        </w:r>
      </w:ins>
      <w:del w:id="1156" w:author="Shirley Li" w:date="2018-12-03T12:33:00Z">
        <w:r w:rsidDel="00751A64">
          <w:rPr>
            <w:rFonts w:ascii="Arial" w:hAnsi="Arial" w:cs="Arial"/>
            <w:color w:val="212121"/>
          </w:rPr>
          <w:delText>培养</w:delText>
        </w:r>
      </w:del>
      <w:r>
        <w:rPr>
          <w:rFonts w:ascii="Arial" w:hAnsi="Arial" w:cs="Arial"/>
          <w:color w:val="212121"/>
        </w:rPr>
        <w:t>一个简单的模型。</w:t>
      </w:r>
      <w:del w:id="1157" w:author="Shirley Li" w:date="2018-12-03T12:33:00Z">
        <w:r w:rsidDel="00587F6F">
          <w:rPr>
            <w:rFonts w:ascii="Arial" w:hAnsi="Arial" w:cs="Arial"/>
            <w:color w:val="212121"/>
          </w:rPr>
          <w:delText>这</w:delText>
        </w:r>
      </w:del>
      <w:r>
        <w:rPr>
          <w:rFonts w:ascii="Arial" w:hAnsi="Arial" w:cs="Arial"/>
          <w:color w:val="212121"/>
        </w:rPr>
        <w:t>通常涉及几个步骤：</w:t>
      </w:r>
    </w:p>
    <w:p w:rsidR="0048111B" w:rsidRDefault="0048111B" w:rsidP="006F7728">
      <w:pPr>
        <w:widowControl/>
        <w:numPr>
          <w:ilvl w:val="0"/>
          <w:numId w:val="24"/>
        </w:numPr>
        <w:spacing w:before="120" w:after="120"/>
        <w:ind w:left="0"/>
        <w:jc w:val="left"/>
        <w:rPr>
          <w:rFonts w:ascii="Arial" w:hAnsi="Arial" w:cs="Arial"/>
          <w:color w:val="212121"/>
        </w:rPr>
      </w:pPr>
      <w:r>
        <w:rPr>
          <w:rFonts w:ascii="Arial" w:hAnsi="Arial" w:cs="Arial"/>
          <w:color w:val="212121"/>
        </w:rPr>
        <w:t>定义模型。</w:t>
      </w:r>
    </w:p>
    <w:p w:rsidR="0048111B" w:rsidRDefault="0048111B" w:rsidP="006F7728">
      <w:pPr>
        <w:widowControl/>
        <w:numPr>
          <w:ilvl w:val="0"/>
          <w:numId w:val="24"/>
        </w:numPr>
        <w:spacing w:before="120" w:after="120"/>
        <w:ind w:left="0"/>
        <w:jc w:val="left"/>
        <w:rPr>
          <w:rFonts w:ascii="Arial" w:hAnsi="Arial" w:cs="Arial"/>
          <w:color w:val="212121"/>
        </w:rPr>
      </w:pPr>
      <w:r>
        <w:rPr>
          <w:rFonts w:ascii="Arial" w:hAnsi="Arial" w:cs="Arial"/>
          <w:color w:val="212121"/>
        </w:rPr>
        <w:t>定义损失函数。</w:t>
      </w:r>
    </w:p>
    <w:p w:rsidR="0048111B" w:rsidRDefault="0048111B" w:rsidP="006F7728">
      <w:pPr>
        <w:widowControl/>
        <w:numPr>
          <w:ilvl w:val="0"/>
          <w:numId w:val="24"/>
        </w:numPr>
        <w:spacing w:before="120" w:after="120"/>
        <w:ind w:left="0"/>
        <w:jc w:val="left"/>
        <w:rPr>
          <w:rFonts w:ascii="Arial" w:hAnsi="Arial" w:cs="Arial"/>
          <w:color w:val="212121"/>
        </w:rPr>
      </w:pPr>
      <w:r>
        <w:rPr>
          <w:rFonts w:ascii="Arial" w:hAnsi="Arial" w:cs="Arial"/>
          <w:color w:val="212121"/>
        </w:rPr>
        <w:t>获取</w:t>
      </w:r>
      <w:ins w:id="1158" w:author="Shirley Li" w:date="2018-12-03T12:33:00Z">
        <w:r w:rsidR="00587F6F">
          <w:rPr>
            <w:rFonts w:ascii="Arial" w:hAnsi="Arial" w:cs="Arial" w:hint="eastAsia"/>
            <w:color w:val="212121"/>
          </w:rPr>
          <w:t>训练</w:t>
        </w:r>
      </w:ins>
      <w:del w:id="1159" w:author="Shirley Li" w:date="2018-12-03T12:33:00Z">
        <w:r w:rsidDel="00587F6F">
          <w:rPr>
            <w:rFonts w:ascii="Arial" w:hAnsi="Arial" w:cs="Arial"/>
            <w:color w:val="212121"/>
          </w:rPr>
          <w:delText>培训</w:delText>
        </w:r>
      </w:del>
      <w:r>
        <w:rPr>
          <w:rFonts w:ascii="Arial" w:hAnsi="Arial" w:cs="Arial"/>
          <w:color w:val="212121"/>
        </w:rPr>
        <w:t>数据。</w:t>
      </w:r>
    </w:p>
    <w:p w:rsidR="0048111B" w:rsidRDefault="0048111B" w:rsidP="006F7728">
      <w:pPr>
        <w:widowControl/>
        <w:numPr>
          <w:ilvl w:val="0"/>
          <w:numId w:val="24"/>
        </w:numPr>
        <w:spacing w:before="120" w:after="120"/>
        <w:ind w:left="0"/>
        <w:jc w:val="left"/>
        <w:rPr>
          <w:rFonts w:ascii="Arial" w:hAnsi="Arial" w:cs="Arial"/>
          <w:color w:val="212121"/>
        </w:rPr>
      </w:pPr>
      <w:r>
        <w:rPr>
          <w:rFonts w:ascii="Arial" w:hAnsi="Arial" w:cs="Arial"/>
          <w:color w:val="212121"/>
        </w:rPr>
        <w:t>运行</w:t>
      </w:r>
      <w:del w:id="1160" w:author="Shirley Li" w:date="2018-12-03T12:33:00Z">
        <w:r w:rsidDel="00037499">
          <w:rPr>
            <w:rFonts w:ascii="Arial" w:hAnsi="Arial" w:cs="Arial"/>
            <w:color w:val="212121"/>
          </w:rPr>
          <w:delText>训练</w:delText>
        </w:r>
      </w:del>
      <w:r>
        <w:rPr>
          <w:rFonts w:ascii="Arial" w:hAnsi="Arial" w:cs="Arial"/>
          <w:color w:val="212121"/>
        </w:rPr>
        <w:t>数据</w:t>
      </w:r>
      <w:ins w:id="1161" w:author="Shirley Li" w:date="2018-12-03T12:33:00Z">
        <w:r w:rsidR="00037499">
          <w:rPr>
            <w:rFonts w:ascii="Arial" w:hAnsi="Arial" w:cs="Arial"/>
            <w:color w:val="212121"/>
          </w:rPr>
          <w:t>训练</w:t>
        </w:r>
      </w:ins>
      <w:r>
        <w:rPr>
          <w:rFonts w:ascii="Arial" w:hAnsi="Arial" w:cs="Arial"/>
          <w:color w:val="212121"/>
        </w:rPr>
        <w:t>并使用</w:t>
      </w:r>
      <w:r>
        <w:rPr>
          <w:rFonts w:ascii="Arial" w:hAnsi="Arial" w:cs="Arial"/>
          <w:color w:val="212121"/>
        </w:rPr>
        <w:t>“</w:t>
      </w:r>
      <w:r>
        <w:rPr>
          <w:rFonts w:ascii="Arial" w:hAnsi="Arial" w:cs="Arial"/>
          <w:color w:val="212121"/>
        </w:rPr>
        <w:t>优化器</w:t>
      </w:r>
      <w:r>
        <w:rPr>
          <w:rFonts w:ascii="Arial" w:hAnsi="Arial" w:cs="Arial"/>
          <w:color w:val="212121"/>
        </w:rPr>
        <w:t>”</w:t>
      </w:r>
      <w:r>
        <w:rPr>
          <w:rFonts w:ascii="Arial" w:hAnsi="Arial" w:cs="Arial"/>
          <w:color w:val="212121"/>
        </w:rPr>
        <w:t>调整变量以</w:t>
      </w:r>
      <w:ins w:id="1162" w:author="Shirley Li" w:date="2018-12-03T12:34:00Z">
        <w:r w:rsidR="00037499">
          <w:rPr>
            <w:rFonts w:ascii="Arial" w:hAnsi="Arial" w:cs="Arial" w:hint="eastAsia"/>
            <w:color w:val="212121"/>
          </w:rPr>
          <w:t>拟合</w:t>
        </w:r>
      </w:ins>
      <w:del w:id="1163" w:author="Shirley Li" w:date="2018-12-03T12:34:00Z">
        <w:r w:rsidDel="00037499">
          <w:rPr>
            <w:rFonts w:ascii="Arial" w:hAnsi="Arial" w:cs="Arial"/>
            <w:color w:val="212121"/>
          </w:rPr>
          <w:delText>适合</w:delText>
        </w:r>
      </w:del>
      <w:r>
        <w:rPr>
          <w:rFonts w:ascii="Arial" w:hAnsi="Arial" w:cs="Arial"/>
          <w:color w:val="212121"/>
        </w:rPr>
        <w:t>数据。</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在本教程中，我们将介绍一个简单线性模型的简单示例：</w:t>
      </w:r>
      <w:r>
        <w:rPr>
          <w:rStyle w:val="HTML"/>
          <w:rFonts w:ascii="Courier New" w:hAnsi="Courier New" w:cs="Courier New"/>
          <w:color w:val="37474F"/>
          <w:sz w:val="22"/>
          <w:szCs w:val="22"/>
          <w:shd w:val="clear" w:color="auto" w:fill="F7F7F7"/>
        </w:rPr>
        <w:t>f(x) = x * W + b</w:t>
      </w:r>
      <w:r>
        <w:rPr>
          <w:rFonts w:ascii="Arial" w:hAnsi="Arial" w:cs="Arial"/>
          <w:color w:val="212121"/>
        </w:rPr>
        <w:t>它有两个变量</w:t>
      </w:r>
      <w:r>
        <w:rPr>
          <w:rFonts w:ascii="Arial" w:hAnsi="Arial" w:cs="Arial"/>
          <w:color w:val="212121"/>
        </w:rPr>
        <w:t xml:space="preserve"> - </w:t>
      </w:r>
      <w:r>
        <w:rPr>
          <w:rStyle w:val="HTML"/>
          <w:rFonts w:ascii="Courier New" w:hAnsi="Courier New" w:cs="Courier New"/>
          <w:color w:val="37474F"/>
          <w:sz w:val="22"/>
          <w:szCs w:val="22"/>
          <w:shd w:val="clear" w:color="auto" w:fill="F7F7F7"/>
        </w:rPr>
        <w:t>W</w:t>
      </w:r>
      <w:r>
        <w:rPr>
          <w:rFonts w:ascii="Arial" w:hAnsi="Arial" w:cs="Arial"/>
          <w:color w:val="212121"/>
        </w:rPr>
        <w:t>和</w:t>
      </w:r>
      <w:r>
        <w:rPr>
          <w:rStyle w:val="HTML"/>
          <w:rFonts w:ascii="Courier New" w:hAnsi="Courier New" w:cs="Courier New"/>
          <w:color w:val="37474F"/>
          <w:sz w:val="22"/>
          <w:szCs w:val="22"/>
          <w:shd w:val="clear" w:color="auto" w:fill="F7F7F7"/>
        </w:rPr>
        <w:t>b</w:t>
      </w:r>
      <w:r>
        <w:rPr>
          <w:rFonts w:ascii="Arial" w:hAnsi="Arial" w:cs="Arial"/>
          <w:color w:val="212121"/>
        </w:rPr>
        <w:t>。</w:t>
      </w:r>
      <w:del w:id="1164" w:author="Shirley Li" w:date="2018-12-03T12:34:00Z">
        <w:r w:rsidDel="00541678">
          <w:rPr>
            <w:rFonts w:ascii="Arial" w:hAnsi="Arial" w:cs="Arial"/>
            <w:color w:val="212121"/>
          </w:rPr>
          <w:delText>此外，</w:delText>
        </w:r>
      </w:del>
      <w:r>
        <w:rPr>
          <w:rFonts w:ascii="Arial" w:hAnsi="Arial" w:cs="Arial"/>
          <w:color w:val="212121"/>
        </w:rPr>
        <w:t>我们</w:t>
      </w:r>
      <w:del w:id="1165" w:author="Shirley Li" w:date="2018-12-03T12:34:00Z">
        <w:r w:rsidDel="00541678">
          <w:rPr>
            <w:rFonts w:ascii="Arial" w:hAnsi="Arial" w:cs="Arial"/>
            <w:color w:val="212121"/>
          </w:rPr>
          <w:delText>将</w:delText>
        </w:r>
      </w:del>
      <w:r>
        <w:rPr>
          <w:rFonts w:ascii="Arial" w:hAnsi="Arial" w:cs="Arial"/>
          <w:color w:val="212121"/>
        </w:rPr>
        <w:t>综合数据</w:t>
      </w:r>
      <w:ins w:id="1166" w:author="Shirley Li" w:date="2018-12-03T12:34:00Z">
        <w:r w:rsidR="00541678">
          <w:rPr>
            <w:rFonts w:ascii="Arial" w:hAnsi="Arial" w:cs="Arial" w:hint="eastAsia"/>
            <w:color w:val="212121"/>
          </w:rPr>
          <w:t>集</w:t>
        </w:r>
      </w:ins>
      <w:del w:id="1167" w:author="Shirley Li" w:date="2018-12-03T12:34:00Z">
        <w:r w:rsidDel="00541678">
          <w:rPr>
            <w:rFonts w:ascii="Arial" w:hAnsi="Arial" w:cs="Arial"/>
            <w:color w:val="212121"/>
          </w:rPr>
          <w:delText>，以便训练有素的</w:delText>
        </w:r>
      </w:del>
      <w:ins w:id="1168" w:author="Shirley Li" w:date="2018-12-03T12:34:00Z">
        <w:r w:rsidR="00541678">
          <w:rPr>
            <w:rFonts w:ascii="Arial" w:hAnsi="Arial" w:cs="Arial" w:hint="eastAsia"/>
            <w:color w:val="212121"/>
          </w:rPr>
          <w:t>使得最终训练</w:t>
        </w:r>
      </w:ins>
      <w:r>
        <w:rPr>
          <w:rFonts w:ascii="Arial" w:hAnsi="Arial" w:cs="Arial"/>
          <w:color w:val="212121"/>
        </w:rPr>
        <w:t>模型</w:t>
      </w:r>
      <w:del w:id="1169" w:author="Shirley Li" w:date="2018-12-03T12:34:00Z">
        <w:r w:rsidDel="00E41CE4">
          <w:rPr>
            <w:rFonts w:ascii="Arial" w:hAnsi="Arial" w:cs="Arial"/>
            <w:color w:val="212121"/>
          </w:rPr>
          <w:delText>具有</w:delText>
        </w:r>
      </w:del>
      <w:ins w:id="1170" w:author="Shirley Li" w:date="2018-12-03T12:34:00Z">
        <w:r w:rsidR="00E41CE4">
          <w:rPr>
            <w:rFonts w:ascii="Arial" w:hAnsi="Arial" w:cs="Arial" w:hint="eastAsia"/>
            <w:color w:val="212121"/>
          </w:rPr>
          <w:t>为</w:t>
        </w:r>
      </w:ins>
      <w:r>
        <w:rPr>
          <w:rStyle w:val="HTML"/>
          <w:rFonts w:ascii="Courier New" w:hAnsi="Courier New" w:cs="Courier New"/>
          <w:color w:val="37474F"/>
          <w:sz w:val="22"/>
          <w:szCs w:val="22"/>
          <w:shd w:val="clear" w:color="auto" w:fill="F7F7F7"/>
        </w:rPr>
        <w:t>W = 3.0</w:t>
      </w:r>
      <w:r>
        <w:rPr>
          <w:rFonts w:ascii="Arial" w:hAnsi="Arial" w:cs="Arial"/>
          <w:color w:val="212121"/>
        </w:rPr>
        <w:t>和</w:t>
      </w:r>
      <w:r>
        <w:rPr>
          <w:rStyle w:val="HTML"/>
          <w:rFonts w:ascii="Courier New" w:hAnsi="Courier New" w:cs="Courier New"/>
          <w:color w:val="37474F"/>
          <w:sz w:val="22"/>
          <w:szCs w:val="22"/>
          <w:shd w:val="clear" w:color="auto" w:fill="F7F7F7"/>
        </w:rPr>
        <w:t>b = 2.0</w:t>
      </w:r>
      <w:r>
        <w:rPr>
          <w:rFonts w:ascii="Arial" w:hAnsi="Arial" w:cs="Arial"/>
          <w:color w:val="212121"/>
        </w:rPr>
        <w:t>。</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让我们定义一个简单的类来封装变量和计算。</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class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Style w:val="kwd"/>
          <w:rFonts w:ascii="Courier New" w:hAnsi="Courier New" w:cs="Courier New"/>
          <w:color w:val="3B78E7"/>
          <w:sz w:val="21"/>
          <w:szCs w:val="21"/>
        </w:rPr>
        <w:t>object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__init__</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Initialize variable to (5.0, 0.0)</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 practice, these should be initialized to random values.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W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typ"/>
          <w:rFonts w:ascii="Courier New" w:hAnsi="Courier New" w:cs="Courier New"/>
          <w:color w:val="9C27B0"/>
          <w:sz w:val="21"/>
          <w:szCs w:val="21"/>
        </w:rPr>
        <w:t>Variable</w:t>
      </w:r>
      <w:r>
        <w:rPr>
          <w:rStyle w:val="pun"/>
          <w:rFonts w:ascii="Courier New" w:hAnsi="Courier New" w:cs="Courier New"/>
          <w:color w:val="37474F"/>
          <w:sz w:val="21"/>
          <w:szCs w:val="21"/>
        </w:rPr>
        <w:t>(</w:t>
      </w:r>
      <w:r>
        <w:rPr>
          <w:rStyle w:val="lit"/>
          <w:rFonts w:ascii="Courier New" w:hAnsi="Courier New" w:cs="Courier New"/>
          <w:color w:val="C53929"/>
          <w:sz w:val="21"/>
          <w:szCs w:val="21"/>
        </w:rPr>
        <w:t>5.0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typ"/>
          <w:rFonts w:ascii="Courier New" w:hAnsi="Courier New" w:cs="Courier New"/>
          <w:color w:val="9C27B0"/>
          <w:sz w:val="21"/>
          <w:szCs w:val="21"/>
        </w:rPr>
        <w:t>Variable</w:t>
      </w:r>
      <w:r>
        <w:rPr>
          <w:rStyle w:val="pun"/>
          <w:rFonts w:ascii="Courier New" w:hAnsi="Courier New" w:cs="Courier New"/>
          <w:color w:val="37474F"/>
          <w:sz w:val="21"/>
          <w:szCs w:val="21"/>
        </w:rPr>
        <w:t>(</w:t>
      </w:r>
      <w:r>
        <w:rPr>
          <w:rStyle w:val="lit"/>
          <w:rFonts w:ascii="Courier New" w:hAnsi="Courier New" w:cs="Courier New"/>
          <w:color w:val="C53929"/>
          <w:sz w:val="21"/>
          <w:szCs w:val="21"/>
        </w:rPr>
        <w:t>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__call__</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W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assert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15.0</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定义损失函数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损失函数测量给定输入的模型输出与期望输出的匹配程度。</w:t>
      </w:r>
      <w:del w:id="1171" w:author="Shirley Li" w:date="2018-12-03T12:36:00Z">
        <w:r w:rsidDel="00680644">
          <w:rPr>
            <w:rFonts w:ascii="Arial" w:hAnsi="Arial" w:cs="Arial"/>
            <w:color w:val="212121"/>
          </w:rPr>
          <w:delText>让</w:delText>
        </w:r>
      </w:del>
      <w:r>
        <w:rPr>
          <w:rFonts w:ascii="Arial" w:hAnsi="Arial" w:cs="Arial"/>
          <w:color w:val="212121"/>
        </w:rPr>
        <w:t>我们使用</w:t>
      </w:r>
      <w:del w:id="1172" w:author="Shirley Li" w:date="2018-12-03T12:36:00Z">
        <w:r w:rsidDel="00680644">
          <w:rPr>
            <w:rFonts w:ascii="Arial" w:hAnsi="Arial" w:cs="Arial"/>
            <w:color w:val="212121"/>
          </w:rPr>
          <w:delText>标准的</w:delText>
        </w:r>
      </w:del>
      <w:ins w:id="1173" w:author="Shirley Li" w:date="2018-12-03T12:36:00Z">
        <w:r w:rsidR="00680644">
          <w:rPr>
            <w:rFonts w:ascii="Arial" w:hAnsi="Arial" w:cs="Arial"/>
            <w:color w:val="212121"/>
          </w:rPr>
          <w:t>标准</w:t>
        </w:r>
      </w:ins>
      <w:r>
        <w:rPr>
          <w:rFonts w:ascii="Arial" w:hAnsi="Arial" w:cs="Arial"/>
          <w:color w:val="212121"/>
        </w:rPr>
        <w:t>L2</w:t>
      </w:r>
      <w:r>
        <w:rPr>
          <w:rFonts w:ascii="Arial" w:hAnsi="Arial" w:cs="Arial"/>
          <w:color w:val="212121"/>
        </w:rPr>
        <w:t>损失</w:t>
      </w:r>
      <w:ins w:id="1174" w:author="Shirley Li" w:date="2018-12-03T12:36:00Z">
        <w:r w:rsidR="00680644">
          <w:rPr>
            <w:rFonts w:ascii="Arial" w:hAnsi="Arial" w:cs="Arial" w:hint="eastAsia"/>
            <w:color w:val="212121"/>
          </w:rPr>
          <w:t>来测试</w:t>
        </w:r>
      </w:ins>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predicted_y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desired_y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reduce_mean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square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predicted_y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desired_y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获取</w:t>
      </w:r>
      <w:ins w:id="1175" w:author="Shirley Li" w:date="2018-12-03T12:36:00Z">
        <w:r w:rsidR="0020149E">
          <w:rPr>
            <w:rFonts w:ascii="Arial" w:hAnsi="Arial" w:cs="Arial" w:hint="eastAsia"/>
            <w:b w:val="0"/>
            <w:bCs w:val="0"/>
            <w:color w:val="212121"/>
            <w:sz w:val="30"/>
            <w:szCs w:val="30"/>
          </w:rPr>
          <w:t>训练</w:t>
        </w:r>
      </w:ins>
      <w:del w:id="1176" w:author="Shirley Li" w:date="2018-12-03T12:36:00Z">
        <w:r w:rsidDel="0020149E">
          <w:rPr>
            <w:rFonts w:ascii="Arial" w:hAnsi="Arial" w:cs="Arial"/>
            <w:b w:val="0"/>
            <w:bCs w:val="0"/>
            <w:color w:val="212121"/>
            <w:sz w:val="30"/>
            <w:szCs w:val="30"/>
          </w:rPr>
          <w:delText>培训</w:delText>
        </w:r>
      </w:del>
      <w:r>
        <w:rPr>
          <w:rFonts w:ascii="Arial" w:hAnsi="Arial" w:cs="Arial"/>
          <w:b w:val="0"/>
          <w:bCs w:val="0"/>
          <w:color w:val="212121"/>
          <w:sz w:val="30"/>
          <w:szCs w:val="30"/>
        </w:rPr>
        <w:t>数据</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让我们用</w:t>
      </w:r>
      <w:del w:id="1177" w:author="Shirley Li" w:date="2018-12-03T12:36:00Z">
        <w:r w:rsidDel="006970D5">
          <w:rPr>
            <w:rFonts w:ascii="Arial" w:hAnsi="Arial" w:cs="Arial"/>
            <w:color w:val="212121"/>
          </w:rPr>
          <w:delText>一些噪音合成</w:delText>
        </w:r>
      </w:del>
      <w:ins w:id="1178" w:author="Shirley Li" w:date="2018-12-03T12:36:00Z">
        <w:r w:rsidR="006970D5">
          <w:rPr>
            <w:rFonts w:ascii="Arial" w:hAnsi="Arial" w:cs="Arial" w:hint="eastAsia"/>
            <w:color w:val="212121"/>
          </w:rPr>
          <w:t>合成一些</w:t>
        </w:r>
      </w:ins>
      <w:ins w:id="1179" w:author="Shirley Li" w:date="2018-12-03T12:37:00Z">
        <w:r w:rsidR="006970D5">
          <w:rPr>
            <w:rFonts w:ascii="Arial" w:hAnsi="Arial" w:cs="Arial" w:hint="eastAsia"/>
            <w:color w:val="212121"/>
          </w:rPr>
          <w:t>带噪音的</w:t>
        </w:r>
      </w:ins>
      <w:r>
        <w:rPr>
          <w:rFonts w:ascii="Arial" w:hAnsi="Arial" w:cs="Arial"/>
          <w:color w:val="212121"/>
        </w:rPr>
        <w:t>训练数据。</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TRUE_W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3.0</w:t>
      </w:r>
      <w:r>
        <w:rPr>
          <w:rFonts w:ascii="Courier New" w:hAnsi="Courier New" w:cs="Courier New"/>
          <w:color w:val="37474F"/>
          <w:sz w:val="21"/>
          <w:szCs w:val="21"/>
        </w:rPr>
        <w:br/>
      </w:r>
      <w:r>
        <w:rPr>
          <w:rStyle w:val="pln"/>
          <w:rFonts w:ascii="Courier New" w:hAnsi="Courier New" w:cs="Courier New"/>
          <w:color w:val="37474F"/>
          <w:sz w:val="21"/>
          <w:szCs w:val="21"/>
        </w:rPr>
        <w:t xml:space="preserve">TRUE_b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2.0</w:t>
      </w:r>
      <w:r>
        <w:rPr>
          <w:rFonts w:ascii="Courier New" w:hAnsi="Courier New" w:cs="Courier New"/>
          <w:color w:val="37474F"/>
          <w:sz w:val="21"/>
          <w:szCs w:val="21"/>
        </w:rPr>
        <w:br/>
      </w:r>
      <w:r>
        <w:rPr>
          <w:rStyle w:val="pln"/>
          <w:rFonts w:ascii="Courier New" w:hAnsi="Courier New" w:cs="Courier New"/>
          <w:color w:val="37474F"/>
          <w:sz w:val="21"/>
          <w:szCs w:val="21"/>
        </w:rPr>
        <w:t xml:space="preserve">NUM_EXAMPLES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1000</w:t>
      </w:r>
      <w:r>
        <w:rPr>
          <w:rFonts w:ascii="Courier New" w:hAnsi="Courier New" w:cs="Courier New"/>
          <w:color w:val="37474F"/>
          <w:sz w:val="21"/>
          <w:szCs w:val="21"/>
        </w:rPr>
        <w:br/>
      </w:r>
      <w:r>
        <w:rPr>
          <w:rFonts w:ascii="Courier New" w:hAnsi="Courier New" w:cs="Courier New"/>
          <w:color w:val="37474F"/>
          <w:sz w:val="21"/>
          <w:szCs w:val="21"/>
        </w:rPr>
        <w:br/>
      </w:r>
      <w:proofErr w:type="gramStart"/>
      <w:r>
        <w:rPr>
          <w:rStyle w:val="pln"/>
          <w:rFonts w:ascii="Courier New" w:hAnsi="Courier New" w:cs="Courier New"/>
          <w:color w:val="37474F"/>
          <w:sz w:val="21"/>
          <w:szCs w:val="21"/>
        </w:rPr>
        <w:t>inputs  </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random_normal</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NUM_EXAMPLES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noise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random_normal</w:t>
      </w:r>
      <w:r>
        <w:rPr>
          <w:rStyle w:val="pun"/>
          <w:rFonts w:ascii="Courier New" w:hAnsi="Courier New" w:cs="Courier New"/>
          <w:color w:val="37474F"/>
          <w:sz w:val="21"/>
          <w:szCs w:val="21"/>
        </w:rPr>
        <w:t>(</w:t>
      </w:r>
      <w:r>
        <w:rPr>
          <w:rStyle w:val="pln"/>
          <w:rFonts w:ascii="Courier New" w:hAnsi="Courier New" w:cs="Courier New"/>
          <w:color w:val="37474F"/>
          <w:sz w:val="21"/>
          <w:szCs w:val="21"/>
        </w:rPr>
        <w:t>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NUM_EXAMPLES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outputs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TRUE_W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TRUE_b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noise</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在我们训练模型之前，让我们想象一下模型现在的</w:t>
      </w:r>
      <w:ins w:id="1180" w:author="Shirley Li" w:date="2018-12-03T12:37:00Z">
        <w:r w:rsidR="003734D0">
          <w:rPr>
            <w:rFonts w:ascii="Arial" w:hAnsi="Arial" w:cs="Arial" w:hint="eastAsia"/>
            <w:color w:val="212121"/>
          </w:rPr>
          <w:t>样子</w:t>
        </w:r>
      </w:ins>
      <w:del w:id="1181" w:author="Shirley Li" w:date="2018-12-03T12:37:00Z">
        <w:r w:rsidDel="003734D0">
          <w:rPr>
            <w:rFonts w:ascii="Arial" w:hAnsi="Arial" w:cs="Arial"/>
            <w:color w:val="212121"/>
          </w:rPr>
          <w:delText>位置</w:delText>
        </w:r>
      </w:del>
      <w:r>
        <w:rPr>
          <w:rFonts w:ascii="Arial" w:hAnsi="Arial" w:cs="Arial"/>
          <w:color w:val="212121"/>
        </w:rPr>
        <w:t>。我们将用红色</w:t>
      </w:r>
      <w:del w:id="1182" w:author="Shirley Li" w:date="2018-12-03T12:37:00Z">
        <w:r w:rsidDel="003734D0">
          <w:rPr>
            <w:rFonts w:ascii="Arial" w:hAnsi="Arial" w:cs="Arial" w:hint="eastAsia"/>
            <w:color w:val="212121"/>
          </w:rPr>
          <w:delText>绘制</w:delText>
        </w:r>
      </w:del>
      <w:ins w:id="1183" w:author="Shirley Li" w:date="2018-12-03T12:37:00Z">
        <w:r w:rsidR="003734D0">
          <w:rPr>
            <w:rFonts w:ascii="Arial" w:hAnsi="Arial" w:cs="Arial" w:hint="eastAsia"/>
            <w:color w:val="212121"/>
          </w:rPr>
          <w:t>表示</w:t>
        </w:r>
      </w:ins>
      <w:r>
        <w:rPr>
          <w:rFonts w:ascii="Arial" w:hAnsi="Arial" w:cs="Arial"/>
          <w:color w:val="212121"/>
        </w:rPr>
        <w:t>模型的预测，用蓝色</w:t>
      </w:r>
      <w:ins w:id="1184" w:author="Shirley Li" w:date="2018-12-03T12:38:00Z">
        <w:r w:rsidR="003734D0">
          <w:rPr>
            <w:rFonts w:ascii="Arial" w:hAnsi="Arial" w:cs="Arial" w:hint="eastAsia"/>
            <w:color w:val="212121"/>
          </w:rPr>
          <w:t>表示</w:t>
        </w:r>
      </w:ins>
      <w:del w:id="1185" w:author="Shirley Li" w:date="2018-12-03T12:38:00Z">
        <w:r w:rsidDel="003734D0">
          <w:rPr>
            <w:rFonts w:ascii="Arial" w:hAnsi="Arial" w:cs="Arial"/>
            <w:color w:val="212121"/>
          </w:rPr>
          <w:delText>绘制</w:delText>
        </w:r>
      </w:del>
      <w:r>
        <w:rPr>
          <w:rFonts w:ascii="Arial" w:hAnsi="Arial" w:cs="Arial"/>
          <w:color w:val="212121"/>
        </w:rPr>
        <w:t>训练数据。</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pyplot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scatter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w:t>
      </w:r>
      <w:r>
        <w:rPr>
          <w:rStyle w:val="pun"/>
          <w:rFonts w:ascii="Courier New" w:hAnsi="Courier New" w:cs="Courier New"/>
          <w:color w:val="37474F"/>
          <w:sz w:val="21"/>
          <w:szCs w:val="21"/>
        </w:rPr>
        <w:t>=</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scatter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w:t>
      </w:r>
      <w:r>
        <w:rPr>
          <w:rStyle w:val="pun"/>
          <w:rFonts w:ascii="Courier New" w:hAnsi="Courier New" w:cs="Courier New"/>
          <w:color w:val="37474F"/>
          <w:sz w:val="21"/>
          <w:szCs w:val="21"/>
        </w:rPr>
        <w:t>=</w:t>
      </w:r>
      <w:r>
        <w:rPr>
          <w:rStyle w:val="str"/>
          <w:rFonts w:ascii="Courier New" w:hAnsi="Courier New" w:cs="Courier New"/>
          <w:color w:val="0D904F"/>
          <w:sz w:val="21"/>
          <w:szCs w:val="21"/>
        </w:rPr>
        <w:t>'r'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'Current loss: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当前</w:t>
      </w:r>
      <w:ins w:id="1186" w:author="Shirley Li" w:date="2018-12-03T12:38:00Z">
        <w:r w:rsidR="00AE7F75">
          <w:rPr>
            <w:rFonts w:ascii="Courier New" w:hAnsi="Courier New" w:cs="Courier New" w:hint="eastAsia"/>
            <w:color w:val="37474F"/>
            <w:sz w:val="21"/>
            <w:szCs w:val="21"/>
          </w:rPr>
          <w:t>损失</w:t>
        </w:r>
      </w:ins>
      <w:del w:id="1187" w:author="Shirley Li" w:date="2018-12-03T12:38:00Z">
        <w:r w:rsidDel="00AE7F75">
          <w:rPr>
            <w:rFonts w:ascii="Courier New" w:hAnsi="Courier New" w:cs="Courier New"/>
            <w:color w:val="37474F"/>
            <w:sz w:val="21"/>
            <w:szCs w:val="21"/>
          </w:rPr>
          <w:delText>亏损</w:delText>
        </w:r>
      </w:del>
      <w:r>
        <w:rPr>
          <w:rFonts w:ascii="Courier New" w:hAnsi="Courier New" w:cs="Courier New"/>
          <w:color w:val="37474F"/>
          <w:sz w:val="21"/>
          <w:szCs w:val="21"/>
        </w:rPr>
        <w:t>：</w:t>
      </w:r>
      <w:r>
        <w:rPr>
          <w:rFonts w:ascii="Courier New" w:hAnsi="Courier New" w:cs="Courier New"/>
          <w:color w:val="37474F"/>
          <w:sz w:val="21"/>
          <w:szCs w:val="21"/>
        </w:rPr>
        <w:t xml:space="preserve">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9.172191</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定义训练循环</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我们现在拥有我们的网络和</w:t>
      </w:r>
      <w:ins w:id="1188" w:author="Shirley Li" w:date="2018-12-03T12:38:00Z">
        <w:r w:rsidR="00AE7F75">
          <w:rPr>
            <w:rFonts w:ascii="Arial" w:hAnsi="Arial" w:cs="Arial" w:hint="eastAsia"/>
            <w:color w:val="212121"/>
          </w:rPr>
          <w:t>训练</w:t>
        </w:r>
      </w:ins>
      <w:del w:id="1189" w:author="Shirley Li" w:date="2018-12-03T12:38:00Z">
        <w:r w:rsidDel="00AE7F75">
          <w:rPr>
            <w:rFonts w:ascii="Arial" w:hAnsi="Arial" w:cs="Arial"/>
            <w:color w:val="212121"/>
          </w:rPr>
          <w:delText>培训</w:delText>
        </w:r>
      </w:del>
      <w:r>
        <w:rPr>
          <w:rFonts w:ascii="Arial" w:hAnsi="Arial" w:cs="Arial"/>
          <w:color w:val="212121"/>
        </w:rPr>
        <w:t>数据。</w:t>
      </w:r>
      <w:del w:id="1190" w:author="Shirley Li" w:date="2018-12-03T12:38:00Z">
        <w:r w:rsidDel="007F7BCE">
          <w:rPr>
            <w:rFonts w:ascii="Arial" w:hAnsi="Arial" w:cs="Arial" w:hint="eastAsia"/>
            <w:color w:val="212121"/>
          </w:rPr>
          <w:delText>让我们训练它，即</w:delText>
        </w:r>
      </w:del>
      <w:ins w:id="1191" w:author="Shirley Li" w:date="2018-12-03T12:38:00Z">
        <w:r w:rsidR="007F7BCE">
          <w:rPr>
            <w:rFonts w:ascii="Arial" w:hAnsi="Arial" w:cs="Arial" w:hint="eastAsia"/>
            <w:color w:val="212121"/>
          </w:rPr>
          <w:t>我们现在将</w:t>
        </w:r>
      </w:ins>
      <w:r>
        <w:rPr>
          <w:rFonts w:ascii="Arial" w:hAnsi="Arial" w:cs="Arial"/>
          <w:color w:val="212121"/>
        </w:rPr>
        <w:t>使用训练数据来更新模型的变量（</w:t>
      </w:r>
      <w:r>
        <w:rPr>
          <w:rStyle w:val="HTML"/>
          <w:rFonts w:ascii="Courier New" w:hAnsi="Courier New" w:cs="Courier New"/>
          <w:color w:val="37474F"/>
          <w:sz w:val="22"/>
          <w:szCs w:val="22"/>
          <w:shd w:val="clear" w:color="auto" w:fill="F7F7F7"/>
        </w:rPr>
        <w:t>W</w:t>
      </w:r>
      <w:r>
        <w:rPr>
          <w:rFonts w:ascii="Arial" w:hAnsi="Arial" w:cs="Arial"/>
          <w:color w:val="212121"/>
        </w:rPr>
        <w:t>和</w:t>
      </w:r>
      <w:r>
        <w:rPr>
          <w:rStyle w:val="HTML"/>
          <w:rFonts w:ascii="Courier New" w:hAnsi="Courier New" w:cs="Courier New"/>
          <w:color w:val="37474F"/>
          <w:sz w:val="22"/>
          <w:szCs w:val="22"/>
          <w:shd w:val="clear" w:color="auto" w:fill="F7F7F7"/>
        </w:rPr>
        <w:t>b</w:t>
      </w:r>
      <w:r>
        <w:rPr>
          <w:rFonts w:ascii="Arial" w:hAnsi="Arial" w:cs="Arial"/>
          <w:color w:val="212121"/>
        </w:rPr>
        <w:t>）</w:t>
      </w:r>
      <w:ins w:id="1192" w:author="Shirley Li" w:date="2018-12-03T12:39:00Z">
        <w:r w:rsidR="007F7BCE">
          <w:rPr>
            <w:rFonts w:ascii="Arial" w:hAnsi="Arial" w:cs="Arial" w:hint="eastAsia"/>
            <w:color w:val="212121"/>
          </w:rPr>
          <w:t>达到训练的</w:t>
        </w:r>
      </w:ins>
      <w:ins w:id="1193" w:author="Shirley Li" w:date="2018-12-03T12:50:00Z">
        <w:r w:rsidR="00C83A18">
          <w:rPr>
            <w:rFonts w:ascii="Arial" w:hAnsi="Arial" w:cs="Arial" w:hint="eastAsia"/>
            <w:color w:val="212121"/>
          </w:rPr>
          <w:t>目的</w:t>
        </w:r>
      </w:ins>
      <w:r>
        <w:rPr>
          <w:rFonts w:ascii="Arial" w:hAnsi="Arial" w:cs="Arial"/>
          <w:color w:val="212121"/>
        </w:rPr>
        <w:t>，以便使用</w:t>
      </w:r>
      <w:hyperlink r:id="rId97" w:history="1">
        <w:r>
          <w:rPr>
            <w:rStyle w:val="a5"/>
            <w:rFonts w:ascii="Arial" w:hAnsi="Arial" w:cs="Arial"/>
            <w:color w:val="039BE5"/>
          </w:rPr>
          <w:t>梯度下降</w:t>
        </w:r>
      </w:hyperlink>
      <w:r>
        <w:rPr>
          <w:rFonts w:ascii="Arial" w:hAnsi="Arial" w:cs="Arial"/>
          <w:color w:val="212121"/>
        </w:rPr>
        <w:t>来减少损失。在</w:t>
      </w:r>
      <w:hyperlink r:id="rId98" w:history="1">
        <w:r>
          <w:rPr>
            <w:rStyle w:val="HTML"/>
            <w:rFonts w:ascii="Courier New" w:hAnsi="Courier New" w:cs="Courier New"/>
            <w:color w:val="039BE5"/>
            <w:sz w:val="22"/>
            <w:szCs w:val="22"/>
            <w:shd w:val="clear" w:color="auto" w:fill="F7F7F7"/>
          </w:rPr>
          <w:t>tf.train.Optimizer</w:t>
        </w:r>
      </w:hyperlink>
      <w:del w:id="1194" w:author="Shirley Li" w:date="2018-12-03T12:39:00Z">
        <w:r w:rsidDel="00A21A7F">
          <w:rPr>
            <w:rFonts w:ascii="Arial" w:hAnsi="Arial" w:cs="Arial"/>
            <w:color w:val="212121"/>
          </w:rPr>
          <w:delText>实现</w:delText>
        </w:r>
      </w:del>
      <w:r>
        <w:rPr>
          <w:rFonts w:ascii="Arial" w:hAnsi="Arial" w:cs="Arial"/>
          <w:color w:val="212121"/>
        </w:rPr>
        <w:t>中</w:t>
      </w:r>
      <w:ins w:id="1195" w:author="Shirley Li" w:date="2018-12-03T12:39:00Z">
        <w:r w:rsidR="00A21A7F">
          <w:rPr>
            <w:rFonts w:ascii="Arial" w:hAnsi="Arial" w:cs="Arial" w:hint="eastAsia"/>
            <w:color w:val="212121"/>
          </w:rPr>
          <w:t>可以找到</w:t>
        </w:r>
      </w:ins>
      <w:del w:id="1196" w:author="Shirley Li" w:date="2018-12-03T12:39:00Z">
        <w:r w:rsidDel="00A21A7F">
          <w:rPr>
            <w:rFonts w:ascii="Arial" w:hAnsi="Arial" w:cs="Arial" w:hint="eastAsia"/>
            <w:color w:val="212121"/>
          </w:rPr>
          <w:delText>捕获了</w:delText>
        </w:r>
      </w:del>
      <w:r>
        <w:rPr>
          <w:rFonts w:ascii="Arial" w:hAnsi="Arial" w:cs="Arial"/>
          <w:color w:val="212121"/>
        </w:rPr>
        <w:t>梯度下降方案的许多</w:t>
      </w:r>
      <w:del w:id="1197" w:author="Shirley Li" w:date="2018-12-03T12:40:00Z">
        <w:r w:rsidDel="00A21A7F">
          <w:rPr>
            <w:rFonts w:ascii="Arial" w:hAnsi="Arial" w:cs="Arial" w:hint="eastAsia"/>
            <w:color w:val="212121"/>
          </w:rPr>
          <w:delText>变体</w:delText>
        </w:r>
      </w:del>
      <w:ins w:id="1198" w:author="Shirley Li" w:date="2018-12-03T12:40:00Z">
        <w:r w:rsidR="00A21A7F">
          <w:rPr>
            <w:rFonts w:ascii="Arial" w:hAnsi="Arial" w:cs="Arial" w:hint="eastAsia"/>
            <w:color w:val="212121"/>
          </w:rPr>
          <w:t>办法</w:t>
        </w:r>
      </w:ins>
      <w:r>
        <w:rPr>
          <w:rFonts w:ascii="Arial" w:hAnsi="Arial" w:cs="Arial"/>
          <w:color w:val="212121"/>
        </w:rPr>
        <w:t>。我们强烈建议使用这些实现，但本着从第一原则构建的精神，在这个特定的例子中，我们将自己实现基本的数学。</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learning_rate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current_loss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current_loss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assign_sub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learning_rate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dW</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assign_sub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learning_rate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db</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最后，让我们通过反复训练数据运行，看看</w:t>
      </w:r>
      <w:r>
        <w:rPr>
          <w:rStyle w:val="HTML"/>
          <w:rFonts w:ascii="Courier New" w:hAnsi="Courier New" w:cs="Courier New"/>
          <w:color w:val="37474F"/>
          <w:sz w:val="22"/>
          <w:szCs w:val="22"/>
          <w:shd w:val="clear" w:color="auto" w:fill="F7F7F7"/>
        </w:rPr>
        <w:t>W</w:t>
      </w:r>
      <w:r>
        <w:rPr>
          <w:rFonts w:ascii="Arial" w:hAnsi="Arial" w:cs="Arial"/>
          <w:color w:val="212121"/>
        </w:rPr>
        <w:t>和</w:t>
      </w:r>
      <w:r>
        <w:rPr>
          <w:rStyle w:val="HTML"/>
          <w:rFonts w:ascii="Courier New" w:hAnsi="Courier New" w:cs="Courier New"/>
          <w:color w:val="37474F"/>
          <w:sz w:val="22"/>
          <w:szCs w:val="22"/>
          <w:shd w:val="clear" w:color="auto" w:fill="F7F7F7"/>
        </w:rPr>
        <w:t>b</w:t>
      </w:r>
      <w:del w:id="1199" w:author="Shirley Li" w:date="2018-12-03T12:51:00Z">
        <w:r w:rsidDel="004736B1">
          <w:rPr>
            <w:rFonts w:ascii="Arial" w:hAnsi="Arial" w:cs="Arial" w:hint="eastAsia"/>
            <w:color w:val="212121"/>
          </w:rPr>
          <w:delText>发展</w:delText>
        </w:r>
      </w:del>
      <w:ins w:id="1200" w:author="Shirley Li" w:date="2018-12-03T12:51:00Z">
        <w:r w:rsidR="004736B1">
          <w:rPr>
            <w:rFonts w:ascii="Arial" w:hAnsi="Arial" w:cs="Arial" w:hint="eastAsia"/>
            <w:color w:val="212121"/>
          </w:rPr>
          <w:t>变化</w:t>
        </w:r>
      </w:ins>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Collect the history of W-values and b-values to plot later</w:t>
      </w:r>
      <w:r>
        <w:rPr>
          <w:rFonts w:ascii="Courier New" w:hAnsi="Courier New" w:cs="Courier New"/>
          <w:color w:val="37474F"/>
          <w:sz w:val="21"/>
          <w:szCs w:val="21"/>
        </w:rPr>
        <w:br/>
      </w:r>
      <w:r>
        <w:rPr>
          <w:rStyle w:val="typ"/>
          <w:rFonts w:ascii="Courier New" w:hAnsi="Courier New" w:cs="Courier New"/>
          <w:color w:val="9C27B0"/>
          <w:sz w:val="21"/>
          <w:szCs w:val="21"/>
        </w:rPr>
        <w:t>Ws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epoch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Ws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current_loss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 %2d: W=%1.2f b=%1.2f, loss=%2.5f'</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Ws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current_loss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Let's plot it all</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Ws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bs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TRUE_W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pun"/>
          <w:rFonts w:ascii="Courier New" w:hAnsi="Courier New" w:cs="Courier New"/>
          <w:color w:val="37474F"/>
          <w:sz w:val="21"/>
          <w:szCs w:val="21"/>
        </w:rPr>
        <w:t>[</w:t>
      </w:r>
      <w:r>
        <w:rPr>
          <w:rStyle w:val="pln"/>
          <w:rFonts w:ascii="Courier New" w:hAnsi="Courier New" w:cs="Courier New"/>
          <w:color w:val="37474F"/>
          <w:sz w:val="21"/>
          <w:szCs w:val="21"/>
        </w:rPr>
        <w:t>TRUE_b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len</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legend</w:t>
      </w:r>
      <w:r>
        <w:rPr>
          <w:rStyle w:val="pun"/>
          <w:rFonts w:ascii="Courier New" w:hAnsi="Courier New" w:cs="Courier New"/>
          <w:color w:val="37474F"/>
          <w:sz w:val="21"/>
          <w:szCs w:val="21"/>
        </w:rPr>
        <w:t>([</w:t>
      </w:r>
      <w:r>
        <w:rPr>
          <w:rStyle w:val="str"/>
          <w:rFonts w:ascii="Courier New" w:hAnsi="Courier New" w:cs="Courier New"/>
          <w:color w:val="0D904F"/>
          <w:sz w:val="21"/>
          <w:szCs w:val="21"/>
        </w:rPr>
        <w:t>'W'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'true W'</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'true_b'</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show</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W = 5.00 b = 0.00</w:t>
      </w:r>
      <w:r>
        <w:rPr>
          <w:rFonts w:ascii="Courier New" w:hAnsi="Courier New" w:cs="Courier New"/>
          <w:color w:val="37474F"/>
          <w:sz w:val="21"/>
          <w:szCs w:val="21"/>
        </w:rPr>
        <w:t>，损失</w:t>
      </w:r>
      <w:r>
        <w:rPr>
          <w:rFonts w:ascii="Courier New" w:hAnsi="Courier New" w:cs="Courier New"/>
          <w:color w:val="37474F"/>
          <w:sz w:val="21"/>
          <w:szCs w:val="21"/>
        </w:rPr>
        <w:t>= 9.17219</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1</w:t>
      </w:r>
      <w:r>
        <w:rPr>
          <w:rFonts w:ascii="Courier New" w:hAnsi="Courier New" w:cs="Courier New"/>
          <w:color w:val="37474F"/>
          <w:sz w:val="21"/>
          <w:szCs w:val="21"/>
        </w:rPr>
        <w:t>：</w:t>
      </w:r>
      <w:r>
        <w:rPr>
          <w:rFonts w:ascii="Courier New" w:hAnsi="Courier New" w:cs="Courier New"/>
          <w:color w:val="37474F"/>
          <w:sz w:val="21"/>
          <w:szCs w:val="21"/>
        </w:rPr>
        <w:t>W = 4.59b = 0.40</w:t>
      </w:r>
      <w:r>
        <w:rPr>
          <w:rFonts w:ascii="Courier New" w:hAnsi="Courier New" w:cs="Courier New"/>
          <w:color w:val="37474F"/>
          <w:sz w:val="21"/>
          <w:szCs w:val="21"/>
        </w:rPr>
        <w:t>，损失</w:t>
      </w:r>
      <w:r>
        <w:rPr>
          <w:rFonts w:ascii="Courier New" w:hAnsi="Courier New" w:cs="Courier New"/>
          <w:color w:val="37474F"/>
          <w:sz w:val="21"/>
          <w:szCs w:val="21"/>
        </w:rPr>
        <w:t>= 6.23177</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2</w:t>
      </w:r>
      <w:r>
        <w:rPr>
          <w:rFonts w:ascii="Courier New" w:hAnsi="Courier New" w:cs="Courier New"/>
          <w:color w:val="37474F"/>
          <w:sz w:val="21"/>
          <w:szCs w:val="21"/>
        </w:rPr>
        <w:t>：</w:t>
      </w:r>
      <w:r>
        <w:rPr>
          <w:rFonts w:ascii="Courier New" w:hAnsi="Courier New" w:cs="Courier New"/>
          <w:color w:val="37474F"/>
          <w:sz w:val="21"/>
          <w:szCs w:val="21"/>
        </w:rPr>
        <w:t>W = 4.26 b = 0.72</w:t>
      </w:r>
      <w:r>
        <w:rPr>
          <w:rFonts w:ascii="Courier New" w:hAnsi="Courier New" w:cs="Courier New"/>
          <w:color w:val="37474F"/>
          <w:sz w:val="21"/>
          <w:szCs w:val="21"/>
        </w:rPr>
        <w:t>，损失</w:t>
      </w:r>
      <w:r>
        <w:rPr>
          <w:rFonts w:ascii="Courier New" w:hAnsi="Courier New" w:cs="Courier New"/>
          <w:color w:val="37474F"/>
          <w:sz w:val="21"/>
          <w:szCs w:val="21"/>
        </w:rPr>
        <w:t>= 4.35631</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3</w:t>
      </w:r>
      <w:r>
        <w:rPr>
          <w:rFonts w:ascii="Courier New" w:hAnsi="Courier New" w:cs="Courier New"/>
          <w:color w:val="37474F"/>
          <w:sz w:val="21"/>
          <w:szCs w:val="21"/>
        </w:rPr>
        <w:t>：</w:t>
      </w:r>
      <w:r>
        <w:rPr>
          <w:rFonts w:ascii="Courier New" w:hAnsi="Courier New" w:cs="Courier New"/>
          <w:color w:val="37474F"/>
          <w:sz w:val="21"/>
          <w:szCs w:val="21"/>
        </w:rPr>
        <w:t>W = 4.00 b = 0.97</w:t>
      </w:r>
      <w:r>
        <w:rPr>
          <w:rFonts w:ascii="Courier New" w:hAnsi="Courier New" w:cs="Courier New"/>
          <w:color w:val="37474F"/>
          <w:sz w:val="21"/>
          <w:szCs w:val="21"/>
        </w:rPr>
        <w:t>，损失</w:t>
      </w:r>
      <w:r>
        <w:rPr>
          <w:rFonts w:ascii="Courier New" w:hAnsi="Courier New" w:cs="Courier New"/>
          <w:color w:val="37474F"/>
          <w:sz w:val="21"/>
          <w:szCs w:val="21"/>
        </w:rPr>
        <w:t>= 3.16009</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4</w:t>
      </w:r>
      <w:r>
        <w:rPr>
          <w:rFonts w:ascii="Courier New" w:hAnsi="Courier New" w:cs="Courier New"/>
          <w:color w:val="37474F"/>
          <w:sz w:val="21"/>
          <w:szCs w:val="21"/>
        </w:rPr>
        <w:t>：</w:t>
      </w:r>
      <w:r>
        <w:rPr>
          <w:rFonts w:ascii="Courier New" w:hAnsi="Courier New" w:cs="Courier New"/>
          <w:color w:val="37474F"/>
          <w:sz w:val="21"/>
          <w:szCs w:val="21"/>
        </w:rPr>
        <w:t>W = 3.79b = 1.17</w:t>
      </w:r>
      <w:r>
        <w:rPr>
          <w:rFonts w:ascii="Courier New" w:hAnsi="Courier New" w:cs="Courier New"/>
          <w:color w:val="37474F"/>
          <w:sz w:val="21"/>
          <w:szCs w:val="21"/>
        </w:rPr>
        <w:t>，损失</w:t>
      </w:r>
      <w:r>
        <w:rPr>
          <w:rFonts w:ascii="Courier New" w:hAnsi="Courier New" w:cs="Courier New"/>
          <w:color w:val="37474F"/>
          <w:sz w:val="21"/>
          <w:szCs w:val="21"/>
        </w:rPr>
        <w:t>= 2.39710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5</w:t>
      </w:r>
      <w:r>
        <w:rPr>
          <w:rFonts w:ascii="Courier New" w:hAnsi="Courier New" w:cs="Courier New"/>
          <w:color w:val="37474F"/>
          <w:sz w:val="21"/>
          <w:szCs w:val="21"/>
        </w:rPr>
        <w:t>：</w:t>
      </w:r>
      <w:r>
        <w:rPr>
          <w:rFonts w:ascii="Courier New" w:hAnsi="Courier New" w:cs="Courier New"/>
          <w:color w:val="37474F"/>
          <w:sz w:val="21"/>
          <w:szCs w:val="21"/>
        </w:rPr>
        <w:t>W = 3.62b = 1.33</w:t>
      </w:r>
      <w:r>
        <w:rPr>
          <w:rFonts w:ascii="Courier New" w:hAnsi="Courier New" w:cs="Courier New"/>
          <w:color w:val="37474F"/>
          <w:sz w:val="21"/>
          <w:szCs w:val="21"/>
        </w:rPr>
        <w:t>，损失</w:t>
      </w:r>
      <w:r>
        <w:rPr>
          <w:rFonts w:ascii="Courier New" w:hAnsi="Courier New" w:cs="Courier New"/>
          <w:color w:val="37474F"/>
          <w:sz w:val="21"/>
          <w:szCs w:val="21"/>
        </w:rPr>
        <w:t>= 1.91045</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时期</w:t>
      </w:r>
      <w:r>
        <w:rPr>
          <w:rFonts w:ascii="Courier New" w:hAnsi="Courier New" w:cs="Courier New"/>
          <w:color w:val="37474F"/>
          <w:sz w:val="21"/>
          <w:szCs w:val="21"/>
        </w:rPr>
        <w:t>6</w:t>
      </w:r>
      <w:r>
        <w:rPr>
          <w:rFonts w:ascii="Courier New" w:hAnsi="Courier New" w:cs="Courier New"/>
          <w:color w:val="37474F"/>
          <w:sz w:val="21"/>
          <w:szCs w:val="21"/>
        </w:rPr>
        <w:t>：</w:t>
      </w:r>
      <w:r>
        <w:rPr>
          <w:rFonts w:ascii="Courier New" w:hAnsi="Courier New" w:cs="Courier New"/>
          <w:color w:val="37474F"/>
          <w:sz w:val="21"/>
          <w:szCs w:val="21"/>
        </w:rPr>
        <w:t>W = 3.49b = 1.46</w:t>
      </w:r>
      <w:r>
        <w:rPr>
          <w:rFonts w:ascii="Courier New" w:hAnsi="Courier New" w:cs="Courier New"/>
          <w:color w:val="37474F"/>
          <w:sz w:val="21"/>
          <w:szCs w:val="21"/>
        </w:rPr>
        <w:t>，损失</w:t>
      </w:r>
      <w:r>
        <w:rPr>
          <w:rFonts w:ascii="Courier New" w:hAnsi="Courier New" w:cs="Courier New"/>
          <w:color w:val="37474F"/>
          <w:sz w:val="21"/>
          <w:szCs w:val="21"/>
        </w:rPr>
        <w:t>= 1.60004</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7</w:t>
      </w:r>
      <w:r>
        <w:rPr>
          <w:rFonts w:ascii="Courier New" w:hAnsi="Courier New" w:cs="Courier New"/>
          <w:color w:val="37474F"/>
          <w:sz w:val="21"/>
          <w:szCs w:val="21"/>
        </w:rPr>
        <w:t>：</w:t>
      </w:r>
      <w:r>
        <w:rPr>
          <w:rFonts w:ascii="Courier New" w:hAnsi="Courier New" w:cs="Courier New"/>
          <w:color w:val="37474F"/>
          <w:sz w:val="21"/>
          <w:szCs w:val="21"/>
        </w:rPr>
        <w:t>W = 3.38b = 1.57</w:t>
      </w:r>
      <w:r>
        <w:rPr>
          <w:rFonts w:ascii="Courier New" w:hAnsi="Courier New" w:cs="Courier New"/>
          <w:color w:val="37474F"/>
          <w:sz w:val="21"/>
          <w:szCs w:val="21"/>
        </w:rPr>
        <w:t>，损失</w:t>
      </w:r>
      <w:r>
        <w:rPr>
          <w:rFonts w:ascii="Courier New" w:hAnsi="Courier New" w:cs="Courier New"/>
          <w:color w:val="37474F"/>
          <w:sz w:val="21"/>
          <w:szCs w:val="21"/>
        </w:rPr>
        <w:t>= 1.40206</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8</w:t>
      </w:r>
      <w:r>
        <w:rPr>
          <w:rFonts w:ascii="Courier New" w:hAnsi="Courier New" w:cs="Courier New"/>
          <w:color w:val="37474F"/>
          <w:sz w:val="21"/>
          <w:szCs w:val="21"/>
        </w:rPr>
        <w:t>：</w:t>
      </w:r>
      <w:r>
        <w:rPr>
          <w:rFonts w:ascii="Courier New" w:hAnsi="Courier New" w:cs="Courier New"/>
          <w:color w:val="37474F"/>
          <w:sz w:val="21"/>
          <w:szCs w:val="21"/>
        </w:rPr>
        <w:t>W = 3.30b = 1.65</w:t>
      </w:r>
      <w:r>
        <w:rPr>
          <w:rFonts w:ascii="Courier New" w:hAnsi="Courier New" w:cs="Courier New"/>
          <w:color w:val="37474F"/>
          <w:sz w:val="21"/>
          <w:szCs w:val="21"/>
        </w:rPr>
        <w:t>，损失</w:t>
      </w:r>
      <w:r>
        <w:rPr>
          <w:rFonts w:ascii="Courier New" w:hAnsi="Courier New" w:cs="Courier New"/>
          <w:color w:val="37474F"/>
          <w:sz w:val="21"/>
          <w:szCs w:val="21"/>
        </w:rPr>
        <w:t>= 1.27577</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时期</w:t>
      </w:r>
      <w:r>
        <w:rPr>
          <w:rFonts w:ascii="Courier New" w:hAnsi="Courier New" w:cs="Courier New"/>
          <w:color w:val="37474F"/>
          <w:sz w:val="21"/>
          <w:szCs w:val="21"/>
        </w:rPr>
        <w:t>9</w:t>
      </w:r>
      <w:r>
        <w:rPr>
          <w:rFonts w:ascii="Courier New" w:hAnsi="Courier New" w:cs="Courier New"/>
          <w:color w:val="37474F"/>
          <w:sz w:val="21"/>
          <w:szCs w:val="21"/>
        </w:rPr>
        <w:t>：</w:t>
      </w:r>
      <w:r>
        <w:rPr>
          <w:rFonts w:ascii="Courier New" w:hAnsi="Courier New" w:cs="Courier New"/>
          <w:color w:val="37474F"/>
          <w:sz w:val="21"/>
          <w:szCs w:val="21"/>
        </w:rPr>
        <w:t>W = 3.23b = 1.72</w:t>
      </w:r>
      <w:r>
        <w:rPr>
          <w:rFonts w:ascii="Courier New" w:hAnsi="Courier New" w:cs="Courier New"/>
          <w:color w:val="37474F"/>
          <w:sz w:val="21"/>
          <w:szCs w:val="21"/>
        </w:rPr>
        <w:t>，损失</w:t>
      </w:r>
      <w:r>
        <w:rPr>
          <w:rFonts w:ascii="Courier New" w:hAnsi="Courier New" w:cs="Courier New"/>
          <w:color w:val="37474F"/>
          <w:sz w:val="21"/>
          <w:szCs w:val="21"/>
        </w:rPr>
        <w:t>= 1.19522</w:t>
      </w:r>
    </w:p>
    <w:p w:rsidR="0048111B" w:rsidRDefault="0048111B" w:rsidP="0048111B">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32" name="矩形 32"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B4B1C" id="矩形 32"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6O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Po+zo7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下一步</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在本教程中，我们介绍了</w:t>
      </w:r>
      <w:r>
        <w:rPr>
          <w:rStyle w:val="HTML"/>
          <w:rFonts w:ascii="Courier New" w:hAnsi="Courier New" w:cs="Courier New"/>
          <w:color w:val="37474F"/>
          <w:sz w:val="22"/>
          <w:szCs w:val="22"/>
          <w:shd w:val="clear" w:color="auto" w:fill="F7F7F7"/>
        </w:rPr>
        <w:t>Variable</w:t>
      </w:r>
      <w:r>
        <w:rPr>
          <w:rFonts w:ascii="Arial" w:hAnsi="Arial" w:cs="Arial"/>
          <w:color w:val="212121"/>
        </w:rPr>
        <w:t>s</w:t>
      </w:r>
      <w:r>
        <w:rPr>
          <w:rFonts w:ascii="Arial" w:hAnsi="Arial" w:cs="Arial"/>
          <w:color w:val="212121"/>
        </w:rPr>
        <w:t>，并使用到目前为止讨论的</w:t>
      </w:r>
      <w:r>
        <w:rPr>
          <w:rFonts w:ascii="Arial" w:hAnsi="Arial" w:cs="Arial"/>
          <w:color w:val="212121"/>
        </w:rPr>
        <w:t>TensorFlow</w:t>
      </w:r>
      <w:ins w:id="1201" w:author="Shirley Li" w:date="2018-12-03T12:51:00Z">
        <w:r w:rsidR="003E0538">
          <w:rPr>
            <w:rFonts w:ascii="Arial" w:hAnsi="Arial" w:cs="Arial" w:hint="eastAsia"/>
            <w:color w:val="212121"/>
          </w:rPr>
          <w:t>基本知识</w:t>
        </w:r>
      </w:ins>
      <w:del w:id="1202" w:author="Shirley Li" w:date="2018-12-03T12:51:00Z">
        <w:r w:rsidDel="003E0538">
          <w:rPr>
            <w:rFonts w:ascii="Arial" w:hAnsi="Arial" w:cs="Arial"/>
            <w:color w:val="212121"/>
          </w:rPr>
          <w:delText>原语</w:delText>
        </w:r>
      </w:del>
      <w:r>
        <w:rPr>
          <w:rFonts w:ascii="Arial" w:hAnsi="Arial" w:cs="Arial"/>
          <w:color w:val="212121"/>
        </w:rPr>
        <w:t>构建并训练了一个简单的线性模型。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从理论上讲，这几乎是您使用</w:t>
      </w:r>
      <w:r>
        <w:rPr>
          <w:rFonts w:ascii="Arial" w:hAnsi="Arial" w:cs="Arial"/>
          <w:color w:val="212121"/>
        </w:rPr>
        <w:t>TensorFlow</w:t>
      </w:r>
      <w:r>
        <w:rPr>
          <w:rFonts w:ascii="Arial" w:hAnsi="Arial" w:cs="Arial"/>
          <w:color w:val="212121"/>
        </w:rPr>
        <w:t>进行机器学习研究所需要的全部内容。在实践中，特别是对于神经网络，更高级别的</w:t>
      </w:r>
      <w:r>
        <w:rPr>
          <w:rFonts w:ascii="Arial" w:hAnsi="Arial" w:cs="Arial"/>
          <w:color w:val="212121"/>
        </w:rPr>
        <w:t>API </w:t>
      </w:r>
      <w:hyperlink r:id="rId99" w:history="1">
        <w:r>
          <w:rPr>
            <w:rStyle w:val="HTML"/>
            <w:rFonts w:ascii="Courier New" w:hAnsi="Courier New" w:cs="Courier New"/>
            <w:color w:val="039BE5"/>
            <w:sz w:val="22"/>
            <w:szCs w:val="22"/>
            <w:shd w:val="clear" w:color="auto" w:fill="F7F7F7"/>
          </w:rPr>
          <w:t>tf.keras</w:t>
        </w:r>
      </w:hyperlink>
      <w:r>
        <w:rPr>
          <w:rFonts w:ascii="Arial" w:hAnsi="Arial" w:cs="Arial"/>
          <w:color w:val="212121"/>
        </w:rPr>
        <w:t>会更方便，因为它提供更高级别的构建块（称为</w:t>
      </w:r>
      <w:r>
        <w:rPr>
          <w:rFonts w:ascii="Arial" w:hAnsi="Arial" w:cs="Arial"/>
          <w:color w:val="212121"/>
        </w:rPr>
        <w:t>“</w:t>
      </w:r>
      <w:r>
        <w:rPr>
          <w:rFonts w:ascii="Arial" w:hAnsi="Arial" w:cs="Arial"/>
          <w:color w:val="212121"/>
        </w:rPr>
        <w:t>层</w:t>
      </w:r>
      <w:r>
        <w:rPr>
          <w:rFonts w:ascii="Arial" w:hAnsi="Arial" w:cs="Arial"/>
          <w:color w:val="212121"/>
        </w:rPr>
        <w:t>”</w:t>
      </w:r>
      <w:r>
        <w:rPr>
          <w:rFonts w:ascii="Arial" w:hAnsi="Arial" w:cs="Arial"/>
          <w:color w:val="212121"/>
        </w:rPr>
        <w:t>），保存和恢复状态的实用程序</w:t>
      </w:r>
      <w:ins w:id="1203" w:author="Shirley Li" w:date="2018-12-03T12:51:00Z">
        <w:r w:rsidR="005E5B61">
          <w:rPr>
            <w:rFonts w:ascii="Arial" w:hAnsi="Arial" w:cs="Arial" w:hint="eastAsia"/>
            <w:color w:val="212121"/>
          </w:rPr>
          <w:t>、</w:t>
        </w:r>
      </w:ins>
      <w:del w:id="1204" w:author="Shirley Li" w:date="2018-12-03T12:51:00Z">
        <w:r w:rsidDel="005E5B61">
          <w:rPr>
            <w:rFonts w:ascii="Arial" w:hAnsi="Arial" w:cs="Arial"/>
            <w:color w:val="212121"/>
          </w:rPr>
          <w:delText>，</w:delText>
        </w:r>
      </w:del>
      <w:r>
        <w:rPr>
          <w:rFonts w:ascii="Arial" w:hAnsi="Arial" w:cs="Arial"/>
          <w:color w:val="212121"/>
        </w:rPr>
        <w:t>一套损失函数</w:t>
      </w:r>
      <w:ins w:id="1205" w:author="Shirley Li" w:date="2018-12-03T12:51:00Z">
        <w:r w:rsidR="005E5B61">
          <w:rPr>
            <w:rFonts w:ascii="Arial" w:hAnsi="Arial" w:cs="Arial" w:hint="eastAsia"/>
            <w:color w:val="212121"/>
          </w:rPr>
          <w:t>、</w:t>
        </w:r>
      </w:ins>
      <w:del w:id="1206" w:author="Shirley Li" w:date="2018-12-03T12:51:00Z">
        <w:r w:rsidDel="005E5B61">
          <w:rPr>
            <w:rFonts w:ascii="Arial" w:hAnsi="Arial" w:cs="Arial"/>
            <w:color w:val="212121"/>
          </w:rPr>
          <w:delText>，</w:delText>
        </w:r>
      </w:del>
      <w:r>
        <w:rPr>
          <w:rFonts w:ascii="Arial" w:hAnsi="Arial" w:cs="Arial"/>
          <w:color w:val="212121"/>
        </w:rPr>
        <w:t>一套优化策略等等</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自定义图层</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w:t>
      </w:r>
      <w:del w:id="1207" w:author="Shirley Li" w:date="2018-12-03T12:52:00Z">
        <w:r w:rsidDel="008C341C">
          <w:rPr>
            <w:rFonts w:ascii="Arial" w:hAnsi="Arial" w:cs="Arial" w:hint="eastAsia"/>
            <w:color w:val="212121"/>
          </w:rPr>
          <w:delText>建议将其</w:delText>
        </w:r>
      </w:del>
      <w:ins w:id="1208" w:author="Shirley Li" w:date="2018-12-03T12:52:00Z">
        <w:r w:rsidR="008C341C">
          <w:rPr>
            <w:rFonts w:ascii="Arial" w:hAnsi="Arial" w:cs="Arial" w:hint="eastAsia"/>
            <w:color w:val="212121"/>
          </w:rPr>
          <w:t>建议使用</w:t>
        </w:r>
      </w:ins>
      <w:hyperlink r:id="rId100" w:history="1">
        <w:r>
          <w:rPr>
            <w:rStyle w:val="HTML"/>
            <w:rFonts w:ascii="Courier New" w:hAnsi="Courier New" w:cs="Courier New"/>
            <w:color w:val="039BE5"/>
            <w:sz w:val="22"/>
            <w:szCs w:val="22"/>
            <w:shd w:val="clear" w:color="auto" w:fill="F7F7F7"/>
          </w:rPr>
          <w:t>tf.keras</w:t>
        </w:r>
      </w:hyperlink>
      <w:del w:id="1209" w:author="Shirley Li" w:date="2018-12-03T12:52:00Z">
        <w:r w:rsidDel="0011340F">
          <w:rPr>
            <w:rFonts w:ascii="Arial" w:hAnsi="Arial" w:cs="Arial"/>
            <w:color w:val="212121"/>
          </w:rPr>
          <w:delText>用作</w:delText>
        </w:r>
      </w:del>
      <w:ins w:id="1210" w:author="Shirley Li" w:date="2018-12-03T12:52:00Z">
        <w:r w:rsidR="0011340F">
          <w:rPr>
            <w:rFonts w:ascii="Arial" w:hAnsi="Arial" w:cs="Arial" w:hint="eastAsia"/>
            <w:color w:val="212121"/>
          </w:rPr>
          <w:t>作为</w:t>
        </w:r>
      </w:ins>
      <w:r>
        <w:rPr>
          <w:rFonts w:ascii="Arial" w:hAnsi="Arial" w:cs="Arial"/>
          <w:color w:val="212121"/>
        </w:rPr>
        <w:t>构建神经网络的高级</w:t>
      </w:r>
      <w:r>
        <w:rPr>
          <w:rFonts w:ascii="Arial" w:hAnsi="Arial" w:cs="Arial"/>
          <w:color w:val="212121"/>
        </w:rPr>
        <w:t>API</w:t>
      </w:r>
      <w:r>
        <w:rPr>
          <w:rFonts w:ascii="Arial" w:hAnsi="Arial" w:cs="Arial"/>
          <w:color w:val="212121"/>
        </w:rPr>
        <w:t>。也就是说，大多数</w:t>
      </w:r>
      <w:r>
        <w:rPr>
          <w:rFonts w:ascii="Arial" w:hAnsi="Arial" w:cs="Arial"/>
          <w:color w:val="212121"/>
        </w:rPr>
        <w:t>TensorFlow API</w:t>
      </w:r>
      <w:r>
        <w:rPr>
          <w:rFonts w:ascii="Arial" w:hAnsi="Arial" w:cs="Arial"/>
          <w:color w:val="212121"/>
        </w:rPr>
        <w:t>都可以在</w:t>
      </w:r>
      <w:ins w:id="1211" w:author="Shirley Li" w:date="2018-12-03T12:52:00Z">
        <w:r w:rsidR="00203677" w:rsidRPr="00203677">
          <w:rPr>
            <w:rFonts w:ascii="Arial" w:hAnsi="Arial" w:cs="Arial"/>
            <w:color w:val="212121"/>
          </w:rPr>
          <w:t>eager execution</w:t>
        </w:r>
      </w:ins>
      <w:del w:id="1212" w:author="Shirley Li" w:date="2018-12-03T12:52:00Z">
        <w:r w:rsidDel="00203677">
          <w:rPr>
            <w:rFonts w:ascii="Arial" w:hAnsi="Arial" w:cs="Arial"/>
            <w:color w:val="212121"/>
          </w:rPr>
          <w:delText>急切执行</w:delText>
        </w:r>
      </w:del>
      <w:r>
        <w:rPr>
          <w:rFonts w:ascii="Arial" w:hAnsi="Arial" w:cs="Arial"/>
          <w:color w:val="212121"/>
        </w:rPr>
        <w:t>时使用。</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pln"/>
          <w:rFonts w:ascii="Courier New" w:hAnsi="Courier New" w:cs="Courier New"/>
          <w:color w:val="37474F"/>
          <w:sz w:val="21"/>
          <w:szCs w:val="21"/>
        </w:rPr>
        <w:t xml:space="preserve">tfe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eager</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图层：</w:t>
      </w:r>
      <w:ins w:id="1213" w:author="Shirley Li" w:date="2018-12-03T12:53:00Z">
        <w:r w:rsidR="0001248C">
          <w:rPr>
            <w:rFonts w:ascii="Arial" w:hAnsi="Arial" w:cs="Arial"/>
            <w:b w:val="0"/>
            <w:bCs w:val="0"/>
            <w:color w:val="212121"/>
            <w:spacing w:val="-2"/>
          </w:rPr>
          <w:t>有用</w:t>
        </w:r>
        <w:r w:rsidR="0001248C">
          <w:rPr>
            <w:rFonts w:ascii="Arial" w:hAnsi="Arial" w:cs="Arial" w:hint="eastAsia"/>
            <w:b w:val="0"/>
            <w:bCs w:val="0"/>
            <w:color w:val="212121"/>
            <w:spacing w:val="-2"/>
          </w:rPr>
          <w:t>的</w:t>
        </w:r>
      </w:ins>
      <w:r>
        <w:rPr>
          <w:rFonts w:ascii="Arial" w:hAnsi="Arial" w:cs="Arial"/>
          <w:b w:val="0"/>
          <w:bCs w:val="0"/>
          <w:color w:val="212121"/>
          <w:spacing w:val="-2"/>
        </w:rPr>
        <w:t>常用</w:t>
      </w:r>
      <w:del w:id="1214" w:author="Shirley Li" w:date="2018-12-03T12:53:00Z">
        <w:r w:rsidDel="0001248C">
          <w:rPr>
            <w:rFonts w:ascii="Arial" w:hAnsi="Arial" w:cs="Arial"/>
            <w:b w:val="0"/>
            <w:bCs w:val="0"/>
            <w:color w:val="212121"/>
            <w:spacing w:val="-2"/>
          </w:rPr>
          <w:delText>的有用</w:delText>
        </w:r>
      </w:del>
      <w:r>
        <w:rPr>
          <w:rFonts w:ascii="Arial" w:hAnsi="Arial" w:cs="Arial"/>
          <w:b w:val="0"/>
          <w:bCs w:val="0"/>
          <w:color w:val="212121"/>
          <w:spacing w:val="-2"/>
        </w:rPr>
        <w:t>操作集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大多数情况下，在为机器学习模型编写代码时，您希望在比单个操作和单个变量操作更高的抽象级别上操作。</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许多机器学习模型可以表达为相对简单</w:t>
      </w:r>
      <w:proofErr w:type="gramStart"/>
      <w:r>
        <w:rPr>
          <w:rFonts w:ascii="Arial" w:hAnsi="Arial" w:cs="Arial"/>
          <w:color w:val="212121"/>
        </w:rPr>
        <w:t>的图层的</w:t>
      </w:r>
      <w:proofErr w:type="gramEnd"/>
      <w:r>
        <w:rPr>
          <w:rFonts w:ascii="Arial" w:hAnsi="Arial" w:cs="Arial"/>
          <w:color w:val="212121"/>
        </w:rPr>
        <w:t>组合和堆叠，</w:t>
      </w:r>
      <w:r>
        <w:rPr>
          <w:rFonts w:ascii="Arial" w:hAnsi="Arial" w:cs="Arial"/>
          <w:color w:val="212121"/>
        </w:rPr>
        <w:t>TensorFlow</w:t>
      </w:r>
      <w:r>
        <w:rPr>
          <w:rFonts w:ascii="Arial" w:hAnsi="Arial" w:cs="Arial"/>
          <w:color w:val="212121"/>
        </w:rPr>
        <w:t>提供了</w:t>
      </w:r>
      <w:del w:id="1215" w:author="Shirley Li" w:date="2018-12-03T12:53:00Z">
        <w:r w:rsidDel="008D49FF">
          <w:rPr>
            <w:rFonts w:ascii="Arial" w:hAnsi="Arial" w:cs="Arial"/>
            <w:color w:val="212121"/>
          </w:rPr>
          <w:delText>一组</w:delText>
        </w:r>
      </w:del>
      <w:r>
        <w:rPr>
          <w:rFonts w:ascii="Arial" w:hAnsi="Arial" w:cs="Arial"/>
          <w:color w:val="212121"/>
        </w:rPr>
        <w:t>许多常用图层，</w:t>
      </w:r>
      <w:del w:id="1216" w:author="Shirley Li" w:date="2018-12-03T12:54:00Z">
        <w:r w:rsidDel="008D49FF">
          <w:rPr>
            <w:rFonts w:ascii="Arial" w:hAnsi="Arial" w:cs="Arial" w:hint="eastAsia"/>
            <w:color w:val="212121"/>
          </w:rPr>
          <w:delText>以及</w:delText>
        </w:r>
      </w:del>
      <w:ins w:id="1217" w:author="Shirley Li" w:date="2018-12-03T12:54:00Z">
        <w:r w:rsidR="008D49FF">
          <w:rPr>
            <w:rFonts w:ascii="Arial" w:hAnsi="Arial" w:cs="Arial" w:hint="eastAsia"/>
            <w:color w:val="212121"/>
          </w:rPr>
          <w:t>方便</w:t>
        </w:r>
      </w:ins>
      <w:r>
        <w:rPr>
          <w:rFonts w:ascii="Arial" w:hAnsi="Arial" w:cs="Arial"/>
          <w:color w:val="212121"/>
        </w:rPr>
        <w:t>您</w:t>
      </w:r>
      <w:del w:id="1218" w:author="Shirley Li" w:date="2018-12-03T12:54:00Z">
        <w:r w:rsidDel="008D49FF">
          <w:rPr>
            <w:rFonts w:ascii="Arial" w:hAnsi="Arial" w:cs="Arial"/>
            <w:color w:val="212121"/>
          </w:rPr>
          <w:delText>从头开始或作为组合创建自己的应用程序特定图层</w:delText>
        </w:r>
      </w:del>
      <w:ins w:id="1219" w:author="Shirley Li" w:date="2018-12-03T12:54:00Z">
        <w:r w:rsidR="008D49FF">
          <w:rPr>
            <w:rFonts w:ascii="Arial" w:hAnsi="Arial" w:cs="Arial"/>
            <w:color w:val="212121"/>
          </w:rPr>
          <w:t>从头开始</w:t>
        </w:r>
      </w:ins>
      <w:del w:id="1220" w:author="Shirley Li" w:date="2018-12-03T12:54:00Z">
        <w:r w:rsidDel="008D49FF">
          <w:rPr>
            <w:rFonts w:ascii="Arial" w:hAnsi="Arial" w:cs="Arial" w:hint="eastAsia"/>
            <w:color w:val="212121"/>
          </w:rPr>
          <w:delText>的简单方法。</w:delText>
        </w:r>
      </w:del>
      <w:ins w:id="1221" w:author="Shirley Li" w:date="2018-12-03T12:54:00Z">
        <w:r w:rsidR="008D49FF">
          <w:rPr>
            <w:rFonts w:ascii="Arial" w:hAnsi="Arial" w:cs="Arial" w:hint="eastAsia"/>
            <w:color w:val="212121"/>
          </w:rPr>
          <w:t>或者组合许多</w:t>
        </w:r>
      </w:ins>
      <w:r>
        <w:rPr>
          <w:rFonts w:ascii="Arial" w:hAnsi="Arial" w:cs="Arial"/>
          <w:color w:val="212121"/>
        </w:rPr>
        <w:t>现有的</w:t>
      </w:r>
      <w:proofErr w:type="gramStart"/>
      <w:r>
        <w:rPr>
          <w:rFonts w:ascii="Arial" w:hAnsi="Arial" w:cs="Arial"/>
          <w:color w:val="212121"/>
        </w:rPr>
        <w:t>图层</w:t>
      </w:r>
      <w:ins w:id="1222" w:author="Shirley Li" w:date="2018-12-03T12:54:00Z">
        <w:r w:rsidR="008D49FF">
          <w:rPr>
            <w:rFonts w:ascii="Arial" w:hAnsi="Arial" w:cs="Arial"/>
            <w:color w:val="212121"/>
          </w:rPr>
          <w:t>创</w:t>
        </w:r>
        <w:proofErr w:type="gramEnd"/>
        <w:r w:rsidR="008D49FF">
          <w:rPr>
            <w:rFonts w:ascii="Arial" w:hAnsi="Arial" w:cs="Arial"/>
            <w:color w:val="212121"/>
          </w:rPr>
          <w:t>建自己的应用程序</w:t>
        </w:r>
        <w:proofErr w:type="gramStart"/>
        <w:r w:rsidR="008D49FF">
          <w:rPr>
            <w:rFonts w:ascii="Arial" w:hAnsi="Arial" w:cs="Arial"/>
            <w:color w:val="212121"/>
          </w:rPr>
          <w:t>特定图层</w:t>
        </w:r>
      </w:ins>
      <w:proofErr w:type="gramEnd"/>
      <w:ins w:id="1223" w:author="Shirley Li" w:date="2018-12-03T12:55:00Z">
        <w:r w:rsidR="008D49FF">
          <w:rPr>
            <w:rFonts w:ascii="Arial" w:hAnsi="Arial" w:cs="Arial" w:hint="eastAsia"/>
            <w:color w:val="212121"/>
          </w:rPr>
          <w:t>的方法</w:t>
        </w:r>
      </w:ins>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包括完整</w:t>
      </w:r>
      <w:ins w:id="1224" w:author="Shirley Li" w:date="2018-12-03T12:55:00Z">
        <w:r w:rsidR="00565C64">
          <w:rPr>
            <w:rFonts w:ascii="Arial" w:hAnsi="Arial" w:cs="Arial" w:hint="eastAsia"/>
            <w:color w:val="212121"/>
          </w:rPr>
          <w:t>的</w:t>
        </w:r>
      </w:ins>
      <w:hyperlink r:id="rId101" w:history="1">
        <w:r>
          <w:rPr>
            <w:rStyle w:val="a5"/>
            <w:rFonts w:ascii="Arial" w:hAnsi="Arial" w:cs="Arial"/>
            <w:color w:val="039BE5"/>
          </w:rPr>
          <w:t>Keras</w:t>
        </w:r>
      </w:hyperlink>
      <w:del w:id="1225" w:author="Shirley Li" w:date="2018-12-03T12:55:00Z">
        <w:r w:rsidDel="00565C64">
          <w:rPr>
            <w:rFonts w:ascii="Arial" w:hAnsi="Arial" w:cs="Arial"/>
            <w:color w:val="212121"/>
          </w:rPr>
          <w:delText>在</w:delText>
        </w:r>
        <w:r w:rsidDel="00565C64">
          <w:rPr>
            <w:rFonts w:ascii="Arial" w:hAnsi="Arial" w:cs="Arial"/>
            <w:color w:val="212121"/>
          </w:rPr>
          <w:delText>tf.keras</w:delText>
        </w:r>
        <w:r w:rsidDel="00565C64">
          <w:rPr>
            <w:rFonts w:ascii="Arial" w:hAnsi="Arial" w:cs="Arial"/>
            <w:color w:val="212121"/>
          </w:rPr>
          <w:delText>封装</w:delText>
        </w:r>
      </w:del>
      <w:r>
        <w:rPr>
          <w:rFonts w:ascii="Arial" w:hAnsi="Arial" w:cs="Arial"/>
          <w:color w:val="212121"/>
        </w:rPr>
        <w:t>API</w:t>
      </w:r>
      <w:ins w:id="1226" w:author="Shirley Li" w:date="2018-12-03T12:55:00Z">
        <w:r w:rsidR="00565C64">
          <w:rPr>
            <w:rFonts w:ascii="Arial" w:hAnsi="Arial" w:cs="Arial" w:hint="eastAsia"/>
            <w:color w:val="212121"/>
          </w:rPr>
          <w:t>在</w:t>
        </w:r>
        <w:r w:rsidR="00565C64">
          <w:rPr>
            <w:rFonts w:ascii="Arial" w:hAnsi="Arial" w:cs="Arial" w:hint="eastAsia"/>
            <w:color w:val="212121"/>
          </w:rPr>
          <w:t>tf</w:t>
        </w:r>
        <w:r w:rsidR="00565C64">
          <w:rPr>
            <w:rFonts w:ascii="Arial" w:hAnsi="Arial" w:cs="Arial"/>
            <w:color w:val="212121"/>
          </w:rPr>
          <w:t>.keras</w:t>
        </w:r>
        <w:r w:rsidR="00565C64">
          <w:rPr>
            <w:rFonts w:ascii="Arial" w:hAnsi="Arial" w:cs="Arial" w:hint="eastAsia"/>
            <w:color w:val="212121"/>
          </w:rPr>
          <w:t>包里</w:t>
        </w:r>
      </w:ins>
      <w:r>
        <w:rPr>
          <w:rFonts w:ascii="Arial" w:hAnsi="Arial" w:cs="Arial"/>
          <w:color w:val="212121"/>
        </w:rPr>
        <w:t>，</w:t>
      </w:r>
      <w:del w:id="1227" w:author="Shirley Li" w:date="2018-12-03T12:55:00Z">
        <w:r w:rsidDel="004A262A">
          <w:rPr>
            <w:rFonts w:ascii="Arial" w:hAnsi="Arial" w:cs="Arial"/>
            <w:color w:val="212121"/>
          </w:rPr>
          <w:delText>并</w:delText>
        </w:r>
      </w:del>
      <w:r>
        <w:rPr>
          <w:rFonts w:ascii="Arial" w:hAnsi="Arial" w:cs="Arial"/>
          <w:color w:val="212121"/>
        </w:rPr>
        <w:t>建立自己的模型时</w:t>
      </w:r>
      <w:del w:id="1228" w:author="Shirley Li" w:date="2018-12-03T12:55:00Z">
        <w:r w:rsidDel="004A262A">
          <w:rPr>
            <w:rFonts w:ascii="Arial" w:hAnsi="Arial" w:cs="Arial"/>
            <w:color w:val="212121"/>
          </w:rPr>
          <w:delText>，</w:delText>
        </w:r>
      </w:del>
      <w:r>
        <w:rPr>
          <w:rFonts w:ascii="Arial" w:hAnsi="Arial" w:cs="Arial"/>
          <w:color w:val="212121"/>
        </w:rPr>
        <w:t>Keras</w:t>
      </w:r>
      <w:r>
        <w:rPr>
          <w:rFonts w:ascii="Arial" w:hAnsi="Arial" w:cs="Arial"/>
          <w:color w:val="212121"/>
        </w:rPr>
        <w:t>层是非常有用的。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xml:space="preserve"># In the </w:t>
      </w:r>
      <w:proofErr w:type="gramStart"/>
      <w:r>
        <w:rPr>
          <w:rStyle w:val="com"/>
          <w:rFonts w:ascii="Courier New" w:hAnsi="Courier New" w:cs="Courier New"/>
          <w:color w:val="D81B60"/>
          <w:sz w:val="21"/>
          <w:szCs w:val="21"/>
        </w:rPr>
        <w:t>tf.keras</w:t>
      </w:r>
      <w:proofErr w:type="gramEnd"/>
      <w:r>
        <w:rPr>
          <w:rStyle w:val="com"/>
          <w:rFonts w:ascii="Courier New" w:hAnsi="Courier New" w:cs="Courier New"/>
          <w:color w:val="D81B60"/>
          <w:sz w:val="21"/>
          <w:szCs w:val="21"/>
        </w:rPr>
        <w:t>.layers package, layers are objects. To construct a layer,</w:t>
      </w:r>
      <w:r>
        <w:rPr>
          <w:rFonts w:ascii="Courier New" w:hAnsi="Courier New" w:cs="Courier New"/>
          <w:color w:val="37474F"/>
          <w:sz w:val="21"/>
          <w:szCs w:val="21"/>
        </w:rPr>
        <w:br/>
      </w:r>
      <w:r>
        <w:rPr>
          <w:rStyle w:val="com"/>
          <w:rFonts w:ascii="Courier New" w:hAnsi="Courier New" w:cs="Courier New"/>
          <w:color w:val="D81B60"/>
          <w:sz w:val="21"/>
          <w:szCs w:val="21"/>
        </w:rPr>
        <w:t># simply construct the object. Most layers take as a first argument the number</w:t>
      </w:r>
      <w:r>
        <w:rPr>
          <w:rFonts w:ascii="Courier New" w:hAnsi="Courier New" w:cs="Courier New"/>
          <w:color w:val="37474F"/>
          <w:sz w:val="21"/>
          <w:szCs w:val="21"/>
        </w:rPr>
        <w:br/>
      </w:r>
      <w:r>
        <w:rPr>
          <w:rStyle w:val="com"/>
          <w:rFonts w:ascii="Courier New" w:hAnsi="Courier New" w:cs="Courier New"/>
          <w:color w:val="D81B60"/>
          <w:sz w:val="21"/>
          <w:szCs w:val="21"/>
        </w:rPr>
        <w:t># of output dimensions / channels.</w:t>
      </w:r>
      <w:r>
        <w:rPr>
          <w:rFonts w:ascii="Courier New" w:hAnsi="Courier New" w:cs="Courier New"/>
          <w:color w:val="37474F"/>
          <w:sz w:val="21"/>
          <w:szCs w:val="21"/>
        </w:rPr>
        <w:br/>
      </w:r>
      <w:r>
        <w:rPr>
          <w:rStyle w:val="pln"/>
          <w:rFonts w:ascii="Courier New" w:hAnsi="Courier New" w:cs="Courier New"/>
          <w:color w:val="37474F"/>
          <w:sz w:val="21"/>
          <w:szCs w:val="21"/>
        </w:rPr>
        <w:t xml:space="preserve">layer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The number of input dimensions is often unnecessary, as it can be inferred</w:t>
      </w:r>
      <w:r>
        <w:rPr>
          <w:rFonts w:ascii="Courier New" w:hAnsi="Courier New" w:cs="Courier New"/>
          <w:color w:val="37474F"/>
          <w:sz w:val="21"/>
          <w:szCs w:val="21"/>
        </w:rPr>
        <w:br/>
      </w:r>
      <w:r>
        <w:rPr>
          <w:rStyle w:val="com"/>
          <w:rFonts w:ascii="Courier New" w:hAnsi="Courier New" w:cs="Courier New"/>
          <w:color w:val="D81B60"/>
          <w:sz w:val="21"/>
          <w:szCs w:val="21"/>
        </w:rPr>
        <w:t xml:space="preserve"># the first time the layer is used, but it can be provided if you want to </w:t>
      </w:r>
      <w:r>
        <w:rPr>
          <w:rFonts w:ascii="Courier New" w:hAnsi="Courier New" w:cs="Courier New"/>
          <w:color w:val="37474F"/>
          <w:sz w:val="21"/>
          <w:szCs w:val="21"/>
        </w:rPr>
        <w:br/>
      </w:r>
      <w:r>
        <w:rPr>
          <w:rStyle w:val="com"/>
          <w:rFonts w:ascii="Courier New" w:hAnsi="Courier New" w:cs="Courier New"/>
          <w:color w:val="D81B60"/>
          <w:sz w:val="21"/>
          <w:szCs w:val="21"/>
        </w:rPr>
        <w:t># specify it manually, which is useful in some complex models.</w:t>
      </w:r>
      <w:r>
        <w:rPr>
          <w:rFonts w:ascii="Courier New" w:hAnsi="Courier New" w:cs="Courier New"/>
          <w:color w:val="37474F"/>
          <w:sz w:val="21"/>
          <w:szCs w:val="21"/>
        </w:rPr>
        <w:br/>
      </w:r>
      <w:r>
        <w:rPr>
          <w:rStyle w:val="pln"/>
          <w:rFonts w:ascii="Courier New" w:hAnsi="Courier New" w:cs="Courier New"/>
          <w:color w:val="37474F"/>
          <w:sz w:val="21"/>
          <w:szCs w:val="21"/>
        </w:rPr>
        <w:t xml:space="preserve">layer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kwd"/>
          <w:rFonts w:ascii="Courier New" w:hAnsi="Courier New" w:cs="Courier New"/>
          <w:color w:val="3B78E7"/>
          <w:sz w:val="21"/>
          <w:szCs w:val="21"/>
        </w:rPr>
        <w:t>None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可以在</w:t>
      </w:r>
      <w:hyperlink r:id="rId102" w:history="1">
        <w:r>
          <w:rPr>
            <w:rStyle w:val="a5"/>
            <w:rFonts w:ascii="Arial" w:hAnsi="Arial" w:cs="Arial"/>
            <w:color w:val="039BE5"/>
          </w:rPr>
          <w:t>文档中</w:t>
        </w:r>
      </w:hyperlink>
      <w:r>
        <w:rPr>
          <w:rFonts w:ascii="Arial" w:hAnsi="Arial" w:cs="Arial"/>
          <w:color w:val="212121"/>
        </w:rPr>
        <w:t>看到预先存在</w:t>
      </w:r>
      <w:proofErr w:type="gramStart"/>
      <w:r>
        <w:rPr>
          <w:rFonts w:ascii="Arial" w:hAnsi="Arial" w:cs="Arial"/>
          <w:color w:val="212121"/>
        </w:rPr>
        <w:t>的图层的</w:t>
      </w:r>
      <w:proofErr w:type="gramEnd"/>
      <w:r>
        <w:rPr>
          <w:rFonts w:ascii="Arial" w:hAnsi="Arial" w:cs="Arial"/>
          <w:color w:val="212121"/>
        </w:rPr>
        <w:t>完整列表。它包括</w:t>
      </w:r>
      <w:r>
        <w:rPr>
          <w:rFonts w:ascii="Arial" w:hAnsi="Arial" w:cs="Arial"/>
          <w:color w:val="212121"/>
        </w:rPr>
        <w:t>Dense</w:t>
      </w:r>
      <w:r>
        <w:rPr>
          <w:rFonts w:ascii="Arial" w:hAnsi="Arial" w:cs="Arial"/>
          <w:color w:val="212121"/>
        </w:rPr>
        <w:t>（完全连接层），</w:t>
      </w:r>
      <w:r>
        <w:rPr>
          <w:rFonts w:ascii="Arial" w:hAnsi="Arial" w:cs="Arial"/>
          <w:color w:val="212121"/>
        </w:rPr>
        <w:t>Conv2D</w:t>
      </w:r>
      <w:r>
        <w:rPr>
          <w:rFonts w:ascii="Arial" w:hAnsi="Arial" w:cs="Arial"/>
          <w:color w:val="212121"/>
        </w:rPr>
        <w:t>，</w:t>
      </w:r>
      <w:r>
        <w:rPr>
          <w:rFonts w:ascii="Arial" w:hAnsi="Arial" w:cs="Arial"/>
          <w:color w:val="212121"/>
        </w:rPr>
        <w:t>LSTM</w:t>
      </w:r>
      <w:r>
        <w:rPr>
          <w:rFonts w:ascii="Arial" w:hAnsi="Arial" w:cs="Arial"/>
          <w:color w:val="212121"/>
        </w:rPr>
        <w:t>，</w:t>
      </w:r>
      <w:r>
        <w:rPr>
          <w:rFonts w:ascii="Arial" w:hAnsi="Arial" w:cs="Arial"/>
          <w:color w:val="212121"/>
        </w:rPr>
        <w:t>BatchNormalization</w:t>
      </w:r>
      <w:r>
        <w:rPr>
          <w:rFonts w:ascii="Arial" w:hAnsi="Arial" w:cs="Arial"/>
          <w:color w:val="212121"/>
        </w:rPr>
        <w:t>，</w:t>
      </w:r>
      <w:r>
        <w:rPr>
          <w:rFonts w:ascii="Arial" w:hAnsi="Arial" w:cs="Arial"/>
          <w:color w:val="212121"/>
        </w:rPr>
        <w:t>Dropout</w:t>
      </w:r>
      <w:r>
        <w:rPr>
          <w:rFonts w:ascii="Arial" w:hAnsi="Arial" w:cs="Arial"/>
          <w:color w:val="212121"/>
        </w:rPr>
        <w:t>等等。</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lastRenderedPageBreak/>
        <w:t># To use a layer, simply call it.</w:t>
      </w:r>
      <w:r>
        <w:rPr>
          <w:rFonts w:ascii="Courier New" w:hAnsi="Courier New" w:cs="Courier New"/>
          <w:color w:val="37474F"/>
          <w:sz w:val="21"/>
          <w:szCs w:val="21"/>
        </w:rPr>
        <w:br/>
      </w:r>
      <w:proofErr w:type="gramStart"/>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Layers have many useful methods. For example, you can inspect all variables</w:t>
      </w:r>
      <w:r>
        <w:rPr>
          <w:rFonts w:ascii="Courier New" w:hAnsi="Courier New" w:cs="Courier New"/>
          <w:color w:val="37474F"/>
          <w:sz w:val="21"/>
          <w:szCs w:val="21"/>
        </w:rPr>
        <w:br/>
      </w:r>
      <w:r>
        <w:rPr>
          <w:rStyle w:val="com"/>
          <w:rFonts w:ascii="Courier New" w:hAnsi="Courier New" w:cs="Courier New"/>
          <w:color w:val="D81B60"/>
          <w:sz w:val="21"/>
          <w:szCs w:val="21"/>
        </w:rPr>
        <w:t># in a layer by calling layer.variables. In this case a fully-connected layer</w:t>
      </w:r>
      <w:r>
        <w:rPr>
          <w:rFonts w:ascii="Courier New" w:hAnsi="Courier New" w:cs="Courier New"/>
          <w:color w:val="37474F"/>
          <w:sz w:val="21"/>
          <w:szCs w:val="21"/>
        </w:rPr>
        <w:br/>
      </w:r>
      <w:r>
        <w:rPr>
          <w:rStyle w:val="com"/>
          <w:rFonts w:ascii="Courier New" w:hAnsi="Courier New" w:cs="Courier New"/>
          <w:color w:val="D81B60"/>
          <w:sz w:val="21"/>
          <w:szCs w:val="21"/>
        </w:rPr>
        <w:t># will have variables for weights and biases.</w:t>
      </w:r>
      <w:r>
        <w:rPr>
          <w:rFonts w:ascii="Courier New" w:hAnsi="Courier New" w:cs="Courier New"/>
          <w:color w:val="37474F"/>
          <w:sz w:val="21"/>
          <w:szCs w:val="21"/>
        </w:rPr>
        <w:br/>
      </w:r>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The variables are also accessible through nice accessors</w:t>
      </w:r>
      <w:r>
        <w:rPr>
          <w:rFonts w:ascii="Courier New" w:hAnsi="Courier New" w:cs="Courier New"/>
          <w:color w:val="37474F"/>
          <w:sz w:val="21"/>
          <w:szCs w:val="21"/>
        </w:rPr>
        <w:br/>
      </w:r>
      <w:proofErr w:type="gramStart"/>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kernel</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bias</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实现自定义图层</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实现</w:t>
      </w:r>
      <w:del w:id="1229" w:author="Shirley Li" w:date="2018-12-03T12:56:00Z">
        <w:r w:rsidDel="00E474BA">
          <w:rPr>
            <w:rFonts w:ascii="Arial" w:hAnsi="Arial" w:cs="Arial" w:hint="eastAsia"/>
            <w:color w:val="212121"/>
          </w:rPr>
          <w:delText>自己的</w:delText>
        </w:r>
      </w:del>
      <w:ins w:id="1230" w:author="Shirley Li" w:date="2018-12-03T12:56:00Z">
        <w:r w:rsidR="00E474BA">
          <w:rPr>
            <w:rFonts w:ascii="Arial" w:hAnsi="Arial" w:cs="Arial" w:hint="eastAsia"/>
            <w:color w:val="212121"/>
          </w:rPr>
          <w:t>自定义</w:t>
        </w:r>
      </w:ins>
      <w:r>
        <w:rPr>
          <w:rFonts w:ascii="Arial" w:hAnsi="Arial" w:cs="Arial"/>
          <w:color w:val="212121"/>
        </w:rPr>
        <w:t>层的最佳方法是扩展</w:t>
      </w:r>
      <w:r>
        <w:rPr>
          <w:rFonts w:ascii="Arial" w:hAnsi="Arial" w:cs="Arial"/>
          <w:color w:val="212121"/>
        </w:rPr>
        <w:t>tf.keras.Layer</w:t>
      </w:r>
      <w:r>
        <w:rPr>
          <w:rFonts w:ascii="Arial" w:hAnsi="Arial" w:cs="Arial"/>
          <w:color w:val="212121"/>
        </w:rPr>
        <w:t>类</w:t>
      </w:r>
      <w:del w:id="1231" w:author="Shirley Li" w:date="2018-12-03T13:02:00Z">
        <w:r w:rsidDel="0040195A">
          <w:rPr>
            <w:rFonts w:ascii="Arial" w:hAnsi="Arial" w:cs="Arial"/>
            <w:color w:val="212121"/>
          </w:rPr>
          <w:delText>并实现</w:delText>
        </w:r>
      </w:del>
      <w:r>
        <w:rPr>
          <w:rFonts w:ascii="Arial" w:hAnsi="Arial" w:cs="Arial"/>
          <w:color w:val="212121"/>
        </w:rPr>
        <w:t>：</w:t>
      </w:r>
      <w:del w:id="1232" w:author="Shirley Li" w:date="2018-12-03T12:57:00Z">
        <w:r w:rsidDel="00E27280">
          <w:rPr>
            <w:rFonts w:ascii="Arial" w:hAnsi="Arial" w:cs="Arial"/>
            <w:color w:val="212121"/>
          </w:rPr>
          <w:delText>* </w:delText>
        </w:r>
        <w:r w:rsidDel="00E27280">
          <w:rPr>
            <w:rStyle w:val="HTML"/>
            <w:rFonts w:ascii="Courier New" w:hAnsi="Courier New" w:cs="Courier New"/>
            <w:color w:val="37474F"/>
            <w:sz w:val="22"/>
            <w:szCs w:val="22"/>
            <w:shd w:val="clear" w:color="auto" w:fill="F7F7F7"/>
          </w:rPr>
          <w:delText>__init__</w:delText>
        </w:r>
        <w:r w:rsidDel="00E27280">
          <w:rPr>
            <w:rFonts w:ascii="Arial" w:hAnsi="Arial" w:cs="Arial"/>
            <w:color w:val="212121"/>
          </w:rPr>
          <w:delText>，</w:delText>
        </w:r>
      </w:del>
      <w:r>
        <w:rPr>
          <w:rFonts w:ascii="Arial" w:hAnsi="Arial" w:cs="Arial"/>
          <w:color w:val="212121"/>
        </w:rPr>
        <w:t>您可以在</w:t>
      </w:r>
      <w:ins w:id="1233" w:author="Shirley Li" w:date="2018-12-03T12:57:00Z">
        <w:r w:rsidR="00E27280">
          <w:rPr>
            <w:rFonts w:ascii="Arial" w:hAnsi="Arial" w:cs="Arial"/>
            <w:color w:val="212121"/>
          </w:rPr>
          <w:t>* </w:t>
        </w:r>
        <w:r w:rsidR="00E27280">
          <w:rPr>
            <w:rStyle w:val="HTML"/>
            <w:rFonts w:ascii="Courier New" w:hAnsi="Courier New" w:cs="Courier New"/>
            <w:color w:val="37474F"/>
            <w:sz w:val="22"/>
            <w:szCs w:val="22"/>
            <w:shd w:val="clear" w:color="auto" w:fill="F7F7F7"/>
          </w:rPr>
          <w:t>__init__</w:t>
        </w:r>
      </w:ins>
      <w:r>
        <w:rPr>
          <w:rFonts w:ascii="Arial" w:hAnsi="Arial" w:cs="Arial"/>
          <w:color w:val="212121"/>
        </w:rPr>
        <w:t>其中执行所有与输入无关的初始化</w:t>
      </w:r>
      <w:ins w:id="1234" w:author="Shirley Li" w:date="2018-12-03T12:57:00Z">
        <w:r w:rsidR="00E27280">
          <w:rPr>
            <w:rFonts w:ascii="Arial" w:hAnsi="Arial" w:cs="Arial" w:hint="eastAsia"/>
            <w:color w:val="212121"/>
          </w:rPr>
          <w:t>。</w:t>
        </w:r>
      </w:ins>
      <w:del w:id="1235" w:author="Shirley Li" w:date="2018-12-03T12:57:00Z">
        <w:r w:rsidDel="00E27280">
          <w:rPr>
            <w:rFonts w:ascii="Arial" w:hAnsi="Arial" w:cs="Arial"/>
            <w:color w:val="212121"/>
          </w:rPr>
          <w:delText>* </w:delText>
        </w:r>
        <w:r w:rsidDel="00E27280">
          <w:rPr>
            <w:rStyle w:val="HTML"/>
            <w:rFonts w:ascii="Courier New" w:hAnsi="Courier New" w:cs="Courier New"/>
            <w:color w:val="37474F"/>
            <w:sz w:val="22"/>
            <w:szCs w:val="22"/>
            <w:shd w:val="clear" w:color="auto" w:fill="F7F7F7"/>
          </w:rPr>
          <w:delText>build</w:delText>
        </w:r>
        <w:r w:rsidDel="00E27280">
          <w:rPr>
            <w:rFonts w:ascii="Arial" w:hAnsi="Arial" w:cs="Arial"/>
            <w:color w:val="212121"/>
          </w:rPr>
          <w:delText>，</w:delText>
        </w:r>
      </w:del>
      <w:r>
        <w:rPr>
          <w:rFonts w:ascii="Arial" w:hAnsi="Arial" w:cs="Arial"/>
          <w:color w:val="212121"/>
        </w:rPr>
        <w:t>您可以在</w:t>
      </w:r>
      <w:ins w:id="1236" w:author="Shirley Li" w:date="2018-12-03T12:57:00Z">
        <w:r w:rsidR="00E27280">
          <w:rPr>
            <w:rFonts w:ascii="Arial" w:hAnsi="Arial" w:cs="Arial"/>
            <w:color w:val="212121"/>
          </w:rPr>
          <w:t>* </w:t>
        </w:r>
        <w:r w:rsidR="00E27280">
          <w:rPr>
            <w:rStyle w:val="HTML"/>
            <w:rFonts w:ascii="Courier New" w:hAnsi="Courier New" w:cs="Courier New"/>
            <w:color w:val="37474F"/>
            <w:sz w:val="22"/>
            <w:szCs w:val="22"/>
            <w:shd w:val="clear" w:color="auto" w:fill="F7F7F7"/>
          </w:rPr>
          <w:t>build</w:t>
        </w:r>
      </w:ins>
      <w:r>
        <w:rPr>
          <w:rFonts w:ascii="Arial" w:hAnsi="Arial" w:cs="Arial"/>
          <w:color w:val="212121"/>
        </w:rPr>
        <w:t>其中了解输入张量的形状，并可以执行其余的初始化</w:t>
      </w:r>
      <w:ins w:id="1237" w:author="Shirley Li" w:date="2018-12-03T12:57:00Z">
        <w:r w:rsidR="00670D4B">
          <w:rPr>
            <w:rFonts w:ascii="Arial" w:hAnsi="Arial" w:cs="Arial" w:hint="eastAsia"/>
            <w:color w:val="212121"/>
          </w:rPr>
          <w:t>。你可以从</w:t>
        </w:r>
      </w:ins>
      <w:r>
        <w:rPr>
          <w:rFonts w:ascii="Arial" w:hAnsi="Arial" w:cs="Arial"/>
          <w:color w:val="212121"/>
        </w:rPr>
        <w:t>* </w:t>
      </w:r>
      <w:r>
        <w:rPr>
          <w:rStyle w:val="HTML"/>
          <w:rFonts w:ascii="Courier New" w:hAnsi="Courier New" w:cs="Courier New"/>
          <w:color w:val="37474F"/>
          <w:sz w:val="22"/>
          <w:szCs w:val="22"/>
          <w:shd w:val="clear" w:color="auto" w:fill="F7F7F7"/>
        </w:rPr>
        <w:t>call</w:t>
      </w:r>
      <w:del w:id="1238" w:author="Shirley Li" w:date="2018-12-03T12:57:00Z">
        <w:r w:rsidDel="00670D4B">
          <w:rPr>
            <w:rFonts w:ascii="Arial" w:hAnsi="Arial" w:cs="Arial"/>
            <w:color w:val="212121"/>
          </w:rPr>
          <w:delText>，</w:delText>
        </w:r>
      </w:del>
      <w:ins w:id="1239" w:author="Shirley Li" w:date="2018-12-03T12:57:00Z">
        <w:r w:rsidR="00670D4B" w:rsidDel="00670D4B">
          <w:rPr>
            <w:rFonts w:ascii="Arial" w:hAnsi="Arial" w:cs="Arial"/>
            <w:color w:val="212121"/>
          </w:rPr>
          <w:t xml:space="preserve"> </w:t>
        </w:r>
      </w:ins>
      <w:del w:id="1240" w:author="Shirley Li" w:date="2018-12-03T12:57:00Z">
        <w:r w:rsidDel="00670D4B">
          <w:rPr>
            <w:rFonts w:ascii="Arial" w:hAnsi="Arial" w:cs="Arial"/>
            <w:color w:val="212121"/>
          </w:rPr>
          <w:delText>在哪里进行正向计算</w:delText>
        </w:r>
      </w:del>
      <w:ins w:id="1241" w:author="Shirley Li" w:date="2018-12-03T12:57:00Z">
        <w:r w:rsidR="00670D4B">
          <w:rPr>
            <w:rFonts w:ascii="Arial" w:hAnsi="Arial" w:cs="Arial" w:hint="eastAsia"/>
            <w:color w:val="212121"/>
          </w:rPr>
          <w:t>中了解</w:t>
        </w:r>
      </w:ins>
      <w:ins w:id="1242" w:author="Shirley Li" w:date="2018-12-03T12:58:00Z">
        <w:r w:rsidR="00670D4B">
          <w:rPr>
            <w:rFonts w:ascii="Arial" w:hAnsi="Arial" w:cs="Arial" w:hint="eastAsia"/>
            <w:color w:val="212121"/>
          </w:rPr>
          <w:t>做运算的部位。</w:t>
        </w:r>
      </w:ins>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请注意，您不必</w:t>
      </w:r>
      <w:ins w:id="1243" w:author="Shirley Li" w:date="2018-12-03T13:02:00Z">
        <w:r w:rsidR="008B2A88">
          <w:rPr>
            <w:rFonts w:ascii="Arial" w:hAnsi="Arial" w:cs="Arial" w:hint="eastAsia"/>
            <w:color w:val="212121"/>
          </w:rPr>
          <w:t>额外使用</w:t>
        </w:r>
      </w:ins>
      <w:del w:id="1244" w:author="Shirley Li" w:date="2018-12-03T13:02:00Z">
        <w:r w:rsidDel="0081754C">
          <w:rPr>
            <w:rFonts w:ascii="Arial" w:hAnsi="Arial" w:cs="Arial"/>
            <w:color w:val="212121"/>
          </w:rPr>
          <w:delText>等到</w:delText>
        </w:r>
      </w:del>
      <w:r>
        <w:rPr>
          <w:rStyle w:val="HTML"/>
          <w:rFonts w:ascii="Courier New" w:hAnsi="Courier New" w:cs="Courier New"/>
          <w:color w:val="37474F"/>
          <w:sz w:val="22"/>
          <w:szCs w:val="22"/>
          <w:shd w:val="clear" w:color="auto" w:fill="F7F7F7"/>
        </w:rPr>
        <w:t>build</w:t>
      </w:r>
      <w:ins w:id="1245" w:author="Shirley Li" w:date="2018-12-03T12:58:00Z">
        <w:r w:rsidR="00417CFF">
          <w:rPr>
            <w:rStyle w:val="HTML"/>
            <w:rFonts w:ascii="Courier New" w:hAnsi="Courier New" w:cs="Courier New" w:hint="eastAsia"/>
            <w:color w:val="37474F"/>
            <w:sz w:val="22"/>
            <w:szCs w:val="22"/>
            <w:shd w:val="clear" w:color="auto" w:fill="F7F7F7"/>
          </w:rPr>
          <w:t>来</w:t>
        </w:r>
      </w:ins>
      <w:r>
        <w:rPr>
          <w:rFonts w:ascii="Arial" w:hAnsi="Arial" w:cs="Arial"/>
          <w:color w:val="212121"/>
        </w:rPr>
        <w:t>调用创建变量，您也可以在</w:t>
      </w:r>
      <w:del w:id="1246" w:author="Shirley Li" w:date="2018-12-03T13:02:00Z">
        <w:r w:rsidDel="008B2A88">
          <w:rPr>
            <w:rFonts w:ascii="Arial" w:hAnsi="Arial" w:cs="Arial"/>
            <w:color w:val="212121"/>
          </w:rPr>
          <w:delText>其中</w:delText>
        </w:r>
      </w:del>
      <w:r>
        <w:rPr>
          <w:rFonts w:ascii="Arial" w:hAnsi="Arial" w:cs="Arial"/>
          <w:color w:val="212121"/>
        </w:rPr>
        <w:t>创建</w:t>
      </w:r>
      <w:ins w:id="1247" w:author="Shirley Li" w:date="2018-12-03T13:02:00Z">
        <w:r w:rsidR="008B2A88">
          <w:rPr>
            <w:rFonts w:ascii="Arial" w:hAnsi="Arial" w:cs="Arial" w:hint="eastAsia"/>
            <w:color w:val="212121"/>
          </w:rPr>
          <w:t>模型的时候直接</w:t>
        </w:r>
      </w:ins>
      <w:r>
        <w:rPr>
          <w:rFonts w:ascii="Arial" w:hAnsi="Arial" w:cs="Arial"/>
          <w:color w:val="212121"/>
        </w:rPr>
        <w:t>变量</w:t>
      </w:r>
      <w:r>
        <w:rPr>
          <w:rStyle w:val="HTML"/>
          <w:rFonts w:ascii="Courier New" w:hAnsi="Courier New" w:cs="Courier New"/>
          <w:color w:val="37474F"/>
          <w:sz w:val="22"/>
          <w:szCs w:val="22"/>
          <w:shd w:val="clear" w:color="auto" w:fill="F7F7F7"/>
        </w:rPr>
        <w:t>__init__</w:t>
      </w:r>
      <w:r>
        <w:rPr>
          <w:rFonts w:ascii="Arial" w:hAnsi="Arial" w:cs="Arial"/>
          <w:color w:val="212121"/>
        </w:rPr>
        <w:t>。但是，</w:t>
      </w:r>
      <w:ins w:id="1248" w:author="Shirley Li" w:date="2018-12-03T13:02:00Z">
        <w:r w:rsidR="002F3FDC" w:rsidDel="002F3FDC">
          <w:rPr>
            <w:rFonts w:ascii="Arial" w:hAnsi="Arial" w:cs="Arial"/>
            <w:color w:val="212121"/>
          </w:rPr>
          <w:t xml:space="preserve"> </w:t>
        </w:r>
      </w:ins>
      <w:del w:id="1249" w:author="Shirley Li" w:date="2018-12-03T13:02:00Z">
        <w:r w:rsidDel="002F3FDC">
          <w:rPr>
            <w:rFonts w:ascii="Arial" w:hAnsi="Arial" w:cs="Arial"/>
            <w:color w:val="212121"/>
          </w:rPr>
          <w:delText>创建它们的优点</w:delText>
        </w:r>
      </w:del>
      <w:r>
        <w:rPr>
          <w:rStyle w:val="HTML"/>
          <w:rFonts w:ascii="Courier New" w:hAnsi="Courier New" w:cs="Courier New"/>
          <w:color w:val="37474F"/>
          <w:sz w:val="22"/>
          <w:szCs w:val="22"/>
          <w:shd w:val="clear" w:color="auto" w:fill="F7F7F7"/>
        </w:rPr>
        <w:t>build</w:t>
      </w:r>
      <w:ins w:id="1250" w:author="Shirley Li" w:date="2018-12-03T13:02:00Z">
        <w:r w:rsidR="00540B71">
          <w:rPr>
            <w:rFonts w:ascii="Arial" w:hAnsi="Arial" w:cs="Arial" w:hint="eastAsia"/>
            <w:color w:val="212121"/>
          </w:rPr>
          <w:t>方法好处在于</w:t>
        </w:r>
      </w:ins>
      <w:del w:id="1251" w:author="Shirley Li" w:date="2018-12-03T13:02:00Z">
        <w:r w:rsidDel="00540B71">
          <w:rPr>
            <w:rFonts w:ascii="Arial" w:hAnsi="Arial" w:cs="Arial"/>
            <w:color w:val="212121"/>
          </w:rPr>
          <w:delText>是</w:delText>
        </w:r>
      </w:del>
      <w:r>
        <w:rPr>
          <w:rFonts w:ascii="Arial" w:hAnsi="Arial" w:cs="Arial"/>
          <w:color w:val="212121"/>
        </w:rPr>
        <w:t>它可以</w:t>
      </w:r>
      <w:proofErr w:type="gramStart"/>
      <w:r>
        <w:rPr>
          <w:rFonts w:ascii="Arial" w:hAnsi="Arial" w:cs="Arial"/>
          <w:color w:val="212121"/>
        </w:rPr>
        <w:t>根据图层将要</w:t>
      </w:r>
      <w:proofErr w:type="gramEnd"/>
      <w:r>
        <w:rPr>
          <w:rFonts w:ascii="Arial" w:hAnsi="Arial" w:cs="Arial"/>
          <w:color w:val="212121"/>
        </w:rPr>
        <w:t>操作的输入的形状实现后期变量创建</w:t>
      </w:r>
      <w:ins w:id="1252" w:author="Shirley Li" w:date="2018-12-03T13:03:00Z">
        <w:r w:rsidR="00540B71">
          <w:rPr>
            <w:rFonts w:ascii="Arial" w:hAnsi="Arial" w:cs="Arial" w:hint="eastAsia"/>
            <w:color w:val="212121"/>
          </w:rPr>
          <w:t>。使用</w:t>
        </w:r>
        <w:r w:rsidR="00540B71">
          <w:rPr>
            <w:rStyle w:val="HTML"/>
            <w:rFonts w:ascii="Courier New" w:hAnsi="Courier New" w:cs="Courier New"/>
            <w:color w:val="37474F"/>
            <w:sz w:val="22"/>
            <w:szCs w:val="22"/>
            <w:shd w:val="clear" w:color="auto" w:fill="F7F7F7"/>
          </w:rPr>
          <w:t>__init__</w:t>
        </w:r>
      </w:ins>
      <w:del w:id="1253" w:author="Shirley Li" w:date="2018-12-03T13:03:00Z">
        <w:r w:rsidDel="00540B71">
          <w:rPr>
            <w:rFonts w:ascii="Arial" w:hAnsi="Arial" w:cs="Arial"/>
            <w:color w:val="212121"/>
          </w:rPr>
          <w:delText>。另一方面，</w:delText>
        </w:r>
      </w:del>
      <w:r>
        <w:rPr>
          <w:rFonts w:ascii="Arial" w:hAnsi="Arial" w:cs="Arial"/>
          <w:color w:val="212121"/>
        </w:rPr>
        <w:t>创建变量</w:t>
      </w:r>
      <w:del w:id="1254" w:author="Shirley Li" w:date="2018-12-03T13:03:00Z">
        <w:r w:rsidDel="00540B71">
          <w:rPr>
            <w:rStyle w:val="HTML"/>
            <w:rFonts w:ascii="Courier New" w:hAnsi="Courier New" w:cs="Courier New"/>
            <w:color w:val="37474F"/>
            <w:sz w:val="22"/>
            <w:szCs w:val="22"/>
            <w:shd w:val="clear" w:color="auto" w:fill="F7F7F7"/>
          </w:rPr>
          <w:delText>__init__</w:delText>
        </w:r>
      </w:del>
      <w:r>
        <w:rPr>
          <w:rFonts w:ascii="Arial" w:hAnsi="Arial" w:cs="Arial"/>
          <w:color w:val="212121"/>
        </w:rPr>
        <w:t>意味着</w:t>
      </w:r>
      <w:ins w:id="1255" w:author="Shirley Li" w:date="2018-12-03T13:03:00Z">
        <w:r w:rsidR="00540B71">
          <w:rPr>
            <w:rFonts w:ascii="Arial" w:hAnsi="Arial" w:cs="Arial" w:hint="eastAsia"/>
            <w:color w:val="212121"/>
          </w:rPr>
          <w:t>一开始就</w:t>
        </w:r>
      </w:ins>
      <w:r>
        <w:rPr>
          <w:rFonts w:ascii="Arial" w:hAnsi="Arial" w:cs="Arial"/>
          <w:color w:val="212121"/>
        </w:rPr>
        <w:t>需要明确指定创建变量所需的形状。</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class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MyDenseLayer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Layer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__init__</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super</w:t>
      </w:r>
      <w:r>
        <w:rPr>
          <w:rStyle w:val="pun"/>
          <w:rFonts w:ascii="Courier New" w:hAnsi="Courier New" w:cs="Courier New"/>
          <w:color w:val="37474F"/>
          <w:sz w:val="21"/>
          <w:szCs w:val="21"/>
        </w:rPr>
        <w:t>(</w:t>
      </w:r>
      <w:r>
        <w:rPr>
          <w:rStyle w:val="typ"/>
          <w:rFonts w:ascii="Courier New" w:hAnsi="Courier New" w:cs="Courier New"/>
          <w:color w:val="9C27B0"/>
          <w:sz w:val="21"/>
          <w:szCs w:val="21"/>
        </w:rPr>
        <w:t>MyDenseLayer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__init__</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num_outputs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num_outputs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build</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kernel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add_variable</w:t>
      </w:r>
      <w:r>
        <w:rPr>
          <w:rStyle w:val="pun"/>
          <w:rFonts w:ascii="Courier New" w:hAnsi="Courier New" w:cs="Courier New"/>
          <w:color w:val="37474F"/>
          <w:sz w:val="21"/>
          <w:szCs w:val="21"/>
        </w:rPr>
        <w:t>(</w:t>
      </w:r>
      <w:r>
        <w:rPr>
          <w:rStyle w:val="str"/>
          <w:rFonts w:ascii="Courier New" w:hAnsi="Courier New" w:cs="Courier New"/>
          <w:color w:val="0D904F"/>
          <w:sz w:val="21"/>
          <w:szCs w:val="21"/>
        </w:rPr>
        <w:t>"kernel"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shape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num_outputs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call</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matmul</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kernel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layer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MyDenseLayer</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 0. 0 0. 0 0. 0. 0.]]</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10,10</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[&lt;tf.Variable'my_dense_layer / kernel</w:t>
      </w:r>
      <w:r>
        <w:rPr>
          <w:rFonts w:ascii="Courier New" w:hAnsi="Courier New" w:cs="Courier New"/>
          <w:color w:val="37474F"/>
          <w:sz w:val="21"/>
          <w:szCs w:val="21"/>
        </w:rPr>
        <w:t>：</w:t>
      </w:r>
      <w:r>
        <w:rPr>
          <w:rFonts w:ascii="Courier New" w:hAnsi="Courier New" w:cs="Courier New"/>
          <w:color w:val="37474F"/>
          <w:sz w:val="21"/>
          <w:szCs w:val="21"/>
        </w:rPr>
        <w:t>0'shape =</w:t>
      </w:r>
      <w:r>
        <w:rPr>
          <w:rFonts w:ascii="Courier New" w:hAnsi="Courier New" w:cs="Courier New"/>
          <w:color w:val="37474F"/>
          <w:sz w:val="21"/>
          <w:szCs w:val="21"/>
        </w:rPr>
        <w:t>（</w:t>
      </w:r>
      <w:r>
        <w:rPr>
          <w:rFonts w:ascii="Courier New" w:hAnsi="Courier New" w:cs="Courier New"/>
          <w:color w:val="37474F"/>
          <w:sz w:val="21"/>
          <w:szCs w:val="21"/>
        </w:rPr>
        <w:t>5,10</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r>
        <w:rPr>
          <w:rFonts w:ascii="Courier New" w:hAnsi="Courier New" w:cs="Courier New"/>
          <w:color w:val="37474F"/>
          <w:sz w:val="21"/>
          <w:szCs w:val="21"/>
        </w:rPr>
        <w:t>numpy =</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数组</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0.5552308,0.15261263</w:t>
      </w:r>
      <w:r>
        <w:rPr>
          <w:rFonts w:ascii="Courier New" w:hAnsi="Courier New" w:cs="Courier New"/>
          <w:color w:val="37474F"/>
          <w:sz w:val="21"/>
          <w:szCs w:val="21"/>
        </w:rPr>
        <w:t>，</w:t>
      </w:r>
      <w:r>
        <w:rPr>
          <w:rFonts w:ascii="Courier New" w:hAnsi="Courier New" w:cs="Courier New"/>
          <w:color w:val="37474F"/>
          <w:sz w:val="21"/>
          <w:szCs w:val="21"/>
        </w:rPr>
        <w:t>-0.50605863</w:t>
      </w:r>
      <w:r>
        <w:rPr>
          <w:rFonts w:ascii="Courier New" w:hAnsi="Courier New" w:cs="Courier New"/>
          <w:color w:val="37474F"/>
          <w:sz w:val="21"/>
          <w:szCs w:val="21"/>
        </w:rPr>
        <w:t>，</w:t>
      </w:r>
      <w:r>
        <w:rPr>
          <w:rFonts w:ascii="Courier New" w:hAnsi="Courier New" w:cs="Courier New"/>
          <w:color w:val="37474F"/>
          <w:sz w:val="21"/>
          <w:szCs w:val="21"/>
        </w:rPr>
        <w:t>-0.28906852,0.19212198</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-0.03093904,0.2988543,0.22826433</w:t>
      </w:r>
      <w:r>
        <w:rPr>
          <w:rFonts w:ascii="Courier New" w:hAnsi="Courier New" w:cs="Courier New"/>
          <w:color w:val="37474F"/>
          <w:sz w:val="21"/>
          <w:szCs w:val="21"/>
        </w:rPr>
        <w:t>，</w:t>
      </w:r>
      <w:r>
        <w:rPr>
          <w:rFonts w:ascii="Courier New" w:hAnsi="Courier New" w:cs="Courier New"/>
          <w:color w:val="37474F"/>
          <w:sz w:val="21"/>
          <w:szCs w:val="21"/>
        </w:rPr>
        <w:t>-0.1261915</w:t>
      </w:r>
      <w:r>
        <w:rPr>
          <w:rFonts w:ascii="Courier New" w:hAnsi="Courier New" w:cs="Courier New"/>
          <w:color w:val="37474F"/>
          <w:sz w:val="21"/>
          <w:szCs w:val="21"/>
        </w:rPr>
        <w:t>，</w:t>
      </w:r>
      <w:r>
        <w:rPr>
          <w:rFonts w:ascii="Courier New" w:hAnsi="Courier New" w:cs="Courier New"/>
          <w:color w:val="37474F"/>
          <w:sz w:val="21"/>
          <w:szCs w:val="21"/>
        </w:rPr>
        <w:t>-0.10878032]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[0.09125155</w:t>
      </w:r>
      <w:r>
        <w:rPr>
          <w:rFonts w:ascii="Courier New" w:hAnsi="Courier New" w:cs="Courier New"/>
          <w:color w:val="37474F"/>
          <w:sz w:val="21"/>
          <w:szCs w:val="21"/>
        </w:rPr>
        <w:t>，</w:t>
      </w:r>
      <w:r>
        <w:rPr>
          <w:rFonts w:ascii="Courier New" w:hAnsi="Courier New" w:cs="Courier New"/>
          <w:color w:val="37474F"/>
          <w:sz w:val="21"/>
          <w:szCs w:val="21"/>
        </w:rPr>
        <w:t>-0.39299783</w:t>
      </w:r>
      <w:r>
        <w:rPr>
          <w:rFonts w:ascii="Courier New" w:hAnsi="Courier New" w:cs="Courier New"/>
          <w:color w:val="37474F"/>
          <w:sz w:val="21"/>
          <w:szCs w:val="21"/>
        </w:rPr>
        <w:t>，</w:t>
      </w:r>
      <w:r>
        <w:rPr>
          <w:rFonts w:ascii="Courier New" w:hAnsi="Courier New" w:cs="Courier New"/>
          <w:color w:val="37474F"/>
          <w:sz w:val="21"/>
          <w:szCs w:val="21"/>
        </w:rPr>
        <w:t>-0.21365738,0.33756983</w:t>
      </w:r>
      <w:r>
        <w:rPr>
          <w:rFonts w:ascii="Courier New" w:hAnsi="Courier New" w:cs="Courier New"/>
          <w:color w:val="37474F"/>
          <w:sz w:val="21"/>
          <w:szCs w:val="21"/>
        </w:rPr>
        <w:t>，</w:t>
      </w:r>
      <w:r>
        <w:rPr>
          <w:rFonts w:ascii="Courier New" w:hAnsi="Courier New" w:cs="Courier New"/>
          <w:color w:val="37474F"/>
          <w:sz w:val="21"/>
          <w:szCs w:val="21"/>
        </w:rPr>
        <w:t>-0.41095817</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-0.3370653,0.5044417</w:t>
      </w:r>
      <w:r>
        <w:rPr>
          <w:rFonts w:ascii="Courier New" w:hAnsi="Courier New" w:cs="Courier New"/>
          <w:color w:val="37474F"/>
          <w:sz w:val="21"/>
          <w:szCs w:val="21"/>
        </w:rPr>
        <w:t>，</w:t>
      </w:r>
      <w:r>
        <w:rPr>
          <w:rFonts w:ascii="Courier New" w:hAnsi="Courier New" w:cs="Courier New"/>
          <w:color w:val="37474F"/>
          <w:sz w:val="21"/>
          <w:szCs w:val="21"/>
        </w:rPr>
        <w:t>-0.6214354,0.07145101</w:t>
      </w:r>
      <w:r>
        <w:rPr>
          <w:rFonts w:ascii="Courier New" w:hAnsi="Courier New" w:cs="Courier New"/>
          <w:color w:val="37474F"/>
          <w:sz w:val="21"/>
          <w:szCs w:val="21"/>
        </w:rPr>
        <w:t>，</w:t>
      </w:r>
      <w:r>
        <w:rPr>
          <w:rFonts w:ascii="Courier New" w:hAnsi="Courier New" w:cs="Courier New"/>
          <w:color w:val="37474F"/>
          <w:sz w:val="21"/>
          <w:szCs w:val="21"/>
        </w:rPr>
        <w:t>-0.5890037]</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[0.03779471,0.49143927,0.26023144</w:t>
      </w:r>
      <w:r>
        <w:rPr>
          <w:rFonts w:ascii="Courier New" w:hAnsi="Courier New" w:cs="Courier New"/>
          <w:color w:val="37474F"/>
          <w:sz w:val="21"/>
          <w:szCs w:val="21"/>
        </w:rPr>
        <w:t>，</w:t>
      </w:r>
      <w:r>
        <w:rPr>
          <w:rFonts w:ascii="Courier New" w:hAnsi="Courier New" w:cs="Courier New"/>
          <w:color w:val="37474F"/>
          <w:sz w:val="21"/>
          <w:szCs w:val="21"/>
        </w:rPr>
        <w:t>-0.21885717</w:t>
      </w:r>
      <w:r>
        <w:rPr>
          <w:rFonts w:ascii="Courier New" w:hAnsi="Courier New" w:cs="Courier New"/>
          <w:color w:val="37474F"/>
          <w:sz w:val="21"/>
          <w:szCs w:val="21"/>
        </w:rPr>
        <w:t>，</w:t>
      </w:r>
      <w:r>
        <w:rPr>
          <w:rFonts w:ascii="Courier New" w:hAnsi="Courier New" w:cs="Courier New"/>
          <w:color w:val="37474F"/>
          <w:sz w:val="21"/>
          <w:szCs w:val="21"/>
        </w:rPr>
        <w:t>-0.5952207</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0.44505948</w:t>
      </w:r>
      <w:r>
        <w:rPr>
          <w:rFonts w:ascii="Courier New" w:hAnsi="Courier New" w:cs="Courier New"/>
          <w:color w:val="37474F"/>
          <w:sz w:val="21"/>
          <w:szCs w:val="21"/>
        </w:rPr>
        <w:t>，</w:t>
      </w:r>
      <w:r>
        <w:rPr>
          <w:rFonts w:ascii="Courier New" w:hAnsi="Courier New" w:cs="Courier New"/>
          <w:color w:val="37474F"/>
          <w:sz w:val="21"/>
          <w:szCs w:val="21"/>
        </w:rPr>
        <w:t>-0.2458311</w:t>
      </w:r>
      <w:r>
        <w:rPr>
          <w:rFonts w:ascii="Courier New" w:hAnsi="Courier New" w:cs="Courier New"/>
          <w:color w:val="37474F"/>
          <w:sz w:val="21"/>
          <w:szCs w:val="21"/>
        </w:rPr>
        <w:t>，</w:t>
      </w:r>
      <w:r>
        <w:rPr>
          <w:rFonts w:ascii="Courier New" w:hAnsi="Courier New" w:cs="Courier New"/>
          <w:color w:val="37474F"/>
          <w:sz w:val="21"/>
          <w:szCs w:val="21"/>
        </w:rPr>
        <w:t>-0.21887362,0.41163248</w:t>
      </w:r>
      <w:r>
        <w:rPr>
          <w:rFonts w:ascii="Courier New" w:hAnsi="Courier New" w:cs="Courier New"/>
          <w:color w:val="37474F"/>
          <w:sz w:val="21"/>
          <w:szCs w:val="21"/>
        </w:rPr>
        <w:t>，</w:t>
      </w:r>
      <w:r>
        <w:rPr>
          <w:rFonts w:ascii="Courier New" w:hAnsi="Courier New" w:cs="Courier New"/>
          <w:color w:val="37474F"/>
          <w:sz w:val="21"/>
          <w:szCs w:val="21"/>
        </w:rPr>
        <w:t>-0.63018376]</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[0.34816158</w:t>
      </w:r>
      <w:r>
        <w:rPr>
          <w:rFonts w:ascii="Courier New" w:hAnsi="Courier New" w:cs="Courier New"/>
          <w:color w:val="37474F"/>
          <w:sz w:val="21"/>
          <w:szCs w:val="21"/>
        </w:rPr>
        <w:t>，</w:t>
      </w:r>
      <w:r>
        <w:rPr>
          <w:rFonts w:ascii="Courier New" w:hAnsi="Courier New" w:cs="Courier New"/>
          <w:color w:val="37474F"/>
          <w:sz w:val="21"/>
          <w:szCs w:val="21"/>
        </w:rPr>
        <w:t>-0.24168107</w:t>
      </w:r>
      <w:r>
        <w:rPr>
          <w:rFonts w:ascii="Courier New" w:hAnsi="Courier New" w:cs="Courier New"/>
          <w:color w:val="37474F"/>
          <w:sz w:val="21"/>
          <w:szCs w:val="21"/>
        </w:rPr>
        <w:t>，</w:t>
      </w:r>
      <w:r>
        <w:rPr>
          <w:rFonts w:ascii="Courier New" w:hAnsi="Courier New" w:cs="Courier New"/>
          <w:color w:val="37474F"/>
          <w:sz w:val="21"/>
          <w:szCs w:val="21"/>
        </w:rPr>
        <w:t>-0.483324,0.5507062,0.4923038</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-0.5348824,0.4177242,0.40392286</w:t>
      </w:r>
      <w:r>
        <w:rPr>
          <w:rFonts w:ascii="Courier New" w:hAnsi="Courier New" w:cs="Courier New"/>
          <w:color w:val="37474F"/>
          <w:sz w:val="21"/>
          <w:szCs w:val="21"/>
        </w:rPr>
        <w:t>，</w:t>
      </w:r>
      <w:r>
        <w:rPr>
          <w:rFonts w:ascii="Courier New" w:hAnsi="Courier New" w:cs="Courier New"/>
          <w:color w:val="37474F"/>
          <w:sz w:val="21"/>
          <w:szCs w:val="21"/>
        </w:rPr>
        <w:t>-0.10790956</w:t>
      </w:r>
      <w:r>
        <w:rPr>
          <w:rFonts w:ascii="Courier New" w:hAnsi="Courier New" w:cs="Courier New"/>
          <w:color w:val="37474F"/>
          <w:sz w:val="21"/>
          <w:szCs w:val="21"/>
        </w:rPr>
        <w:t>，</w:t>
      </w:r>
      <w:r>
        <w:rPr>
          <w:rFonts w:ascii="Courier New" w:hAnsi="Courier New" w:cs="Courier New"/>
          <w:color w:val="37474F"/>
          <w:sz w:val="21"/>
          <w:szCs w:val="21"/>
        </w:rPr>
        <w:t>-0.255685]</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[-0.3073315</w:t>
      </w:r>
      <w:r>
        <w:rPr>
          <w:rFonts w:ascii="Courier New" w:hAnsi="Courier New" w:cs="Courier New"/>
          <w:color w:val="37474F"/>
          <w:sz w:val="21"/>
          <w:szCs w:val="21"/>
        </w:rPr>
        <w:t>，</w:t>
      </w:r>
      <w:r>
        <w:rPr>
          <w:rFonts w:ascii="Courier New" w:hAnsi="Courier New" w:cs="Courier New"/>
          <w:color w:val="37474F"/>
          <w:sz w:val="21"/>
          <w:szCs w:val="21"/>
        </w:rPr>
        <w:t>-0.28438622</w:t>
      </w:r>
      <w:r>
        <w:rPr>
          <w:rFonts w:ascii="Courier New" w:hAnsi="Courier New" w:cs="Courier New"/>
          <w:color w:val="37474F"/>
          <w:sz w:val="21"/>
          <w:szCs w:val="21"/>
        </w:rPr>
        <w:t>，</w:t>
      </w:r>
      <w:r>
        <w:rPr>
          <w:rFonts w:ascii="Courier New" w:hAnsi="Courier New" w:cs="Courier New"/>
          <w:color w:val="37474F"/>
          <w:sz w:val="21"/>
          <w:szCs w:val="21"/>
        </w:rPr>
        <w:t>-0.21212474,0.1558457,0.17647111</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0.2545814</w:t>
      </w:r>
      <w:r>
        <w:rPr>
          <w:rFonts w:ascii="Courier New" w:hAnsi="Courier New" w:cs="Courier New"/>
          <w:color w:val="37474F"/>
          <w:sz w:val="21"/>
          <w:szCs w:val="21"/>
        </w:rPr>
        <w:t>，</w:t>
      </w:r>
      <w:r>
        <w:rPr>
          <w:rFonts w:ascii="Courier New" w:hAnsi="Courier New" w:cs="Courier New"/>
          <w:color w:val="37474F"/>
          <w:sz w:val="21"/>
          <w:szCs w:val="21"/>
        </w:rPr>
        <w:t>-0.4331643</w:t>
      </w:r>
      <w:r>
        <w:rPr>
          <w:rFonts w:ascii="Courier New" w:hAnsi="Courier New" w:cs="Courier New"/>
          <w:color w:val="37474F"/>
          <w:sz w:val="21"/>
          <w:szCs w:val="21"/>
        </w:rPr>
        <w:t>，</w:t>
      </w:r>
      <w:r>
        <w:rPr>
          <w:rFonts w:ascii="Courier New" w:hAnsi="Courier New" w:cs="Courier New"/>
          <w:color w:val="37474F"/>
          <w:sz w:val="21"/>
          <w:szCs w:val="21"/>
        </w:rPr>
        <w:t>-0.3602615</w:t>
      </w:r>
      <w:r>
        <w:rPr>
          <w:rFonts w:ascii="Courier New" w:hAnsi="Courier New" w:cs="Courier New"/>
          <w:color w:val="37474F"/>
          <w:sz w:val="21"/>
          <w:szCs w:val="21"/>
        </w:rPr>
        <w:t>，</w:t>
      </w:r>
      <w:r>
        <w:rPr>
          <w:rFonts w:ascii="Courier New" w:hAnsi="Courier New" w:cs="Courier New"/>
          <w:color w:val="37474F"/>
          <w:sz w:val="21"/>
          <w:szCs w:val="21"/>
        </w:rPr>
        <w:t>-0.3484104,0.3704632]]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D</w:t>
      </w:r>
      <w:r>
        <w:rPr>
          <w:rFonts w:ascii="Courier New" w:hAnsi="Courier New" w:cs="Courier New"/>
          <w:color w:val="37474F"/>
          <w:sz w:val="21"/>
          <w:szCs w:val="21"/>
        </w:rPr>
        <w:t>型</w:t>
      </w:r>
      <w:r>
        <w:rPr>
          <w:rFonts w:ascii="Courier New" w:hAnsi="Courier New" w:cs="Courier New"/>
          <w:color w:val="37474F"/>
          <w:sz w:val="21"/>
          <w:szCs w:val="21"/>
        </w:rPr>
        <w:t>= FLOAT32</w:t>
      </w:r>
      <w:r>
        <w:rPr>
          <w:rFonts w:ascii="Courier New" w:hAnsi="Courier New" w:cs="Courier New"/>
          <w:color w:val="37474F"/>
          <w:sz w:val="21"/>
          <w:szCs w:val="21"/>
        </w:rPr>
        <w:t>）</w:t>
      </w:r>
      <w:r>
        <w:rPr>
          <w:rFonts w:ascii="Courier New" w:hAnsi="Courier New" w:cs="Courier New"/>
          <w:color w:val="37474F"/>
          <w:sz w:val="21"/>
          <w:szCs w:val="21"/>
        </w:rPr>
        <w:t>&gt;]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请注意，您不必等到</w:t>
      </w:r>
      <w:r>
        <w:rPr>
          <w:rStyle w:val="HTML"/>
          <w:rFonts w:ascii="Courier New" w:hAnsi="Courier New" w:cs="Courier New"/>
          <w:color w:val="37474F"/>
          <w:sz w:val="22"/>
          <w:szCs w:val="22"/>
          <w:shd w:val="clear" w:color="auto" w:fill="F7F7F7"/>
        </w:rPr>
        <w:t>build</w:t>
      </w:r>
      <w:r>
        <w:rPr>
          <w:rFonts w:ascii="Arial" w:hAnsi="Arial" w:cs="Arial"/>
          <w:color w:val="212121"/>
        </w:rPr>
        <w:t>调用创建变量，您也可以在其中创建变量</w:t>
      </w:r>
      <w:r>
        <w:rPr>
          <w:rStyle w:val="HTML"/>
          <w:rFonts w:ascii="Courier New" w:hAnsi="Courier New" w:cs="Courier New"/>
          <w:color w:val="37474F"/>
          <w:sz w:val="22"/>
          <w:szCs w:val="22"/>
          <w:shd w:val="clear" w:color="auto" w:fill="F7F7F7"/>
        </w:rPr>
        <w:t>__init__</w:t>
      </w:r>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del w:id="1256" w:author="Shirley Li" w:date="2018-12-03T13:07:00Z">
        <w:r w:rsidDel="008F0566">
          <w:rPr>
            <w:rFonts w:ascii="Arial" w:hAnsi="Arial" w:cs="Arial"/>
            <w:color w:val="212121"/>
          </w:rPr>
          <w:delText>如果</w:delText>
        </w:r>
      </w:del>
      <w:r>
        <w:rPr>
          <w:rFonts w:ascii="Arial" w:hAnsi="Arial" w:cs="Arial"/>
          <w:color w:val="212121"/>
        </w:rPr>
        <w:t>尽可能使用标准层，</w:t>
      </w:r>
      <w:ins w:id="1257" w:author="Shirley Li" w:date="2018-12-03T13:07:00Z">
        <w:r w:rsidR="008F0566">
          <w:rPr>
            <w:rFonts w:ascii="Arial" w:hAnsi="Arial" w:cs="Arial" w:hint="eastAsia"/>
            <w:color w:val="212121"/>
          </w:rPr>
          <w:t>这样</w:t>
        </w:r>
      </w:ins>
      <w:del w:id="1258" w:author="Shirley Li" w:date="2018-12-03T13:07:00Z">
        <w:r w:rsidDel="008F0566">
          <w:rPr>
            <w:rFonts w:ascii="Arial" w:hAnsi="Arial" w:cs="Arial"/>
            <w:color w:val="212121"/>
          </w:rPr>
          <w:delText>则</w:delText>
        </w:r>
      </w:del>
      <w:r>
        <w:rPr>
          <w:rFonts w:ascii="Arial" w:hAnsi="Arial" w:cs="Arial"/>
          <w:color w:val="212121"/>
        </w:rPr>
        <w:t>整体代码更易于阅读和维护，因为其他读者将熟悉标准层的行为。如果你想使用</w:t>
      </w:r>
      <w:r>
        <w:rPr>
          <w:rFonts w:ascii="Arial" w:hAnsi="Arial" w:cs="Arial"/>
          <w:color w:val="212121"/>
        </w:rPr>
        <w:t>tf.keras.layers</w:t>
      </w:r>
      <w:r>
        <w:rPr>
          <w:rFonts w:ascii="Arial" w:hAnsi="Arial" w:cs="Arial"/>
          <w:color w:val="212121"/>
        </w:rPr>
        <w:t>或</w:t>
      </w:r>
      <w:r>
        <w:rPr>
          <w:rFonts w:ascii="Arial" w:hAnsi="Arial" w:cs="Arial"/>
          <w:color w:val="212121"/>
        </w:rPr>
        <w:t>tf.contrib.layers</w:t>
      </w:r>
      <w:r>
        <w:rPr>
          <w:rFonts w:ascii="Arial" w:hAnsi="Arial" w:cs="Arial"/>
          <w:color w:val="212121"/>
        </w:rPr>
        <w:t>中不存在的图层，请考虑提交</w:t>
      </w:r>
      <w:hyperlink r:id="rId103" w:history="1">
        <w:r>
          <w:rPr>
            <w:rStyle w:val="a5"/>
            <w:rFonts w:ascii="Arial" w:hAnsi="Arial" w:cs="Arial"/>
            <w:color w:val="039BE5"/>
          </w:rPr>
          <w:t>github</w:t>
        </w:r>
        <w:r>
          <w:rPr>
            <w:rStyle w:val="a5"/>
            <w:rFonts w:ascii="Arial" w:hAnsi="Arial" w:cs="Arial"/>
            <w:color w:val="039BE5"/>
          </w:rPr>
          <w:t>问题，</w:t>
        </w:r>
      </w:hyperlink>
      <w:r>
        <w:rPr>
          <w:rFonts w:ascii="Arial" w:hAnsi="Arial" w:cs="Arial"/>
          <w:color w:val="212121"/>
        </w:rPr>
        <w:t>或者更好的是，向我们发送</w:t>
      </w:r>
      <w:del w:id="1259" w:author="Shirley Li" w:date="2018-12-03T13:07:00Z">
        <w:r w:rsidDel="00B32824">
          <w:rPr>
            <w:rFonts w:ascii="Arial" w:hAnsi="Arial" w:cs="Arial"/>
            <w:color w:val="212121"/>
          </w:rPr>
          <w:delText>拉取</w:delText>
        </w:r>
      </w:del>
      <w:r>
        <w:rPr>
          <w:rFonts w:ascii="Arial" w:hAnsi="Arial" w:cs="Arial"/>
          <w:color w:val="212121"/>
        </w:rPr>
        <w:t>请求！</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模型：组成图层</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机器学习模型中许多有趣的层</w:t>
      </w:r>
      <w:del w:id="1260" w:author="Shirley Li" w:date="2018-12-03T13:09:00Z">
        <w:r w:rsidDel="00002D32">
          <w:rPr>
            <w:rFonts w:ascii="Arial" w:hAnsi="Arial" w:cs="Arial"/>
            <w:color w:val="212121"/>
          </w:rPr>
          <w:delText>状事物</w:delText>
        </w:r>
      </w:del>
      <w:r>
        <w:rPr>
          <w:rFonts w:ascii="Arial" w:hAnsi="Arial" w:cs="Arial"/>
          <w:color w:val="212121"/>
        </w:rPr>
        <w:t>是通过组合现有层来实现的。例如，</w:t>
      </w:r>
      <w:r>
        <w:rPr>
          <w:rFonts w:ascii="Arial" w:hAnsi="Arial" w:cs="Arial"/>
          <w:color w:val="212121"/>
        </w:rPr>
        <w:t>resnet</w:t>
      </w:r>
      <w:r>
        <w:rPr>
          <w:rFonts w:ascii="Arial" w:hAnsi="Arial" w:cs="Arial"/>
          <w:color w:val="212121"/>
        </w:rPr>
        <w:t>中的每个残余块是卷积，批量标准化和快捷方式的组合。</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创建包含</w:t>
      </w:r>
      <w:proofErr w:type="gramStart"/>
      <w:r>
        <w:rPr>
          <w:rFonts w:ascii="Arial" w:hAnsi="Arial" w:cs="Arial"/>
          <w:color w:val="212121"/>
        </w:rPr>
        <w:t>其他图层的</w:t>
      </w:r>
      <w:proofErr w:type="gramEnd"/>
      <w:del w:id="1261" w:author="Shirley Li" w:date="2018-12-03T13:09:00Z">
        <w:r w:rsidDel="007606A8">
          <w:rPr>
            <w:rFonts w:ascii="Arial" w:hAnsi="Arial" w:cs="Arial" w:hint="eastAsia"/>
            <w:color w:val="212121"/>
          </w:rPr>
          <w:delText>类似图层的东西</w:delText>
        </w:r>
      </w:del>
      <w:proofErr w:type="gramStart"/>
      <w:ins w:id="1262" w:author="Shirley Li" w:date="2018-12-03T13:09:00Z">
        <w:r w:rsidR="007606A8">
          <w:rPr>
            <w:rFonts w:ascii="Arial" w:hAnsi="Arial" w:cs="Arial" w:hint="eastAsia"/>
            <w:color w:val="212121"/>
          </w:rPr>
          <w:t>图层</w:t>
        </w:r>
      </w:ins>
      <w:proofErr w:type="gramEnd"/>
      <w:r>
        <w:rPr>
          <w:rFonts w:ascii="Arial" w:hAnsi="Arial" w:cs="Arial"/>
          <w:color w:val="212121"/>
        </w:rPr>
        <w:t>时使用</w:t>
      </w:r>
      <w:proofErr w:type="gramStart"/>
      <w:r>
        <w:rPr>
          <w:rFonts w:ascii="Arial" w:hAnsi="Arial" w:cs="Arial"/>
          <w:color w:val="212121"/>
        </w:rPr>
        <w:t>的主类</w:t>
      </w:r>
      <w:proofErr w:type="gramEnd"/>
      <w:r>
        <w:rPr>
          <w:rFonts w:ascii="Arial" w:hAnsi="Arial" w:cs="Arial"/>
          <w:color w:val="212121"/>
        </w:rPr>
        <w:t>是</w:t>
      </w:r>
      <w:r>
        <w:rPr>
          <w:rFonts w:ascii="Arial" w:hAnsi="Arial" w:cs="Arial"/>
          <w:color w:val="212121"/>
        </w:rPr>
        <w:t>tf.keras.Model</w:t>
      </w:r>
      <w:r>
        <w:rPr>
          <w:rFonts w:ascii="Arial" w:hAnsi="Arial" w:cs="Arial"/>
          <w:color w:val="212121"/>
        </w:rPr>
        <w:t>。</w:t>
      </w:r>
      <w:ins w:id="1263" w:author="Shirley Li" w:date="2018-12-03T13:09:00Z">
        <w:r w:rsidR="00E705BA">
          <w:rPr>
            <w:rFonts w:ascii="Arial" w:hAnsi="Arial" w:cs="Arial" w:hint="eastAsia"/>
            <w:color w:val="212121"/>
          </w:rPr>
          <w:t>具体</w:t>
        </w:r>
      </w:ins>
      <w:r>
        <w:rPr>
          <w:rFonts w:ascii="Arial" w:hAnsi="Arial" w:cs="Arial"/>
          <w:color w:val="212121"/>
        </w:rPr>
        <w:t>实现</w:t>
      </w:r>
      <w:ins w:id="1264" w:author="Shirley Li" w:date="2018-12-03T13:09:00Z">
        <w:r w:rsidR="00E705BA">
          <w:rPr>
            <w:rFonts w:ascii="Arial" w:hAnsi="Arial" w:cs="Arial" w:hint="eastAsia"/>
            <w:color w:val="212121"/>
          </w:rPr>
          <w:t>过程</w:t>
        </w:r>
      </w:ins>
      <w:del w:id="1265" w:author="Shirley Li" w:date="2018-12-03T13:09:00Z">
        <w:r w:rsidDel="00E705BA">
          <w:rPr>
            <w:rFonts w:ascii="Arial" w:hAnsi="Arial" w:cs="Arial"/>
            <w:color w:val="212121"/>
          </w:rPr>
          <w:delText>一个</w:delText>
        </w:r>
      </w:del>
      <w:r>
        <w:rPr>
          <w:rFonts w:ascii="Arial" w:hAnsi="Arial" w:cs="Arial"/>
          <w:color w:val="212121"/>
        </w:rPr>
        <w:t>是通过继承自</w:t>
      </w:r>
      <w:r>
        <w:rPr>
          <w:rFonts w:ascii="Arial" w:hAnsi="Arial" w:cs="Arial"/>
          <w:color w:val="212121"/>
        </w:rPr>
        <w:t>tf.keras.Model</w:t>
      </w:r>
      <w:del w:id="1266" w:author="Shirley Li" w:date="2018-12-03T13:09:00Z">
        <w:r w:rsidDel="00095348">
          <w:rPr>
            <w:rFonts w:ascii="Arial" w:hAnsi="Arial" w:cs="Arial"/>
            <w:color w:val="212121"/>
          </w:rPr>
          <w:delText>完成的</w:delText>
        </w:r>
      </w:del>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class</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ResnetIdentityBlock</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Model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__init__</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kernel_size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filters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super</w:t>
      </w:r>
      <w:r>
        <w:rPr>
          <w:rStyle w:val="pun"/>
          <w:rFonts w:ascii="Courier New" w:hAnsi="Courier New" w:cs="Courier New"/>
          <w:color w:val="37474F"/>
          <w:sz w:val="21"/>
          <w:szCs w:val="21"/>
        </w:rPr>
        <w:t>(</w:t>
      </w:r>
      <w:r>
        <w:rPr>
          <w:rStyle w:val="typ"/>
          <w:rFonts w:ascii="Courier New" w:hAnsi="Courier New" w:cs="Courier New"/>
          <w:color w:val="9C27B0"/>
          <w:sz w:val="21"/>
          <w:szCs w:val="21"/>
        </w:rPr>
        <w:t>ResnetIdentityBlock</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__init__</w:t>
      </w:r>
      <w:r>
        <w:rPr>
          <w:rStyle w:val="pun"/>
          <w:rFonts w:ascii="Courier New" w:hAnsi="Courier New" w:cs="Courier New"/>
          <w:color w:val="37474F"/>
          <w:sz w:val="21"/>
          <w:szCs w:val="21"/>
        </w:rPr>
        <w:t>(</w:t>
      </w:r>
      <w:r>
        <w:rPr>
          <w:rStyle w:val="pln"/>
          <w:rFonts w:ascii="Courier New" w:hAnsi="Courier New" w:cs="Courier New"/>
          <w:color w:val="37474F"/>
          <w:sz w:val="21"/>
          <w:szCs w:val="21"/>
        </w:rPr>
        <w:t>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filters1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filters2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filters3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filters</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conv2a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pln"/>
          <w:rFonts w:ascii="Courier New" w:hAnsi="Courier New" w:cs="Courier New"/>
          <w:color w:val="37474F"/>
          <w:sz w:val="21"/>
          <w:szCs w:val="21"/>
        </w:rPr>
        <w:t>filters1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bn2a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conv2b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pln"/>
          <w:rFonts w:ascii="Courier New" w:hAnsi="Courier New" w:cs="Courier New"/>
          <w:color w:val="37474F"/>
          <w:sz w:val="21"/>
          <w:szCs w:val="21"/>
        </w:rPr>
        <w:t>filters2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kernel_size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padding</w:t>
      </w:r>
      <w:r>
        <w:rPr>
          <w:rStyle w:val="pun"/>
          <w:rFonts w:ascii="Courier New" w:hAnsi="Courier New" w:cs="Courier New"/>
          <w:color w:val="37474F"/>
          <w:sz w:val="21"/>
          <w:szCs w:val="21"/>
        </w:rPr>
        <w:t>=</w:t>
      </w:r>
      <w:r>
        <w:rPr>
          <w:rStyle w:val="str"/>
          <w:rFonts w:ascii="Courier New" w:hAnsi="Courier New" w:cs="Courier New"/>
          <w:color w:val="0D904F"/>
          <w:sz w:val="21"/>
          <w:szCs w:val="21"/>
        </w:rPr>
        <w:t>'same'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bn2b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conv2c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pln"/>
          <w:rFonts w:ascii="Courier New" w:hAnsi="Courier New" w:cs="Courier New"/>
          <w:color w:val="37474F"/>
          <w:sz w:val="21"/>
          <w:szCs w:val="21"/>
        </w:rPr>
        <w:t>filters3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bn2c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call</w:t>
      </w:r>
      <w:r>
        <w:rPr>
          <w:rStyle w:val="pun"/>
          <w:rFonts w:ascii="Courier New" w:hAnsi="Courier New" w:cs="Courier New"/>
          <w:color w:val="37474F"/>
          <w:sz w:val="21"/>
          <w:szCs w:val="21"/>
        </w:rPr>
        <w:t>(</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input_tensor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conv2a</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input_tensor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bn2a</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conv2b</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bn2b</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conv2c</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self</w:t>
      </w:r>
      <w:r>
        <w:rPr>
          <w:rStyle w:val="pun"/>
          <w:rFonts w:ascii="Courier New" w:hAnsi="Courier New" w:cs="Courier New"/>
          <w:color w:val="37474F"/>
          <w:sz w:val="21"/>
          <w:szCs w:val="21"/>
        </w:rPr>
        <w:t>.</w:t>
      </w:r>
      <w:r>
        <w:rPr>
          <w:rStyle w:val="pln"/>
          <w:rFonts w:ascii="Courier New" w:hAnsi="Courier New" w:cs="Courier New"/>
          <w:color w:val="37474F"/>
          <w:sz w:val="21"/>
          <w:szCs w:val="21"/>
        </w:rPr>
        <w:t>bn2c</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training</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input_tensor</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block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ResnetIdentityBlock</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block</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name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block</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[0</w:t>
      </w:r>
      <w:r>
        <w:rPr>
          <w:rFonts w:ascii="Courier New" w:hAnsi="Courier New" w:cs="Courier New"/>
          <w:color w:val="37474F"/>
          <w:sz w:val="21"/>
          <w:szCs w:val="21"/>
        </w:rPr>
        <w:t>。</w:t>
      </w:r>
      <w:r>
        <w:rPr>
          <w:rFonts w:ascii="Courier New" w:hAnsi="Courier New" w:cs="Courier New"/>
          <w:color w:val="37474F"/>
          <w:sz w:val="21"/>
          <w:szCs w:val="21"/>
        </w:rPr>
        <w:t>0. 0.]]]]</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1,2,3,3</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['resnet_identity_block / conv2d / kernel</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conv2d / bias</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 / gamma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 / beta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conv2d_1 / kernel</w:t>
      </w:r>
      <w:r>
        <w:rPr>
          <w:rFonts w:ascii="Courier New" w:hAnsi="Courier New" w:cs="Courier New"/>
          <w:color w:val="37474F"/>
          <w:sz w:val="21"/>
          <w:szCs w:val="21"/>
        </w:rPr>
        <w:t>：</w:t>
      </w:r>
      <w:r>
        <w:rPr>
          <w:rFonts w:ascii="Courier New" w:hAnsi="Courier New" w:cs="Courier New"/>
          <w:color w:val="37474F"/>
          <w:sz w:val="21"/>
          <w:szCs w:val="21"/>
        </w:rPr>
        <w:t xml:space="preserve">0' </w:t>
      </w:r>
      <w:r>
        <w:rPr>
          <w:rFonts w:ascii="Courier New" w:hAnsi="Courier New" w:cs="Courier New"/>
          <w:color w:val="37474F"/>
          <w:sz w:val="21"/>
          <w:szCs w:val="21"/>
        </w:rPr>
        <w:t>，</w:t>
      </w:r>
      <w:r>
        <w:rPr>
          <w:rFonts w:ascii="Courier New" w:hAnsi="Courier New" w:cs="Courier New"/>
          <w:color w:val="37474F"/>
          <w:sz w:val="21"/>
          <w:szCs w:val="21"/>
        </w:rPr>
        <w:t>'resnet_identity_block / conv2d_1 / bias</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batch_normalization_1 / gamma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batch_normalization_1 / beta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conv2d_2 / kernel</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conv2d_2 / bias</w:t>
      </w:r>
      <w:r>
        <w:rPr>
          <w:rFonts w:ascii="Courier New" w:hAnsi="Courier New" w:cs="Courier New"/>
          <w:color w:val="37474F"/>
          <w:sz w:val="21"/>
          <w:szCs w:val="21"/>
        </w:rPr>
        <w:t>：</w:t>
      </w:r>
      <w:r>
        <w:rPr>
          <w:rFonts w:ascii="Courier New" w:hAnsi="Courier New" w:cs="Courier New"/>
          <w:color w:val="37474F"/>
          <w:sz w:val="21"/>
          <w:szCs w:val="21"/>
        </w:rPr>
        <w:t xml:space="preserve">0' </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batch_normalization_2 / gamma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batch_normalization_2 / beta</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 / moving_mean</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 / moving_variance</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batch_normalization_1 / moving_mean</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 xml:space="preserve">'resnet_identity_block / batch_normalization_1 / </w:t>
      </w:r>
      <w:r>
        <w:rPr>
          <w:rFonts w:ascii="Courier New" w:hAnsi="Courier New" w:cs="Courier New"/>
          <w:color w:val="37474F"/>
          <w:sz w:val="21"/>
          <w:szCs w:val="21"/>
        </w:rPr>
        <w:lastRenderedPageBreak/>
        <w:t>moving_variance</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batch_normalization_2 / moving_mean</w:t>
      </w:r>
      <w:r>
        <w:rPr>
          <w:rFonts w:ascii="Courier New" w:hAnsi="Courier New" w:cs="Courier New"/>
          <w:color w:val="37474F"/>
          <w:sz w:val="21"/>
          <w:szCs w:val="21"/>
        </w:rPr>
        <w:t>：</w:t>
      </w:r>
      <w:r>
        <w:rPr>
          <w:rFonts w:ascii="Courier New" w:hAnsi="Courier New" w:cs="Courier New"/>
          <w:color w:val="37474F"/>
          <w:sz w:val="21"/>
          <w:szCs w:val="21"/>
        </w:rPr>
        <w:t>0'</w:t>
      </w:r>
      <w:r>
        <w:rPr>
          <w:rFonts w:ascii="Courier New" w:hAnsi="Courier New" w:cs="Courier New"/>
          <w:color w:val="37474F"/>
          <w:sz w:val="21"/>
          <w:szCs w:val="21"/>
        </w:rPr>
        <w:t>，</w:t>
      </w:r>
      <w:r>
        <w:rPr>
          <w:rFonts w:ascii="Courier New" w:hAnsi="Courier New" w:cs="Courier New"/>
          <w:color w:val="37474F"/>
          <w:sz w:val="21"/>
          <w:szCs w:val="21"/>
        </w:rPr>
        <w:t>'resnet_identity_block / batch_normalization_2 / moving_variance</w:t>
      </w:r>
      <w:r>
        <w:rPr>
          <w:rFonts w:ascii="Courier New" w:hAnsi="Courier New" w:cs="Courier New"/>
          <w:color w:val="37474F"/>
          <w:sz w:val="21"/>
          <w:szCs w:val="21"/>
        </w:rPr>
        <w:t>：</w:t>
      </w:r>
      <w:r>
        <w:rPr>
          <w:rFonts w:ascii="Courier New" w:hAnsi="Courier New" w:cs="Courier New"/>
          <w:color w:val="37474F"/>
          <w:sz w:val="21"/>
          <w:szCs w:val="21"/>
        </w:rPr>
        <w:t>0']</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然而，在很多时候，组成许多层的模型只是将一层接一层地称为一层。这可以使用</w:t>
      </w:r>
      <w:r>
        <w:rPr>
          <w:rFonts w:ascii="Arial" w:hAnsi="Arial" w:cs="Arial"/>
          <w:color w:val="212121"/>
        </w:rPr>
        <w:t>tf.keras.Sequential</w:t>
      </w:r>
      <w:r>
        <w:rPr>
          <w:rFonts w:ascii="Arial" w:hAnsi="Arial" w:cs="Arial"/>
          <w:color w:val="212121"/>
        </w:rPr>
        <w:t>在非常少的代码中完成</w:t>
      </w:r>
      <w:ins w:id="1267" w:author="Shirley Li" w:date="2018-12-03T13:10:00Z">
        <w:r w:rsidR="007A24AD">
          <w:rPr>
            <w:rFonts w:ascii="Arial" w:hAnsi="Arial" w:cs="Arial" w:hint="eastAsia"/>
            <w:color w:val="212121"/>
          </w:rPr>
          <w:t>。</w:t>
        </w:r>
      </w:ins>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 my_seq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padding</w:t>
      </w:r>
      <w:r>
        <w:rPr>
          <w:rStyle w:val="pun"/>
          <w:rFonts w:ascii="Courier New" w:hAnsi="Courier New" w:cs="Courier New"/>
          <w:color w:val="37474F"/>
          <w:sz w:val="21"/>
          <w:szCs w:val="21"/>
        </w:rPr>
        <w:t>=</w:t>
      </w:r>
      <w:r>
        <w:rPr>
          <w:rStyle w:val="str"/>
          <w:rFonts w:ascii="Courier New" w:hAnsi="Courier New" w:cs="Courier New"/>
          <w:color w:val="0D904F"/>
          <w:sz w:val="21"/>
          <w:szCs w:val="21"/>
        </w:rPr>
        <w:t>'same'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Conv2D</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BatchNormalization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my_seq</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zeros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910AF0">
      <w:pPr>
        <w:pStyle w:val="2"/>
      </w:pPr>
      <w:r>
        <w:t>下一步</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现在，您可以回到之前的</w:t>
      </w:r>
      <w:del w:id="1268" w:author="Shirley Li" w:date="2018-12-03T13:10:00Z">
        <w:r w:rsidDel="00E02EB7">
          <w:rPr>
            <w:rFonts w:ascii="Arial" w:hAnsi="Arial" w:cs="Arial" w:hint="eastAsia"/>
            <w:color w:val="212121"/>
          </w:rPr>
          <w:delText>笔记本</w:delText>
        </w:r>
      </w:del>
      <w:ins w:id="1269" w:author="Shirley Li" w:date="2018-12-03T13:10:00Z">
        <w:r w:rsidR="00E02EB7">
          <w:rPr>
            <w:rFonts w:ascii="Arial" w:hAnsi="Arial" w:cs="Arial" w:hint="eastAsia"/>
            <w:color w:val="212121"/>
          </w:rPr>
          <w:t>教程</w:t>
        </w:r>
      </w:ins>
      <w:r>
        <w:rPr>
          <w:rFonts w:ascii="Arial" w:hAnsi="Arial" w:cs="Arial"/>
          <w:color w:val="212121"/>
        </w:rPr>
        <w:t>并调整线性回归示例，</w:t>
      </w:r>
      <w:del w:id="1270" w:author="Shirley Li" w:date="2018-12-03T13:10:00Z">
        <w:r w:rsidDel="00D30CE2">
          <w:rPr>
            <w:rFonts w:ascii="Arial" w:hAnsi="Arial" w:cs="Arial"/>
            <w:color w:val="212121"/>
          </w:rPr>
          <w:delText>以</w:delText>
        </w:r>
      </w:del>
      <w:r>
        <w:rPr>
          <w:rFonts w:ascii="Arial" w:hAnsi="Arial" w:cs="Arial"/>
          <w:color w:val="212121"/>
        </w:rPr>
        <w:t>使用更好的结构化图层和模型</w:t>
      </w:r>
      <w:ins w:id="1271" w:author="Shirley Li" w:date="2018-12-03T13:10:00Z">
        <w:r w:rsidR="00D30CE2">
          <w:rPr>
            <w:rFonts w:ascii="Arial" w:hAnsi="Arial" w:cs="Arial" w:hint="eastAsia"/>
            <w:color w:val="212121"/>
          </w:rPr>
          <w:t>进行尝试</w:t>
        </w:r>
      </w:ins>
      <w:r>
        <w:rPr>
          <w:rFonts w:ascii="Arial" w:hAnsi="Arial" w:cs="Arial"/>
          <w:color w:val="212121"/>
        </w:rPr>
        <w:t>。</w:t>
      </w:r>
    </w:p>
    <w:p w:rsidR="0048111B" w:rsidRDefault="0048111B">
      <w:pPr>
        <w:widowControl/>
        <w:jc w:val="left"/>
      </w:pPr>
      <w:r>
        <w:br w:type="page"/>
      </w:r>
    </w:p>
    <w:p w:rsidR="0048111B" w:rsidRDefault="0048111B" w:rsidP="0048111B">
      <w:pPr>
        <w:pStyle w:val="1"/>
        <w:spacing w:before="0" w:beforeAutospacing="0" w:after="300" w:afterAutospacing="0" w:line="600" w:lineRule="atLeast"/>
        <w:rPr>
          <w:rFonts w:ascii="Arial" w:hAnsi="Arial" w:cs="Arial"/>
          <w:b w:val="0"/>
          <w:bCs w:val="0"/>
          <w:color w:val="757575"/>
          <w:spacing w:val="-2"/>
          <w:sz w:val="51"/>
          <w:szCs w:val="51"/>
        </w:rPr>
      </w:pPr>
      <w:del w:id="1272" w:author="Shirley Li" w:date="2018-12-06T10:19:00Z">
        <w:r w:rsidDel="00A81E13">
          <w:rPr>
            <w:rFonts w:ascii="Arial" w:hAnsi="Arial" w:cs="Arial" w:hint="eastAsia"/>
            <w:b w:val="0"/>
            <w:bCs w:val="0"/>
            <w:color w:val="757575"/>
            <w:spacing w:val="-2"/>
            <w:sz w:val="51"/>
            <w:szCs w:val="51"/>
          </w:rPr>
          <w:lastRenderedPageBreak/>
          <w:delText>定制培训</w:delText>
        </w:r>
      </w:del>
      <w:ins w:id="1273" w:author="Shirley Li" w:date="2018-12-06T10:19:00Z">
        <w:r w:rsidR="00A81E13">
          <w:rPr>
            <w:rFonts w:ascii="Arial" w:hAnsi="Arial" w:cs="Arial" w:hint="eastAsia"/>
            <w:b w:val="0"/>
            <w:bCs w:val="0"/>
            <w:color w:val="757575"/>
            <w:spacing w:val="-2"/>
            <w:sz w:val="51"/>
            <w:szCs w:val="51"/>
          </w:rPr>
          <w:t>自定义</w:t>
        </w:r>
      </w:ins>
      <w:ins w:id="1274" w:author="Shirley Li" w:date="2018-12-06T10:20:00Z">
        <w:r w:rsidR="000E7657">
          <w:rPr>
            <w:rFonts w:ascii="Arial" w:hAnsi="Arial" w:cs="Arial" w:hint="eastAsia"/>
            <w:b w:val="0"/>
            <w:bCs w:val="0"/>
            <w:color w:val="757575"/>
            <w:spacing w:val="-2"/>
            <w:sz w:val="51"/>
            <w:szCs w:val="51"/>
          </w:rPr>
          <w:t>训练</w:t>
        </w:r>
      </w:ins>
      <w:r>
        <w:rPr>
          <w:rFonts w:ascii="Arial" w:hAnsi="Arial" w:cs="Arial"/>
          <w:b w:val="0"/>
          <w:bCs w:val="0"/>
          <w:color w:val="757575"/>
          <w:spacing w:val="-2"/>
          <w:sz w:val="51"/>
          <w:szCs w:val="51"/>
        </w:rPr>
        <w:t>：</w:t>
      </w:r>
      <w:del w:id="1275" w:author="Shirley Li" w:date="2018-12-06T10:20:00Z">
        <w:r w:rsidDel="000E7657">
          <w:rPr>
            <w:rFonts w:ascii="Arial" w:hAnsi="Arial" w:cs="Arial"/>
            <w:b w:val="0"/>
            <w:bCs w:val="0"/>
            <w:color w:val="757575"/>
            <w:spacing w:val="-2"/>
            <w:sz w:val="51"/>
            <w:szCs w:val="51"/>
          </w:rPr>
          <w:delText>演练</w:delText>
        </w:r>
      </w:del>
      <w:ins w:id="1276" w:author="Shirley Li" w:date="2018-12-06T10:20:00Z">
        <w:r w:rsidR="000E7657">
          <w:rPr>
            <w:rFonts w:ascii="Arial" w:hAnsi="Arial" w:cs="Arial" w:hint="eastAsia"/>
            <w:b w:val="0"/>
            <w:bCs w:val="0"/>
            <w:color w:val="757575"/>
            <w:spacing w:val="-2"/>
            <w:sz w:val="51"/>
            <w:szCs w:val="51"/>
          </w:rPr>
          <w:t>演示</w:t>
        </w:r>
      </w:ins>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本指南使用机器学习按物种</w:t>
      </w:r>
      <w:ins w:id="1277" w:author="Shirley Li" w:date="2018-12-06T10:23:00Z">
        <w:r w:rsidR="00D705C9">
          <w:rPr>
            <w:rFonts w:ascii="Arial" w:hAnsi="Arial" w:cs="Arial" w:hint="eastAsia"/>
            <w:color w:val="212121"/>
          </w:rPr>
          <w:t>对</w:t>
        </w:r>
      </w:ins>
      <w:del w:id="1278" w:author="Shirley Li" w:date="2018-12-06T10:23:00Z">
        <w:r w:rsidDel="00D705C9">
          <w:rPr>
            <w:rStyle w:val="a4"/>
            <w:rFonts w:ascii="Arial" w:hAnsi="Arial" w:cs="Arial"/>
            <w:color w:val="212121"/>
          </w:rPr>
          <w:delText>分类</w:delText>
        </w:r>
      </w:del>
      <w:r>
        <w:rPr>
          <w:rFonts w:ascii="Arial" w:hAnsi="Arial" w:cs="Arial"/>
          <w:color w:val="212121"/>
        </w:rPr>
        <w:t>鸢尾花</w:t>
      </w:r>
      <w:ins w:id="1279" w:author="Shirley Li" w:date="2018-12-06T10:23:00Z">
        <w:r w:rsidR="00D705C9">
          <w:rPr>
            <w:rFonts w:ascii="Arial" w:hAnsi="Arial" w:cs="Arial" w:hint="eastAsia"/>
            <w:color w:val="212121"/>
          </w:rPr>
          <w:t>进行分类</w:t>
        </w:r>
      </w:ins>
      <w:r>
        <w:rPr>
          <w:rFonts w:ascii="Arial" w:hAnsi="Arial" w:cs="Arial"/>
          <w:color w:val="212121"/>
        </w:rPr>
        <w:t>。它使用</w:t>
      </w:r>
      <w:r>
        <w:rPr>
          <w:rFonts w:ascii="Arial" w:hAnsi="Arial" w:cs="Arial"/>
          <w:color w:val="212121"/>
        </w:rPr>
        <w:t>TensorFlow</w:t>
      </w:r>
      <w:r>
        <w:rPr>
          <w:rFonts w:ascii="Arial" w:hAnsi="Arial" w:cs="Arial"/>
          <w:color w:val="212121"/>
        </w:rPr>
        <w:t>的</w:t>
      </w:r>
      <w:ins w:id="1280" w:author="Shirley Li" w:date="2018-12-06T10:22:00Z">
        <w:r w:rsidR="00D705C9" w:rsidRPr="00D705C9">
          <w:rPr>
            <w:rFonts w:ascii="Arial" w:hAnsi="Arial" w:cs="Arial"/>
            <w:color w:val="212121"/>
          </w:rPr>
          <w:t xml:space="preserve">Eager Execution </w:t>
        </w:r>
      </w:ins>
      <w:del w:id="1281" w:author="Shirley Li" w:date="2018-12-06T10:22:00Z">
        <w:r w:rsidR="00756807" w:rsidDel="00D705C9">
          <w:rPr>
            <w:rStyle w:val="a5"/>
            <w:rFonts w:ascii="Arial" w:hAnsi="Arial" w:cs="Arial"/>
            <w:color w:val="039BE5"/>
          </w:rPr>
          <w:fldChar w:fldCharType="begin"/>
        </w:r>
        <w:r w:rsidR="00756807" w:rsidDel="00D705C9">
          <w:rPr>
            <w:rStyle w:val="a5"/>
            <w:rFonts w:ascii="Arial" w:hAnsi="Arial" w:cs="Arial"/>
            <w:color w:val="039BE5"/>
          </w:rPr>
          <w:delInstrText xml:space="preserve"> HYPERLINK "https://tensorflow.google.cn/guide/eager" </w:delInstrText>
        </w:r>
        <w:r w:rsidR="00756807" w:rsidDel="00D705C9">
          <w:rPr>
            <w:rStyle w:val="a5"/>
            <w:rFonts w:ascii="Arial" w:hAnsi="Arial" w:cs="Arial"/>
            <w:color w:val="039BE5"/>
          </w:rPr>
          <w:fldChar w:fldCharType="separate"/>
        </w:r>
        <w:r w:rsidDel="00D705C9">
          <w:rPr>
            <w:rStyle w:val="a5"/>
            <w:rFonts w:ascii="Arial" w:hAnsi="Arial" w:cs="Arial"/>
            <w:color w:val="039BE5"/>
          </w:rPr>
          <w:delText>急切执行</w:delText>
        </w:r>
        <w:r w:rsidR="00756807" w:rsidDel="00D705C9">
          <w:rPr>
            <w:rStyle w:val="a5"/>
            <w:rFonts w:ascii="Arial" w:hAnsi="Arial" w:cs="Arial"/>
            <w:color w:val="039BE5"/>
          </w:rPr>
          <w:fldChar w:fldCharType="end"/>
        </w:r>
      </w:del>
      <w:r>
        <w:rPr>
          <w:rFonts w:ascii="Arial" w:hAnsi="Arial" w:cs="Arial"/>
          <w:color w:val="212121"/>
        </w:rPr>
        <w:t>来：</w:t>
      </w:r>
      <w:r>
        <w:rPr>
          <w:rFonts w:ascii="Arial" w:hAnsi="Arial" w:cs="Arial"/>
          <w:color w:val="212121"/>
        </w:rPr>
        <w:t>1</w:t>
      </w:r>
      <w:r>
        <w:rPr>
          <w:rFonts w:ascii="Arial" w:hAnsi="Arial" w:cs="Arial"/>
          <w:color w:val="212121"/>
        </w:rPr>
        <w:t>。构建模型，</w:t>
      </w:r>
      <w:r>
        <w:rPr>
          <w:rFonts w:ascii="Arial" w:hAnsi="Arial" w:cs="Arial"/>
          <w:color w:val="212121"/>
        </w:rPr>
        <w:t>2</w:t>
      </w:r>
      <w:r>
        <w:rPr>
          <w:rFonts w:ascii="Arial" w:hAnsi="Arial" w:cs="Arial"/>
          <w:color w:val="212121"/>
        </w:rPr>
        <w:t>。在示例数据上</w:t>
      </w:r>
      <w:proofErr w:type="gramStart"/>
      <w:r>
        <w:rPr>
          <w:rFonts w:ascii="Arial" w:hAnsi="Arial" w:cs="Arial"/>
          <w:color w:val="212121"/>
        </w:rPr>
        <w:t>训练此</w:t>
      </w:r>
      <w:proofErr w:type="gramEnd"/>
      <w:r>
        <w:rPr>
          <w:rFonts w:ascii="Arial" w:hAnsi="Arial" w:cs="Arial"/>
          <w:color w:val="212121"/>
        </w:rPr>
        <w:t>模型，以及</w:t>
      </w:r>
      <w:r>
        <w:rPr>
          <w:rFonts w:ascii="Arial" w:hAnsi="Arial" w:cs="Arial"/>
          <w:color w:val="212121"/>
        </w:rPr>
        <w:t>3.</w:t>
      </w:r>
      <w:r>
        <w:rPr>
          <w:rFonts w:ascii="Arial" w:hAnsi="Arial" w:cs="Arial"/>
          <w:color w:val="212121"/>
        </w:rPr>
        <w:t>使用模型对未知数据进行预测。</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TensorFlow</w:t>
      </w:r>
      <w:r>
        <w:rPr>
          <w:rFonts w:ascii="Arial" w:hAnsi="Arial" w:cs="Arial"/>
          <w:b w:val="0"/>
          <w:bCs w:val="0"/>
          <w:color w:val="212121"/>
          <w:spacing w:val="-2"/>
        </w:rPr>
        <w:t>编程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本指南使用</w:t>
      </w:r>
      <w:ins w:id="1282" w:author="Shirley Li" w:date="2018-12-06T10:23:00Z">
        <w:r w:rsidR="00AB2CC6">
          <w:rPr>
            <w:rFonts w:ascii="Arial" w:hAnsi="Arial" w:cs="Arial" w:hint="eastAsia"/>
            <w:color w:val="212121"/>
          </w:rPr>
          <w:t>以下</w:t>
        </w:r>
      </w:ins>
      <w:del w:id="1283" w:author="Shirley Li" w:date="2018-12-06T10:23:00Z">
        <w:r w:rsidDel="00AB2CC6">
          <w:rPr>
            <w:rFonts w:ascii="Arial" w:hAnsi="Arial" w:cs="Arial"/>
            <w:color w:val="212121"/>
          </w:rPr>
          <w:delText>这些</w:delText>
        </w:r>
      </w:del>
      <w:r>
        <w:rPr>
          <w:rFonts w:ascii="Arial" w:hAnsi="Arial" w:cs="Arial"/>
          <w:color w:val="212121"/>
        </w:rPr>
        <w:t>高级</w:t>
      </w:r>
      <w:r>
        <w:rPr>
          <w:rFonts w:ascii="Arial" w:hAnsi="Arial" w:cs="Arial"/>
          <w:color w:val="212121"/>
        </w:rPr>
        <w:t>TensorFlow</w:t>
      </w:r>
      <w:r>
        <w:rPr>
          <w:rFonts w:ascii="Arial" w:hAnsi="Arial" w:cs="Arial"/>
          <w:color w:val="212121"/>
        </w:rPr>
        <w:t>概念：</w:t>
      </w:r>
    </w:p>
    <w:p w:rsidR="0048111B" w:rsidRDefault="0048111B" w:rsidP="006F7728">
      <w:pPr>
        <w:widowControl/>
        <w:numPr>
          <w:ilvl w:val="0"/>
          <w:numId w:val="27"/>
        </w:numPr>
        <w:spacing w:before="120" w:after="120"/>
        <w:ind w:left="0"/>
        <w:jc w:val="left"/>
        <w:rPr>
          <w:rFonts w:ascii="Arial" w:hAnsi="Arial" w:cs="Arial"/>
          <w:color w:val="212121"/>
        </w:rPr>
      </w:pPr>
      <w:r>
        <w:rPr>
          <w:rFonts w:ascii="Arial" w:hAnsi="Arial" w:cs="Arial"/>
          <w:color w:val="212121"/>
        </w:rPr>
        <w:t>启用</w:t>
      </w:r>
      <w:ins w:id="1284" w:author="Shirley Li" w:date="2018-12-06T10:23:00Z">
        <w:r w:rsidR="00AB2CC6" w:rsidRPr="00AB2CC6">
          <w:rPr>
            <w:rFonts w:ascii="Arial" w:hAnsi="Arial" w:cs="Arial"/>
            <w:color w:val="212121"/>
          </w:rPr>
          <w:t> </w:t>
        </w:r>
        <w:r w:rsidR="00AB2CC6" w:rsidRPr="00AB2CC6">
          <w:rPr>
            <w:rFonts w:ascii="Arial" w:hAnsi="Arial" w:cs="Arial"/>
            <w:color w:val="212121"/>
          </w:rPr>
          <w:fldChar w:fldCharType="begin"/>
        </w:r>
        <w:r w:rsidR="00AB2CC6" w:rsidRPr="00AB2CC6">
          <w:rPr>
            <w:rFonts w:ascii="Arial" w:hAnsi="Arial" w:cs="Arial"/>
            <w:color w:val="212121"/>
          </w:rPr>
          <w:instrText xml:space="preserve"> HYPERLINK "https://tensorflow.google.cn/guide/eager" </w:instrText>
        </w:r>
        <w:r w:rsidR="00AB2CC6" w:rsidRPr="00AB2CC6">
          <w:rPr>
            <w:rFonts w:ascii="Arial" w:hAnsi="Arial" w:cs="Arial"/>
            <w:color w:val="212121"/>
          </w:rPr>
          <w:fldChar w:fldCharType="separate"/>
        </w:r>
        <w:r w:rsidR="00AB2CC6" w:rsidRPr="00AB2CC6">
          <w:rPr>
            <w:rStyle w:val="a5"/>
            <w:rFonts w:ascii="Arial" w:hAnsi="Arial" w:cs="Arial"/>
          </w:rPr>
          <w:t>Eager Execution</w:t>
        </w:r>
        <w:r w:rsidR="00AB2CC6" w:rsidRPr="00AB2CC6">
          <w:rPr>
            <w:rFonts w:ascii="Arial" w:hAnsi="Arial" w:cs="Arial"/>
            <w:color w:val="212121"/>
          </w:rPr>
          <w:fldChar w:fldCharType="end"/>
        </w:r>
        <w:r w:rsidR="00AB2CC6" w:rsidRPr="00AB2CC6">
          <w:rPr>
            <w:rFonts w:ascii="Arial" w:hAnsi="Arial" w:cs="Arial"/>
            <w:color w:val="212121"/>
          </w:rPr>
          <w:t> </w:t>
        </w:r>
      </w:ins>
      <w:del w:id="1285" w:author="Shirley Li" w:date="2018-12-06T10:23:00Z">
        <w:r w:rsidR="00756807" w:rsidDel="00AB2CC6">
          <w:rPr>
            <w:rStyle w:val="a5"/>
            <w:rFonts w:ascii="Arial" w:hAnsi="Arial" w:cs="Arial"/>
            <w:color w:val="039BE5"/>
          </w:rPr>
          <w:fldChar w:fldCharType="begin"/>
        </w:r>
        <w:r w:rsidR="00756807" w:rsidDel="00AB2CC6">
          <w:rPr>
            <w:rStyle w:val="a5"/>
            <w:rFonts w:ascii="Arial" w:hAnsi="Arial" w:cs="Arial"/>
            <w:color w:val="039BE5"/>
          </w:rPr>
          <w:delInstrText xml:space="preserve"> HYPERLINK "https://tensorflow.google.cn/guide/eager" </w:delInstrText>
        </w:r>
        <w:r w:rsidR="00756807" w:rsidDel="00AB2CC6">
          <w:rPr>
            <w:rStyle w:val="a5"/>
            <w:rFonts w:ascii="Arial" w:hAnsi="Arial" w:cs="Arial"/>
            <w:color w:val="039BE5"/>
          </w:rPr>
          <w:fldChar w:fldCharType="separate"/>
        </w:r>
        <w:r w:rsidDel="00AB2CC6">
          <w:rPr>
            <w:rStyle w:val="a5"/>
            <w:rFonts w:ascii="Arial" w:hAnsi="Arial" w:cs="Arial"/>
            <w:color w:val="039BE5"/>
          </w:rPr>
          <w:delText>热切的执行</w:delText>
        </w:r>
        <w:r w:rsidR="00756807" w:rsidDel="00AB2CC6">
          <w:rPr>
            <w:rStyle w:val="a5"/>
            <w:rFonts w:ascii="Arial" w:hAnsi="Arial" w:cs="Arial"/>
            <w:color w:val="039BE5"/>
          </w:rPr>
          <w:fldChar w:fldCharType="end"/>
        </w:r>
      </w:del>
      <w:r>
        <w:rPr>
          <w:rFonts w:ascii="Arial" w:hAnsi="Arial" w:cs="Arial"/>
          <w:color w:val="212121"/>
        </w:rPr>
        <w:t>开发环境，</w:t>
      </w:r>
    </w:p>
    <w:p w:rsidR="0048111B" w:rsidRDefault="0048111B" w:rsidP="006F7728">
      <w:pPr>
        <w:widowControl/>
        <w:numPr>
          <w:ilvl w:val="0"/>
          <w:numId w:val="27"/>
        </w:numPr>
        <w:spacing w:before="120" w:after="120"/>
        <w:ind w:left="0"/>
        <w:jc w:val="left"/>
        <w:rPr>
          <w:rFonts w:ascii="Arial" w:hAnsi="Arial" w:cs="Arial"/>
          <w:color w:val="212121"/>
        </w:rPr>
      </w:pPr>
      <w:r>
        <w:rPr>
          <w:rFonts w:ascii="Arial" w:hAnsi="Arial" w:cs="Arial"/>
          <w:color w:val="212121"/>
        </w:rPr>
        <w:t>使用</w:t>
      </w:r>
      <w:hyperlink r:id="rId104" w:history="1">
        <w:r>
          <w:rPr>
            <w:rStyle w:val="a5"/>
            <w:rFonts w:ascii="Arial" w:hAnsi="Arial" w:cs="Arial"/>
            <w:color w:val="039BE5"/>
          </w:rPr>
          <w:t>数据集</w:t>
        </w:r>
        <w:r>
          <w:rPr>
            <w:rStyle w:val="a5"/>
            <w:rFonts w:ascii="Arial" w:hAnsi="Arial" w:cs="Arial"/>
            <w:color w:val="039BE5"/>
          </w:rPr>
          <w:t>API</w:t>
        </w:r>
      </w:hyperlink>
      <w:r>
        <w:rPr>
          <w:rFonts w:ascii="Arial" w:hAnsi="Arial" w:cs="Arial"/>
          <w:color w:val="212121"/>
        </w:rPr>
        <w:t>导入数据，</w:t>
      </w:r>
    </w:p>
    <w:p w:rsidR="0048111B" w:rsidRDefault="0048111B" w:rsidP="006F7728">
      <w:pPr>
        <w:widowControl/>
        <w:numPr>
          <w:ilvl w:val="0"/>
          <w:numId w:val="27"/>
        </w:numPr>
        <w:spacing w:before="120" w:after="120"/>
        <w:ind w:left="0"/>
        <w:jc w:val="left"/>
        <w:rPr>
          <w:rFonts w:ascii="Arial" w:hAnsi="Arial" w:cs="Arial"/>
          <w:color w:val="212121"/>
        </w:rPr>
      </w:pPr>
      <w:r>
        <w:rPr>
          <w:rFonts w:ascii="Arial" w:hAnsi="Arial" w:cs="Arial"/>
          <w:color w:val="212121"/>
        </w:rPr>
        <w:t>使用</w:t>
      </w:r>
      <w:r>
        <w:rPr>
          <w:rFonts w:ascii="Arial" w:hAnsi="Arial" w:cs="Arial"/>
          <w:color w:val="212121"/>
        </w:rPr>
        <w:t>TensorFlow</w:t>
      </w:r>
      <w:r>
        <w:rPr>
          <w:rFonts w:ascii="Arial" w:hAnsi="Arial" w:cs="Arial"/>
          <w:color w:val="212121"/>
        </w:rPr>
        <w:t>的</w:t>
      </w:r>
      <w:hyperlink r:id="rId105" w:history="1">
        <w:r>
          <w:rPr>
            <w:rStyle w:val="a5"/>
            <w:rFonts w:ascii="Arial" w:hAnsi="Arial" w:cs="Arial"/>
            <w:color w:val="039BE5"/>
          </w:rPr>
          <w:t>Keras API</w:t>
        </w:r>
      </w:hyperlink>
      <w:r>
        <w:rPr>
          <w:rFonts w:ascii="Arial" w:hAnsi="Arial" w:cs="Arial"/>
          <w:color w:val="212121"/>
        </w:rPr>
        <w:t>构建模型和图层。</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本教程</w:t>
      </w:r>
      <w:del w:id="1286" w:author="Shirley Li" w:date="2018-12-06T10:24:00Z">
        <w:r w:rsidDel="00024111">
          <w:rPr>
            <w:rFonts w:ascii="Arial" w:hAnsi="Arial" w:cs="Arial" w:hint="eastAsia"/>
            <w:color w:val="212121"/>
          </w:rPr>
          <w:delText>的结构与</w:delText>
        </w:r>
      </w:del>
      <w:ins w:id="1287" w:author="Shirley Li" w:date="2018-12-06T10:24:00Z">
        <w:r w:rsidR="00024111">
          <w:rPr>
            <w:rFonts w:ascii="Arial" w:hAnsi="Arial" w:cs="Arial" w:hint="eastAsia"/>
            <w:color w:val="212121"/>
          </w:rPr>
          <w:t>采用了</w:t>
        </w:r>
      </w:ins>
      <w:r>
        <w:rPr>
          <w:rFonts w:ascii="Arial" w:hAnsi="Arial" w:cs="Arial"/>
          <w:color w:val="212121"/>
        </w:rPr>
        <w:t>许多</w:t>
      </w:r>
      <w:r>
        <w:rPr>
          <w:rFonts w:ascii="Arial" w:hAnsi="Arial" w:cs="Arial"/>
          <w:color w:val="212121"/>
        </w:rPr>
        <w:t>TensorFlow</w:t>
      </w:r>
      <w:r>
        <w:rPr>
          <w:rFonts w:ascii="Arial" w:hAnsi="Arial" w:cs="Arial"/>
          <w:color w:val="212121"/>
        </w:rPr>
        <w:t>程序类似</w:t>
      </w:r>
      <w:ins w:id="1288" w:author="Shirley Li" w:date="2018-12-06T10:24:00Z">
        <w:r w:rsidR="00024111">
          <w:rPr>
            <w:rFonts w:ascii="Arial" w:hAnsi="Arial" w:cs="Arial" w:hint="eastAsia"/>
            <w:color w:val="212121"/>
          </w:rPr>
          <w:t>的结构</w:t>
        </w:r>
      </w:ins>
      <w:r>
        <w:rPr>
          <w:rFonts w:ascii="Arial" w:hAnsi="Arial" w:cs="Arial"/>
          <w:color w:val="212121"/>
        </w:rPr>
        <w:t>：</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导入并解析数据集。</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选择模型类型。</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训练模型。</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评估模型的</w:t>
      </w:r>
      <w:ins w:id="1289" w:author="Shirley Li" w:date="2018-12-06T10:24:00Z">
        <w:r w:rsidR="00F83F31">
          <w:rPr>
            <w:rFonts w:ascii="Arial" w:hAnsi="Arial" w:cs="Arial" w:hint="eastAsia"/>
            <w:color w:val="212121"/>
          </w:rPr>
          <w:t>效果</w:t>
        </w:r>
      </w:ins>
      <w:del w:id="1290" w:author="Shirley Li" w:date="2018-12-06T10:24:00Z">
        <w:r w:rsidDel="00F83F31">
          <w:rPr>
            <w:rFonts w:ascii="Arial" w:hAnsi="Arial" w:cs="Arial"/>
            <w:color w:val="212121"/>
          </w:rPr>
          <w:delText>有效性</w:delText>
        </w:r>
      </w:del>
      <w:r>
        <w:rPr>
          <w:rFonts w:ascii="Arial" w:hAnsi="Arial" w:cs="Arial"/>
          <w:color w:val="212121"/>
        </w:rPr>
        <w:t>。</w:t>
      </w:r>
    </w:p>
    <w:p w:rsidR="0048111B" w:rsidRDefault="0048111B" w:rsidP="006F7728">
      <w:pPr>
        <w:widowControl/>
        <w:numPr>
          <w:ilvl w:val="0"/>
          <w:numId w:val="28"/>
        </w:numPr>
        <w:spacing w:before="120" w:after="120"/>
        <w:ind w:left="0"/>
        <w:jc w:val="left"/>
        <w:rPr>
          <w:rFonts w:ascii="Arial" w:hAnsi="Arial" w:cs="Arial"/>
          <w:color w:val="212121"/>
        </w:rPr>
      </w:pPr>
      <w:r>
        <w:rPr>
          <w:rFonts w:ascii="Arial" w:hAnsi="Arial" w:cs="Arial"/>
          <w:color w:val="212121"/>
        </w:rPr>
        <w:t>使用训练</w:t>
      </w:r>
      <w:ins w:id="1291" w:author="Shirley Li" w:date="2018-12-06T10:25:00Z">
        <w:r w:rsidR="00F83F31">
          <w:rPr>
            <w:rFonts w:ascii="Arial" w:hAnsi="Arial" w:cs="Arial" w:hint="eastAsia"/>
            <w:color w:val="212121"/>
          </w:rPr>
          <w:t>好</w:t>
        </w:r>
      </w:ins>
      <w:r>
        <w:rPr>
          <w:rFonts w:ascii="Arial" w:hAnsi="Arial" w:cs="Arial"/>
          <w:color w:val="212121"/>
        </w:rPr>
        <w:t>的模型进行预测。</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安装程序</w:t>
      </w:r>
    </w:p>
    <w:p w:rsidR="0048111B" w:rsidRDefault="0048111B" w:rsidP="0048111B">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配置导入和</w:t>
      </w:r>
      <w:ins w:id="1292" w:author="Shirley Li" w:date="2018-12-06T10:25:00Z">
        <w:r w:rsidR="00F4512F" w:rsidRPr="00F4512F">
          <w:rPr>
            <w:rFonts w:ascii="Arial" w:hAnsi="Arial" w:cs="Arial"/>
            <w:b w:val="0"/>
            <w:bCs w:val="0"/>
            <w:color w:val="212121"/>
            <w:sz w:val="30"/>
            <w:szCs w:val="30"/>
          </w:rPr>
          <w:t>Eager Execution</w:t>
        </w:r>
      </w:ins>
      <w:del w:id="1293" w:author="Shirley Li" w:date="2018-12-06T10:25:00Z">
        <w:r w:rsidDel="00F4512F">
          <w:rPr>
            <w:rFonts w:ascii="Arial" w:hAnsi="Arial" w:cs="Arial"/>
            <w:b w:val="0"/>
            <w:bCs w:val="0"/>
            <w:color w:val="212121"/>
            <w:sz w:val="30"/>
            <w:szCs w:val="30"/>
          </w:rPr>
          <w:delText>急切执行</w:delText>
        </w:r>
      </w:del>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导入所需的</w:t>
      </w:r>
      <w:r>
        <w:rPr>
          <w:rFonts w:ascii="Arial" w:hAnsi="Arial" w:cs="Arial"/>
          <w:color w:val="212121"/>
        </w:rPr>
        <w:t>Python</w:t>
      </w:r>
      <w:r>
        <w:rPr>
          <w:rFonts w:ascii="Arial" w:hAnsi="Arial" w:cs="Arial"/>
          <w:color w:val="212121"/>
        </w:rPr>
        <w:t>模块</w:t>
      </w:r>
      <w:r>
        <w:rPr>
          <w:rFonts w:ascii="Arial" w:hAnsi="Arial" w:cs="Arial"/>
          <w:color w:val="212121"/>
        </w:rPr>
        <w:t xml:space="preserve"> - </w:t>
      </w:r>
      <w:r>
        <w:rPr>
          <w:rFonts w:ascii="Arial" w:hAnsi="Arial" w:cs="Arial"/>
          <w:color w:val="212121"/>
        </w:rPr>
        <w:t>包括</w:t>
      </w:r>
      <w:r>
        <w:rPr>
          <w:rFonts w:ascii="Arial" w:hAnsi="Arial" w:cs="Arial"/>
          <w:color w:val="212121"/>
        </w:rPr>
        <w:t xml:space="preserve">TensorFlow </w:t>
      </w:r>
      <w:del w:id="1294" w:author="Shirley Li" w:date="2018-12-06T10:25:00Z">
        <w:r w:rsidDel="00D7309C">
          <w:rPr>
            <w:rFonts w:ascii="Arial" w:hAnsi="Arial" w:cs="Arial"/>
            <w:color w:val="212121"/>
          </w:rPr>
          <w:delText>-</w:delText>
        </w:r>
      </w:del>
      <w:ins w:id="1295" w:author="Shirley Li" w:date="2018-12-06T10:25:00Z">
        <w:r w:rsidR="00D7309C">
          <w:rPr>
            <w:rFonts w:ascii="Arial" w:hAnsi="Arial" w:cs="Arial"/>
            <w:color w:val="212121"/>
          </w:rPr>
          <w:t>–</w:t>
        </w:r>
      </w:ins>
      <w:r>
        <w:rPr>
          <w:rFonts w:ascii="Arial" w:hAnsi="Arial" w:cs="Arial"/>
          <w:color w:val="212121"/>
        </w:rPr>
        <w:t xml:space="preserve"> </w:t>
      </w:r>
      <w:del w:id="1296" w:author="Shirley Li" w:date="2018-12-06T10:25:00Z">
        <w:r w:rsidDel="00D7309C">
          <w:rPr>
            <w:rFonts w:ascii="Arial" w:hAnsi="Arial" w:cs="Arial" w:hint="eastAsia"/>
            <w:color w:val="212121"/>
          </w:rPr>
          <w:delText>并为此程序启用急切执行</w:delText>
        </w:r>
      </w:del>
      <w:ins w:id="1297" w:author="Shirley Li" w:date="2018-12-06T10:25:00Z">
        <w:r w:rsidR="00D7309C">
          <w:rPr>
            <w:rFonts w:ascii="Arial" w:hAnsi="Arial" w:cs="Arial" w:hint="eastAsia"/>
            <w:color w:val="212121"/>
          </w:rPr>
          <w:t>然后针对此程序启用</w:t>
        </w:r>
        <w:r w:rsidR="00D7309C" w:rsidRPr="00D7309C">
          <w:rPr>
            <w:rFonts w:ascii="Arial" w:hAnsi="Arial" w:cs="Arial"/>
            <w:color w:val="212121"/>
          </w:rPr>
          <w:t>Eager Execution</w:t>
        </w:r>
      </w:ins>
      <w:r>
        <w:rPr>
          <w:rFonts w:ascii="Arial" w:hAnsi="Arial" w:cs="Arial"/>
          <w:color w:val="212121"/>
        </w:rPr>
        <w:t>。</w:t>
      </w:r>
      <w:del w:id="1298" w:author="Shirley Li" w:date="2018-12-06T10:25:00Z">
        <w:r w:rsidDel="00263EBC">
          <w:rPr>
            <w:rFonts w:ascii="Arial" w:hAnsi="Arial" w:cs="Arial" w:hint="eastAsia"/>
            <w:color w:val="212121"/>
          </w:rPr>
          <w:delText>急切执行</w:delText>
        </w:r>
      </w:del>
      <w:ins w:id="1299" w:author="Shirley Li" w:date="2018-12-06T10:25:00Z">
        <w:r w:rsidR="00263EBC">
          <w:rPr>
            <w:rFonts w:ascii="Arial" w:hAnsi="Arial" w:cs="Arial" w:hint="eastAsia"/>
            <w:color w:val="212121"/>
          </w:rPr>
          <w:t>借助</w:t>
        </w:r>
        <w:r w:rsidR="00263EBC" w:rsidRPr="00263EBC">
          <w:rPr>
            <w:rFonts w:ascii="Arial" w:hAnsi="Arial" w:cs="Arial"/>
            <w:color w:val="212121"/>
          </w:rPr>
          <w:t>Eager Execution</w:t>
        </w:r>
      </w:ins>
      <w:r>
        <w:rPr>
          <w:rFonts w:ascii="Arial" w:hAnsi="Arial" w:cs="Arial"/>
          <w:color w:val="212121"/>
        </w:rPr>
        <w:t>使</w:t>
      </w:r>
      <w:r>
        <w:rPr>
          <w:rFonts w:ascii="Arial" w:hAnsi="Arial" w:cs="Arial"/>
          <w:color w:val="212121"/>
        </w:rPr>
        <w:t>TensorFlow</w:t>
      </w:r>
      <w:r>
        <w:rPr>
          <w:rFonts w:ascii="Arial" w:hAnsi="Arial" w:cs="Arial"/>
          <w:color w:val="212121"/>
        </w:rPr>
        <w:t>立即评估</w:t>
      </w:r>
      <w:ins w:id="1300" w:author="Shirley Li" w:date="2018-12-06T10:25:00Z">
        <w:r w:rsidR="00977070">
          <w:rPr>
            <w:rFonts w:ascii="Arial" w:hAnsi="Arial" w:cs="Arial" w:hint="eastAsia"/>
            <w:color w:val="212121"/>
          </w:rPr>
          <w:t>各项</w:t>
        </w:r>
      </w:ins>
      <w:r>
        <w:rPr>
          <w:rFonts w:ascii="Arial" w:hAnsi="Arial" w:cs="Arial"/>
          <w:color w:val="212121"/>
        </w:rPr>
        <w:t>操作，返回具体值，而不是创建稍后执行的</w:t>
      </w:r>
      <w:hyperlink r:id="rId106" w:history="1">
        <w:r>
          <w:rPr>
            <w:rStyle w:val="a5"/>
            <w:rFonts w:ascii="Arial" w:hAnsi="Arial" w:cs="Arial"/>
            <w:color w:val="039BE5"/>
          </w:rPr>
          <w:t>计算图</w:t>
        </w:r>
      </w:hyperlink>
      <w:r>
        <w:rPr>
          <w:rFonts w:ascii="Arial" w:hAnsi="Arial" w:cs="Arial"/>
          <w:color w:val="212121"/>
        </w:rPr>
        <w:t>。如果</w:t>
      </w:r>
      <w:proofErr w:type="gramStart"/>
      <w:r>
        <w:rPr>
          <w:rFonts w:ascii="Arial" w:hAnsi="Arial" w:cs="Arial"/>
          <w:color w:val="212121"/>
        </w:rPr>
        <w:t>您习惯</w:t>
      </w:r>
      <w:proofErr w:type="gramEnd"/>
      <w:r>
        <w:rPr>
          <w:rFonts w:ascii="Arial" w:hAnsi="Arial" w:cs="Arial"/>
          <w:color w:val="212121"/>
        </w:rPr>
        <w:t>使用</w:t>
      </w:r>
      <w:r>
        <w:rPr>
          <w:rFonts w:ascii="Arial" w:hAnsi="Arial" w:cs="Arial"/>
          <w:color w:val="212121"/>
        </w:rPr>
        <w:t>REPL</w:t>
      </w:r>
      <w:r>
        <w:rPr>
          <w:rFonts w:ascii="Arial" w:hAnsi="Arial" w:cs="Arial"/>
          <w:color w:val="212121"/>
        </w:rPr>
        <w:t>或</w:t>
      </w:r>
      <w:r>
        <w:rPr>
          <w:rStyle w:val="HTML"/>
          <w:rFonts w:ascii="Courier New" w:hAnsi="Courier New" w:cs="Courier New"/>
          <w:color w:val="37474F"/>
          <w:sz w:val="22"/>
          <w:szCs w:val="22"/>
          <w:shd w:val="clear" w:color="auto" w:fill="F7F7F7"/>
        </w:rPr>
        <w:t>python</w:t>
      </w:r>
      <w:r>
        <w:rPr>
          <w:rFonts w:ascii="Arial" w:hAnsi="Arial" w:cs="Arial"/>
          <w:color w:val="212121"/>
        </w:rPr>
        <w:t>交互式控制台，</w:t>
      </w:r>
      <w:ins w:id="1301" w:author="Shirley Li" w:date="2018-12-06T10:26:00Z">
        <w:r w:rsidR="007C1EA5">
          <w:rPr>
            <w:rFonts w:ascii="Arial" w:hAnsi="Arial" w:cs="Arial" w:hint="eastAsia"/>
            <w:color w:val="212121"/>
          </w:rPr>
          <w:t>使用</w:t>
        </w:r>
        <w:r w:rsidR="007C1EA5" w:rsidRPr="007C1EA5">
          <w:rPr>
            <w:rFonts w:ascii="Arial" w:hAnsi="Arial" w:cs="Arial" w:hint="eastAsia"/>
            <w:color w:val="212121"/>
          </w:rPr>
          <w:t xml:space="preserve">Eager Execution </w:t>
        </w:r>
        <w:r w:rsidR="007C1EA5" w:rsidRPr="007C1EA5">
          <w:rPr>
            <w:rFonts w:ascii="Arial" w:hAnsi="Arial" w:cs="Arial" w:hint="eastAsia"/>
            <w:color w:val="212121"/>
          </w:rPr>
          <w:t>您会用起来得心应手</w:t>
        </w:r>
      </w:ins>
      <w:del w:id="1302" w:author="Shirley Li" w:date="2018-12-06T10:26:00Z">
        <w:r w:rsidDel="007C1EA5">
          <w:rPr>
            <w:rFonts w:ascii="Arial" w:hAnsi="Arial" w:cs="Arial"/>
            <w:color w:val="212121"/>
          </w:rPr>
          <w:delText>这种感觉很熟悉</w:delText>
        </w:r>
      </w:del>
      <w:r>
        <w:rPr>
          <w:rFonts w:ascii="Arial" w:hAnsi="Arial" w:cs="Arial"/>
          <w:color w:val="212121"/>
        </w:rPr>
        <w:t>。</w:t>
      </w:r>
      <w:r w:rsidR="00756807">
        <w:rPr>
          <w:rStyle w:val="a5"/>
          <w:rFonts w:ascii="Arial" w:hAnsi="Arial" w:cs="Arial"/>
          <w:color w:val="039BE5"/>
        </w:rPr>
        <w:fldChar w:fldCharType="begin"/>
      </w:r>
      <w:r w:rsidR="00756807">
        <w:rPr>
          <w:rStyle w:val="a5"/>
          <w:rFonts w:ascii="Arial" w:hAnsi="Arial" w:cs="Arial"/>
          <w:color w:val="039BE5"/>
        </w:rPr>
        <w:instrText xml:space="preserve"> HYPERLINK "https://tensorflow.google.cn/install/" </w:instrText>
      </w:r>
      <w:r w:rsidR="00756807">
        <w:rPr>
          <w:rStyle w:val="a5"/>
          <w:rFonts w:ascii="Arial" w:hAnsi="Arial" w:cs="Arial"/>
          <w:color w:val="039BE5"/>
        </w:rPr>
        <w:fldChar w:fldCharType="separate"/>
      </w:r>
      <w:r>
        <w:rPr>
          <w:rStyle w:val="a5"/>
          <w:rFonts w:ascii="Arial" w:hAnsi="Arial" w:cs="Arial"/>
          <w:color w:val="039BE5"/>
        </w:rPr>
        <w:t>Tensorlow&gt; = 1.8</w:t>
      </w:r>
      <w:del w:id="1303" w:author="Shirley Li" w:date="2018-12-06T10:26:00Z">
        <w:r w:rsidDel="00385550">
          <w:rPr>
            <w:rStyle w:val="a5"/>
            <w:rFonts w:ascii="Arial" w:hAnsi="Arial" w:cs="Arial"/>
            <w:color w:val="039BE5"/>
          </w:rPr>
          <w:delText>时</w:delText>
        </w:r>
      </w:del>
      <w:r w:rsidR="00756807">
        <w:rPr>
          <w:rStyle w:val="a5"/>
          <w:rFonts w:ascii="Arial" w:hAnsi="Arial" w:cs="Arial"/>
          <w:color w:val="039BE5"/>
        </w:rPr>
        <w:fldChar w:fldCharType="end"/>
      </w:r>
      <w:ins w:id="1304" w:author="Shirley Li" w:date="2018-12-06T10:26:00Z">
        <w:r w:rsidR="00385550">
          <w:rPr>
            <w:rStyle w:val="a5"/>
            <w:rFonts w:ascii="Arial" w:hAnsi="Arial" w:cs="Arial" w:hint="eastAsia"/>
            <w:color w:val="039BE5"/>
          </w:rPr>
          <w:t>提供了</w:t>
        </w:r>
      </w:ins>
      <w:r>
        <w:rPr>
          <w:rFonts w:ascii="Arial" w:hAnsi="Arial" w:cs="Arial"/>
          <w:color w:val="212121"/>
        </w:rPr>
        <w:t>可以执行</w:t>
      </w:r>
      <w:ins w:id="1305" w:author="Shirley Li" w:date="2018-12-06T10:26:00Z">
        <w:r w:rsidR="00B01381" w:rsidRPr="00B01381">
          <w:rPr>
            <w:rFonts w:ascii="Arial" w:hAnsi="Arial" w:cs="Arial"/>
            <w:color w:val="212121"/>
          </w:rPr>
          <w:t>Eager Execution</w:t>
        </w:r>
      </w:ins>
      <w:del w:id="1306" w:author="Shirley Li" w:date="2018-12-06T10:26:00Z">
        <w:r w:rsidDel="00B01381">
          <w:rPr>
            <w:rFonts w:ascii="Arial" w:hAnsi="Arial" w:cs="Arial"/>
            <w:color w:val="212121"/>
          </w:rPr>
          <w:delText>急切的执行</w:delText>
        </w:r>
      </w:del>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一旦启用了</w:t>
      </w:r>
      <w:ins w:id="1307" w:author="Shirley Li" w:date="2018-12-06T10:27:00Z">
        <w:r w:rsidR="00F02BB1" w:rsidRPr="00F02BB1">
          <w:rPr>
            <w:rFonts w:ascii="Arial" w:hAnsi="Arial" w:cs="Arial"/>
            <w:color w:val="212121"/>
          </w:rPr>
          <w:t>Eager Execution</w:t>
        </w:r>
      </w:ins>
      <w:del w:id="1308" w:author="Shirley Li" w:date="2018-12-06T10:27:00Z">
        <w:r w:rsidDel="00F02BB1">
          <w:rPr>
            <w:rFonts w:ascii="Arial" w:hAnsi="Arial" w:cs="Arial"/>
            <w:color w:val="212121"/>
          </w:rPr>
          <w:delText>急切执行</w:delText>
        </w:r>
      </w:del>
      <w:r>
        <w:rPr>
          <w:rFonts w:ascii="Arial" w:hAnsi="Arial" w:cs="Arial"/>
          <w:color w:val="212121"/>
        </w:rPr>
        <w:t>，</w:t>
      </w:r>
      <w:r>
        <w:rPr>
          <w:rStyle w:val="a4"/>
          <w:rFonts w:ascii="Arial" w:hAnsi="Arial" w:cs="Arial"/>
          <w:color w:val="212121"/>
        </w:rPr>
        <w:t>就无法</w:t>
      </w:r>
      <w:r>
        <w:rPr>
          <w:rFonts w:ascii="Arial" w:hAnsi="Arial" w:cs="Arial"/>
          <w:color w:val="212121"/>
        </w:rPr>
        <w:t>在同一程序中</w:t>
      </w:r>
      <w:del w:id="1309" w:author="Shirley Li" w:date="2018-12-06T10:27:00Z">
        <w:r w:rsidDel="007D1A4F">
          <w:rPr>
            <w:rFonts w:ascii="Arial" w:hAnsi="Arial" w:cs="Arial"/>
            <w:color w:val="212121"/>
          </w:rPr>
          <w:delText>禁用它</w:delText>
        </w:r>
      </w:del>
      <w:ins w:id="1310" w:author="Shirley Li" w:date="2018-12-06T10:27:00Z">
        <w:r w:rsidR="007D1A4F">
          <w:rPr>
            <w:rFonts w:ascii="Arial" w:hAnsi="Arial" w:cs="Arial" w:hint="eastAsia"/>
            <w:color w:val="212121"/>
          </w:rPr>
          <w:t>停用</w:t>
        </w:r>
      </w:ins>
      <w:r>
        <w:rPr>
          <w:rFonts w:ascii="Arial" w:hAnsi="Arial" w:cs="Arial"/>
          <w:color w:val="212121"/>
        </w:rPr>
        <w:t>。有关详细信息，请参阅</w:t>
      </w:r>
      <w:r w:rsidR="00756807">
        <w:rPr>
          <w:rStyle w:val="a5"/>
          <w:rFonts w:ascii="Arial" w:hAnsi="Arial" w:cs="Arial"/>
          <w:color w:val="039BE5"/>
        </w:rPr>
        <w:fldChar w:fldCharType="begin"/>
      </w:r>
      <w:r w:rsidR="00756807">
        <w:rPr>
          <w:rStyle w:val="a5"/>
          <w:rFonts w:ascii="Arial" w:hAnsi="Arial" w:cs="Arial"/>
          <w:color w:val="039BE5"/>
        </w:rPr>
        <w:instrText xml:space="preserve"> HYPERLINK "https://tensorflow.google.cn/guide/eager" </w:instrText>
      </w:r>
      <w:r w:rsidR="00756807">
        <w:rPr>
          <w:rStyle w:val="a5"/>
          <w:rFonts w:ascii="Arial" w:hAnsi="Arial" w:cs="Arial"/>
          <w:color w:val="039BE5"/>
        </w:rPr>
        <w:fldChar w:fldCharType="separate"/>
      </w:r>
      <w:del w:id="1311" w:author="Shirley Li" w:date="2018-12-06T10:27:00Z">
        <w:r w:rsidDel="00BD0ACB">
          <w:rPr>
            <w:rStyle w:val="a5"/>
            <w:rFonts w:ascii="Arial" w:hAnsi="Arial" w:cs="Arial"/>
            <w:color w:val="039BE5"/>
          </w:rPr>
          <w:delText>急切的执行</w:delText>
        </w:r>
      </w:del>
      <w:ins w:id="1312" w:author="Shirley Li" w:date="2018-12-06T10:27:00Z">
        <w:r w:rsidR="00BD0ACB">
          <w:rPr>
            <w:rStyle w:val="a5"/>
            <w:rFonts w:ascii="Arial" w:hAnsi="Arial" w:cs="Arial"/>
            <w:color w:val="039BE5"/>
          </w:rPr>
          <w:t xml:space="preserve"> Eager Execution</w:t>
        </w:r>
      </w:ins>
      <w:r>
        <w:rPr>
          <w:rStyle w:val="a5"/>
          <w:rFonts w:ascii="Arial" w:hAnsi="Arial" w:cs="Arial"/>
          <w:color w:val="039BE5"/>
        </w:rPr>
        <w:t>指南</w:t>
      </w:r>
      <w:r w:rsidR="00756807">
        <w:rPr>
          <w:rStyle w:val="a5"/>
          <w:rFonts w:ascii="Arial" w:hAnsi="Arial" w:cs="Arial"/>
          <w:color w:val="039BE5"/>
        </w:rPr>
        <w:fldChar w:fldCharType="end"/>
      </w:r>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from</w:t>
      </w:r>
      <w:r>
        <w:rPr>
          <w:rStyle w:val="pln"/>
          <w:rFonts w:ascii="Courier New" w:hAnsi="Courier New" w:cs="Courier New"/>
          <w:color w:val="37474F"/>
          <w:sz w:val="21"/>
          <w:szCs w:val="21"/>
        </w:rPr>
        <w:t xml:space="preserve"> __future__ </w:t>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absolute_import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division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print_function</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os</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pyplot</w:t>
      </w:r>
      <w:proofErr w:type="gramEnd"/>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eager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tfe</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enable_eager_execution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"TensorFlow version: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VERSION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"Eager execution: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executing_eagerly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TensorFlow</w:t>
      </w:r>
      <w:r>
        <w:rPr>
          <w:rFonts w:ascii="Courier New" w:hAnsi="Courier New" w:cs="Courier New"/>
          <w:color w:val="37474F"/>
          <w:sz w:val="21"/>
          <w:szCs w:val="21"/>
        </w:rPr>
        <w:t>版本：</w:t>
      </w:r>
      <w:r>
        <w:rPr>
          <w:rFonts w:ascii="Courier New" w:hAnsi="Courier New" w:cs="Courier New"/>
          <w:color w:val="37474F"/>
          <w:sz w:val="21"/>
          <w:szCs w:val="21"/>
        </w:rPr>
        <w:t>1.11.0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del w:id="1313" w:author="Shirley Li" w:date="2018-12-06T10:27:00Z">
        <w:r w:rsidDel="00BD0ACB">
          <w:rPr>
            <w:rFonts w:ascii="Courier New" w:hAnsi="Courier New" w:cs="Courier New"/>
            <w:color w:val="37474F"/>
            <w:sz w:val="21"/>
            <w:szCs w:val="21"/>
          </w:rPr>
          <w:delText>急切执行</w:delText>
        </w:r>
      </w:del>
      <w:ins w:id="1314" w:author="Shirley Li" w:date="2018-12-06T10:27:00Z">
        <w:r w:rsidR="00BD0ACB">
          <w:rPr>
            <w:rFonts w:ascii="Courier New" w:hAnsi="Courier New" w:cs="Courier New"/>
            <w:color w:val="37474F"/>
            <w:sz w:val="21"/>
            <w:szCs w:val="21"/>
          </w:rPr>
          <w:t xml:space="preserve"> Eager Execution</w:t>
        </w:r>
      </w:ins>
      <w:r>
        <w:rPr>
          <w:rFonts w:ascii="Courier New" w:hAnsi="Courier New" w:cs="Courier New"/>
          <w:color w:val="37474F"/>
          <w:sz w:val="21"/>
          <w:szCs w:val="21"/>
        </w:rPr>
        <w:t>：是的</w:t>
      </w:r>
    </w:p>
    <w:p w:rsidR="0048111B" w:rsidRDefault="00101B0A"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ins w:id="1315" w:author="Shirley Li" w:date="2018-12-06T10:28:00Z">
        <w:r>
          <w:rPr>
            <w:rFonts w:ascii="Arial" w:hAnsi="Arial" w:cs="Arial" w:hint="eastAsia"/>
            <w:b w:val="0"/>
            <w:bCs w:val="0"/>
            <w:color w:val="212121"/>
            <w:spacing w:val="-2"/>
          </w:rPr>
          <w:t>鸢尾花</w:t>
        </w:r>
      </w:ins>
      <w:del w:id="1316" w:author="Shirley Li" w:date="2018-12-06T10:28:00Z">
        <w:r w:rsidR="0048111B" w:rsidDel="00101B0A">
          <w:rPr>
            <w:rFonts w:ascii="Arial" w:hAnsi="Arial" w:cs="Arial"/>
            <w:b w:val="0"/>
            <w:bCs w:val="0"/>
            <w:color w:val="212121"/>
            <w:spacing w:val="-2"/>
          </w:rPr>
          <w:delText>虹膜</w:delText>
        </w:r>
      </w:del>
      <w:r w:rsidR="0048111B">
        <w:rPr>
          <w:rFonts w:ascii="Arial" w:hAnsi="Arial" w:cs="Arial"/>
          <w:b w:val="0"/>
          <w:bCs w:val="0"/>
          <w:color w:val="212121"/>
          <w:spacing w:val="-2"/>
        </w:rPr>
        <w:t>分类问题</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想象一下，你是一名植物学家，</w:t>
      </w:r>
      <w:ins w:id="1317" w:author="Shirley Li" w:date="2018-12-06T10:28:00Z">
        <w:r w:rsidR="00807F06" w:rsidRPr="00807F06">
          <w:rPr>
            <w:rFonts w:ascii="Arial" w:hAnsi="Arial" w:cs="Arial" w:hint="eastAsia"/>
            <w:color w:val="212121"/>
          </w:rPr>
          <w:t>正在寻找一种能够对所发现的每株鸢尾花进行自动归类的方法</w:t>
        </w:r>
      </w:ins>
      <w:del w:id="1318" w:author="Shirley Li" w:date="2018-12-06T10:28:00Z">
        <w:r w:rsidDel="00807F06">
          <w:rPr>
            <w:rFonts w:ascii="Arial" w:hAnsi="Arial" w:cs="Arial"/>
            <w:color w:val="212121"/>
          </w:rPr>
          <w:delText>正在寻找一种自动化的方法来对你发现的每一朵鸢尾花进行分类</w:delText>
        </w:r>
      </w:del>
      <w:r>
        <w:rPr>
          <w:rFonts w:ascii="Arial" w:hAnsi="Arial" w:cs="Arial"/>
          <w:color w:val="212121"/>
        </w:rPr>
        <w:t>。机器学习提供了许多算法来对花进行统计分类。例如，复杂的机器学习程序可以根据照片对花进行分类。</w:t>
      </w:r>
      <w:ins w:id="1319" w:author="Shirley Li" w:date="2018-12-06T10:29:00Z">
        <w:r w:rsidR="00CD644A" w:rsidRPr="00CD644A">
          <w:rPr>
            <w:rFonts w:ascii="Arial" w:hAnsi="Arial" w:cs="Arial" w:hint="eastAsia"/>
            <w:color w:val="212121"/>
          </w:rPr>
          <w:t>我们的要求并不高</w:t>
        </w:r>
      </w:ins>
      <w:del w:id="1320" w:author="Shirley Li" w:date="2018-12-06T10:29:00Z">
        <w:r w:rsidDel="00CD644A">
          <w:rPr>
            <w:rFonts w:ascii="Arial" w:hAnsi="Arial" w:cs="Arial"/>
            <w:color w:val="212121"/>
          </w:rPr>
          <w:delText>我们的抱负更加温和</w:delText>
        </w:r>
        <w:r w:rsidDel="00CD644A">
          <w:rPr>
            <w:rFonts w:ascii="Arial" w:hAnsi="Arial" w:cs="Arial"/>
            <w:color w:val="212121"/>
          </w:rPr>
          <w:delText xml:space="preserve"> </w:delText>
        </w:r>
      </w:del>
      <w:r>
        <w:rPr>
          <w:rFonts w:ascii="Arial" w:hAnsi="Arial" w:cs="Arial"/>
          <w:color w:val="212121"/>
        </w:rPr>
        <w:t xml:space="preserve">- </w:t>
      </w:r>
      <w:r>
        <w:rPr>
          <w:rFonts w:ascii="Arial" w:hAnsi="Arial" w:cs="Arial"/>
          <w:color w:val="212121"/>
        </w:rPr>
        <w:t>我们将根据</w:t>
      </w:r>
      <w:hyperlink r:id="rId107" w:history="1">
        <w:r>
          <w:rPr>
            <w:rStyle w:val="a5"/>
            <w:rFonts w:ascii="Arial" w:hAnsi="Arial" w:cs="Arial"/>
            <w:color w:val="039BE5"/>
          </w:rPr>
          <w:t>萼片</w:t>
        </w:r>
      </w:hyperlink>
      <w:r>
        <w:rPr>
          <w:rFonts w:ascii="Arial" w:hAnsi="Arial" w:cs="Arial"/>
          <w:color w:val="212121"/>
        </w:rPr>
        <w:t>和</w:t>
      </w:r>
      <w:hyperlink r:id="rId108" w:history="1">
        <w:r>
          <w:rPr>
            <w:rStyle w:val="a5"/>
            <w:rFonts w:ascii="Arial" w:hAnsi="Arial" w:cs="Arial"/>
            <w:color w:val="039BE5"/>
          </w:rPr>
          <w:t>花瓣</w:t>
        </w:r>
      </w:hyperlink>
      <w:r>
        <w:rPr>
          <w:rFonts w:ascii="Arial" w:hAnsi="Arial" w:cs="Arial"/>
          <w:color w:val="212121"/>
        </w:rPr>
        <w:t>的长度和宽度测量来对鸢尾花进行分类。</w:t>
      </w:r>
    </w:p>
    <w:p w:rsidR="0048111B" w:rsidRDefault="00C02920" w:rsidP="0048111B">
      <w:pPr>
        <w:pStyle w:val="a3"/>
        <w:spacing w:before="240" w:beforeAutospacing="0" w:after="240" w:afterAutospacing="0"/>
        <w:rPr>
          <w:rFonts w:ascii="Arial" w:hAnsi="Arial" w:cs="Arial"/>
          <w:color w:val="212121"/>
        </w:rPr>
      </w:pPr>
      <w:ins w:id="1321" w:author="Shirley Li" w:date="2018-12-06T10:29:00Z">
        <w:r>
          <w:rPr>
            <w:rFonts w:ascii="Arial" w:hAnsi="Arial" w:cs="Arial" w:hint="eastAsia"/>
            <w:color w:val="212121"/>
          </w:rPr>
          <w:t>鸢尾花</w:t>
        </w:r>
      </w:ins>
      <w:del w:id="1322" w:author="Shirley Li" w:date="2018-12-06T10:29:00Z">
        <w:r w:rsidR="0048111B" w:rsidDel="00C02920">
          <w:rPr>
            <w:rFonts w:ascii="Arial" w:hAnsi="Arial" w:cs="Arial"/>
            <w:color w:val="212121"/>
          </w:rPr>
          <w:delText>虹膜</w:delText>
        </w:r>
      </w:del>
      <w:r w:rsidR="0048111B">
        <w:rPr>
          <w:rFonts w:ascii="Arial" w:hAnsi="Arial" w:cs="Arial"/>
          <w:color w:val="212121"/>
        </w:rPr>
        <w:t>属包含约</w:t>
      </w:r>
      <w:r w:rsidR="0048111B">
        <w:rPr>
          <w:rFonts w:ascii="Arial" w:hAnsi="Arial" w:cs="Arial"/>
          <w:color w:val="212121"/>
        </w:rPr>
        <w:t>300</w:t>
      </w:r>
      <w:r w:rsidR="0048111B">
        <w:rPr>
          <w:rFonts w:ascii="Arial" w:hAnsi="Arial" w:cs="Arial"/>
          <w:color w:val="212121"/>
        </w:rPr>
        <w:t>种，但我们的计划仅对以下三种进行分类：</w:t>
      </w:r>
    </w:p>
    <w:p w:rsidR="0048111B" w:rsidRDefault="00FA08AA" w:rsidP="006F7728">
      <w:pPr>
        <w:widowControl/>
        <w:numPr>
          <w:ilvl w:val="0"/>
          <w:numId w:val="29"/>
        </w:numPr>
        <w:spacing w:before="120" w:after="120"/>
        <w:ind w:left="0"/>
        <w:jc w:val="left"/>
        <w:rPr>
          <w:rFonts w:ascii="Arial" w:hAnsi="Arial" w:cs="Arial"/>
          <w:color w:val="212121"/>
        </w:rPr>
      </w:pPr>
      <w:ins w:id="1323" w:author="Shirley Li" w:date="2018-12-06T10:29:00Z">
        <w:r>
          <w:rPr>
            <w:rFonts w:ascii="Arial" w:hAnsi="Arial" w:cs="Arial" w:hint="eastAsia"/>
            <w:color w:val="212121"/>
          </w:rPr>
          <w:t>山鸢尾</w:t>
        </w:r>
      </w:ins>
      <w:del w:id="1324" w:author="Shirley Li" w:date="2018-12-06T10:29:00Z">
        <w:r w:rsidR="0048111B" w:rsidDel="00C602B3">
          <w:rPr>
            <w:rFonts w:ascii="Arial" w:hAnsi="Arial" w:cs="Arial"/>
            <w:color w:val="212121"/>
          </w:rPr>
          <w:delText>虹膜濑鱼</w:delText>
        </w:r>
      </w:del>
    </w:p>
    <w:p w:rsidR="0048111B" w:rsidRPr="004931DE" w:rsidRDefault="004931DE">
      <w:pPr>
        <w:rPr>
          <w:rFonts w:ascii="Arial" w:hAnsi="Arial" w:cs="Arial"/>
          <w:color w:val="212121"/>
          <w:rPrChange w:id="1325" w:author="Shirley Li" w:date="2018-12-06T10:30:00Z">
            <w:rPr/>
          </w:rPrChange>
        </w:rPr>
        <w:pPrChange w:id="1326" w:author="Shirley Li" w:date="2018-12-06T10:30:00Z">
          <w:pPr>
            <w:widowControl/>
            <w:numPr>
              <w:numId w:val="29"/>
            </w:numPr>
            <w:tabs>
              <w:tab w:val="num" w:pos="720"/>
            </w:tabs>
            <w:spacing w:before="120" w:after="120"/>
            <w:ind w:left="720" w:hanging="360"/>
            <w:jc w:val="left"/>
          </w:pPr>
        </w:pPrChange>
      </w:pPr>
      <w:ins w:id="1327" w:author="Shirley Li" w:date="2018-12-06T10:30:00Z">
        <w:r w:rsidRPr="004931DE">
          <w:rPr>
            <w:rFonts w:ascii="Arial" w:hAnsi="Arial" w:cs="Arial" w:hint="eastAsia"/>
            <w:color w:val="212121"/>
            <w:rPrChange w:id="1328" w:author="Shirley Li" w:date="2018-12-06T10:30:00Z">
              <w:rPr>
                <w:rFonts w:hint="eastAsia"/>
              </w:rPr>
            </w:rPrChange>
          </w:rPr>
          <w:t>维吉尼亚鸢尾</w:t>
        </w:r>
      </w:ins>
      <w:del w:id="1329" w:author="Shirley Li" w:date="2018-12-06T10:30:00Z">
        <w:r w:rsidR="0048111B" w:rsidRPr="004931DE" w:rsidDel="004931DE">
          <w:rPr>
            <w:rFonts w:ascii="Arial" w:hAnsi="Arial" w:cs="Arial" w:hint="eastAsia"/>
            <w:color w:val="212121"/>
            <w:rPrChange w:id="1330" w:author="Shirley Li" w:date="2018-12-06T10:30:00Z">
              <w:rPr>
                <w:rFonts w:hint="eastAsia"/>
              </w:rPr>
            </w:rPrChange>
          </w:rPr>
          <w:delText>虹膜</w:delText>
        </w:r>
        <w:r w:rsidR="0048111B" w:rsidRPr="004931DE" w:rsidDel="004931DE">
          <w:rPr>
            <w:rFonts w:ascii="Arial" w:hAnsi="Arial" w:cs="Arial"/>
            <w:color w:val="212121"/>
            <w:rPrChange w:id="1331" w:author="Shirley Li" w:date="2018-12-06T10:30:00Z">
              <w:rPr/>
            </w:rPrChange>
          </w:rPr>
          <w:delText>virginica</w:delText>
        </w:r>
      </w:del>
    </w:p>
    <w:p w:rsidR="0048111B" w:rsidRDefault="0048111B" w:rsidP="006F7728">
      <w:pPr>
        <w:widowControl/>
        <w:numPr>
          <w:ilvl w:val="0"/>
          <w:numId w:val="29"/>
        </w:numPr>
        <w:spacing w:before="120" w:after="120"/>
        <w:ind w:left="0"/>
        <w:jc w:val="left"/>
        <w:rPr>
          <w:rFonts w:ascii="Arial" w:hAnsi="Arial" w:cs="Arial"/>
          <w:color w:val="212121"/>
        </w:rPr>
      </w:pPr>
      <w:del w:id="1332" w:author="Shirley Li" w:date="2018-12-06T10:30:00Z">
        <w:r w:rsidDel="005C400A">
          <w:rPr>
            <w:rFonts w:ascii="Arial" w:hAnsi="Arial" w:cs="Arial" w:hint="eastAsia"/>
            <w:color w:val="212121"/>
          </w:rPr>
          <w:delText>虹膜</w:delText>
        </w:r>
      </w:del>
      <w:ins w:id="1333" w:author="Shirley Li" w:date="2018-12-06T10:30:00Z">
        <w:r w:rsidR="005C400A">
          <w:rPr>
            <w:rFonts w:ascii="Arial" w:hAnsi="Arial" w:cs="Arial" w:hint="eastAsia"/>
            <w:color w:val="212121"/>
          </w:rPr>
          <w:t>变色</w:t>
        </w:r>
      </w:ins>
      <w:r>
        <w:rPr>
          <w:rFonts w:ascii="Arial" w:hAnsi="Arial" w:cs="Arial"/>
          <w:color w:val="212121"/>
        </w:rPr>
        <w:t>鸢尾</w:t>
      </w:r>
    </w:p>
    <w:tbl>
      <w:tblPr>
        <w:tblW w:w="9945" w:type="dxa"/>
        <w:tblCellMar>
          <w:top w:w="15" w:type="dxa"/>
          <w:left w:w="15" w:type="dxa"/>
          <w:bottom w:w="15" w:type="dxa"/>
          <w:right w:w="15" w:type="dxa"/>
        </w:tblCellMar>
        <w:tblLook w:val="04A0" w:firstRow="1" w:lastRow="0" w:firstColumn="1" w:lastColumn="0" w:noHBand="0" w:noVBand="1"/>
      </w:tblPr>
      <w:tblGrid>
        <w:gridCol w:w="9945"/>
      </w:tblGrid>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noProof/>
                <w:color w:val="212121"/>
                <w:szCs w:val="21"/>
              </w:rPr>
              <mc:AlternateContent>
                <mc:Choice Requires="wps">
                  <w:drawing>
                    <wp:inline distT="0" distB="0" distL="0" distR="0">
                      <wp:extent cx="304800" cy="304800"/>
                      <wp:effectExtent l="0" t="0" r="0" b="0"/>
                      <wp:docPr id="41" name="矩形 41" descr="花瓣几何形状比较三种虹膜种类：虹膜鸢尾，虹膜鸢尾花和虹膜鸢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448F6E" id="矩形 41" o:spid="_x0000_s1026" alt="花瓣几何形状比较三种虹膜种类：虹膜鸢尾，虹膜鸢尾花和虹膜鸢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BgqAYaAwAAGQYAAA4AAAAAAAAAAAAAAAAALgIA&#10;AGRycy9lMm9Eb2MueG1sUEsBAi0AFAAGAAgAAAAhAEyg6SzYAAAAAwEAAA8AAAAAAAAAAAAAAAAA&#10;dAUAAGRycy9kb3ducmV2LnhtbFBLBQYAAAAABAAEAPMAAAB5BgAAAAA=&#10;" filled="f" stroked="f">
                      <o:lock v:ext="edit" aspectratio="t"/>
                      <w10:anchorlock/>
                    </v:rect>
                  </w:pict>
                </mc:Fallback>
              </mc:AlternateConten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图</w:t>
            </w:r>
            <w:r>
              <w:rPr>
                <w:rFonts w:ascii="Arial" w:hAnsi="Arial" w:cs="Arial"/>
                <w:color w:val="212121"/>
                <w:szCs w:val="21"/>
              </w:rPr>
              <w:t> </w:t>
            </w:r>
            <w:hyperlink r:id="rId109" w:history="1">
              <w:r>
                <w:rPr>
                  <w:rStyle w:val="a5"/>
                  <w:rFonts w:ascii="Arial" w:hAnsi="Arial" w:cs="Arial"/>
                  <w:color w:val="039BE5"/>
                  <w:szCs w:val="21"/>
                </w:rPr>
                <w:t>1.Iris </w:t>
              </w:r>
            </w:hyperlink>
            <w:hyperlink r:id="rId110" w:history="1">
              <w:r>
                <w:rPr>
                  <w:rStyle w:val="a5"/>
                  <w:rFonts w:ascii="Arial" w:hAnsi="Arial" w:cs="Arial"/>
                  <w:color w:val="039BE5"/>
                  <w:szCs w:val="21"/>
                </w:rPr>
                <w:t>setosa</w:t>
              </w:r>
            </w:hyperlink>
            <w:r>
              <w:rPr>
                <w:rFonts w:ascii="Arial" w:hAnsi="Arial" w:cs="Arial"/>
                <w:color w:val="212121"/>
                <w:szCs w:val="21"/>
              </w:rPr>
              <w:t>（由</w:t>
            </w:r>
            <w:hyperlink r:id="rId111" w:history="1">
              <w:r>
                <w:rPr>
                  <w:rStyle w:val="a5"/>
                  <w:rFonts w:ascii="Arial" w:hAnsi="Arial" w:cs="Arial"/>
                  <w:color w:val="039BE5"/>
                  <w:szCs w:val="21"/>
                </w:rPr>
                <w:t>Radomil</w:t>
              </w:r>
            </w:hyperlink>
            <w:r>
              <w:rPr>
                <w:rFonts w:ascii="Arial" w:hAnsi="Arial" w:cs="Arial"/>
                <w:color w:val="212121"/>
                <w:szCs w:val="21"/>
              </w:rPr>
              <w:t>，</w:t>
            </w:r>
            <w:r>
              <w:rPr>
                <w:rFonts w:ascii="Arial" w:hAnsi="Arial" w:cs="Arial"/>
                <w:color w:val="212121"/>
                <w:szCs w:val="21"/>
              </w:rPr>
              <w:t>CC BY-SA 3.0</w:t>
            </w:r>
            <w:r>
              <w:rPr>
                <w:rFonts w:ascii="Arial" w:hAnsi="Arial" w:cs="Arial"/>
                <w:color w:val="212121"/>
                <w:szCs w:val="21"/>
              </w:rPr>
              <w:t>），</w:t>
            </w:r>
            <w:hyperlink r:id="rId112" w:history="1">
              <w:r>
                <w:rPr>
                  <w:rStyle w:val="a5"/>
                  <w:rFonts w:ascii="Arial" w:hAnsi="Arial" w:cs="Arial"/>
                  <w:color w:val="039BE5"/>
                  <w:szCs w:val="21"/>
                </w:rPr>
                <w:t>Iris versicolor</w:t>
              </w:r>
            </w:hyperlink>
            <w:r>
              <w:rPr>
                <w:rFonts w:ascii="Arial" w:hAnsi="Arial" w:cs="Arial"/>
                <w:color w:val="212121"/>
                <w:szCs w:val="21"/>
              </w:rPr>
              <w:t>，（由</w:t>
            </w:r>
            <w:hyperlink r:id="rId113" w:history="1">
              <w:r>
                <w:rPr>
                  <w:rStyle w:val="a5"/>
                  <w:rFonts w:ascii="Arial" w:hAnsi="Arial" w:cs="Arial"/>
                  <w:color w:val="039BE5"/>
                  <w:szCs w:val="21"/>
                </w:rPr>
                <w:t>Dlanglois</w:t>
              </w:r>
            </w:hyperlink>
            <w:r>
              <w:rPr>
                <w:rFonts w:ascii="Arial" w:hAnsi="Arial" w:cs="Arial"/>
                <w:color w:val="212121"/>
                <w:szCs w:val="21"/>
              </w:rPr>
              <w:t>，</w:t>
            </w:r>
            <w:r>
              <w:rPr>
                <w:rFonts w:ascii="Arial" w:hAnsi="Arial" w:cs="Arial"/>
                <w:color w:val="212121"/>
                <w:szCs w:val="21"/>
              </w:rPr>
              <w:t>CC BY-SA 3.0</w:t>
            </w:r>
            <w:r>
              <w:rPr>
                <w:rFonts w:ascii="Arial" w:hAnsi="Arial" w:cs="Arial"/>
                <w:color w:val="212121"/>
                <w:szCs w:val="21"/>
              </w:rPr>
              <w:t>）和</w:t>
            </w:r>
            <w:hyperlink r:id="rId114" w:history="1">
              <w:r>
                <w:rPr>
                  <w:rStyle w:val="a5"/>
                  <w:rFonts w:ascii="Arial" w:hAnsi="Arial" w:cs="Arial"/>
                  <w:color w:val="039BE5"/>
                  <w:szCs w:val="21"/>
                </w:rPr>
                <w:t>Iris virginica</w:t>
              </w:r>
            </w:hyperlink>
            <w:r>
              <w:rPr>
                <w:rFonts w:ascii="Arial" w:hAnsi="Arial" w:cs="Arial"/>
                <w:color w:val="212121"/>
                <w:szCs w:val="21"/>
              </w:rPr>
              <w:t>（由</w:t>
            </w:r>
            <w:hyperlink r:id="rId115" w:history="1">
              <w:r>
                <w:rPr>
                  <w:rStyle w:val="a5"/>
                  <w:rFonts w:ascii="Arial" w:hAnsi="Arial" w:cs="Arial"/>
                  <w:color w:val="039BE5"/>
                  <w:szCs w:val="21"/>
                </w:rPr>
                <w:t>Frank Mayfield</w:t>
              </w:r>
            </w:hyperlink>
            <w:r>
              <w:rPr>
                <w:rFonts w:ascii="Arial" w:hAnsi="Arial" w:cs="Arial"/>
                <w:color w:val="212121"/>
                <w:szCs w:val="21"/>
              </w:rPr>
              <w:t>，</w:t>
            </w:r>
            <w:r>
              <w:rPr>
                <w:rFonts w:ascii="Arial" w:hAnsi="Arial" w:cs="Arial"/>
                <w:color w:val="212121"/>
                <w:szCs w:val="21"/>
              </w:rPr>
              <w:t>CC BY-SA 2.0</w:t>
            </w:r>
            <w:r>
              <w:rPr>
                <w:rFonts w:ascii="Arial" w:hAnsi="Arial" w:cs="Arial"/>
                <w:color w:val="212121"/>
                <w:szCs w:val="21"/>
              </w:rPr>
              <w:t>）。</w:t>
            </w:r>
            <w:r>
              <w:rPr>
                <w:rFonts w:ascii="Arial" w:hAnsi="Arial" w:cs="Arial"/>
                <w:color w:val="212121"/>
                <w:szCs w:val="21"/>
              </w:rPr>
              <w:br/>
              <w:t> </w:t>
            </w:r>
          </w:p>
        </w:tc>
      </w:tr>
    </w:tbl>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幸运的是，有人已经用萼片和花瓣测量</w:t>
      </w:r>
      <w:proofErr w:type="gramStart"/>
      <w:ins w:id="1334" w:author="Shirley Li" w:date="2018-12-06T10:30:00Z">
        <w:r w:rsidR="00E86CFF">
          <w:rPr>
            <w:rFonts w:ascii="Arial" w:hAnsi="Arial" w:cs="Arial" w:hint="eastAsia"/>
            <w:color w:val="212121"/>
          </w:rPr>
          <w:t>值</w:t>
        </w:r>
      </w:ins>
      <w:r>
        <w:rPr>
          <w:rFonts w:ascii="Arial" w:hAnsi="Arial" w:cs="Arial"/>
          <w:color w:val="212121"/>
        </w:rPr>
        <w:t>创建</w:t>
      </w:r>
      <w:proofErr w:type="gramEnd"/>
      <w:r>
        <w:rPr>
          <w:rFonts w:ascii="Arial" w:hAnsi="Arial" w:cs="Arial"/>
          <w:color w:val="212121"/>
        </w:rPr>
        <w:t>了</w:t>
      </w:r>
      <w:hyperlink r:id="rId116" w:history="1">
        <w:r>
          <w:rPr>
            <w:rStyle w:val="a5"/>
            <w:rFonts w:ascii="Arial" w:hAnsi="Arial" w:cs="Arial"/>
            <w:color w:val="039BE5"/>
          </w:rPr>
          <w:t>120</w:t>
        </w:r>
        <w:r>
          <w:rPr>
            <w:rStyle w:val="a5"/>
            <w:rFonts w:ascii="Arial" w:hAnsi="Arial" w:cs="Arial"/>
            <w:color w:val="039BE5"/>
          </w:rPr>
          <w:t>个鸢尾花</w:t>
        </w:r>
      </w:hyperlink>
      <w:r>
        <w:rPr>
          <w:rFonts w:ascii="Arial" w:hAnsi="Arial" w:cs="Arial"/>
          <w:color w:val="212121"/>
        </w:rPr>
        <w:t>的</w:t>
      </w:r>
      <w:hyperlink r:id="rId117" w:history="1">
        <w:r>
          <w:rPr>
            <w:rStyle w:val="a5"/>
            <w:rFonts w:ascii="Arial" w:hAnsi="Arial" w:cs="Arial"/>
            <w:color w:val="039BE5"/>
          </w:rPr>
          <w:t>数据集</w:t>
        </w:r>
      </w:hyperlink>
      <w:r>
        <w:rPr>
          <w:rFonts w:ascii="Arial" w:hAnsi="Arial" w:cs="Arial"/>
          <w:color w:val="212121"/>
        </w:rPr>
        <w:t>。</w:t>
      </w:r>
      <w:ins w:id="1335" w:author="Shirley Li" w:date="2018-12-06T10:32:00Z">
        <w:r w:rsidR="001A33C5" w:rsidRPr="001A33C5">
          <w:rPr>
            <w:rFonts w:ascii="Arial" w:hAnsi="Arial" w:cs="Arial" w:hint="eastAsia"/>
            <w:color w:val="212121"/>
          </w:rPr>
          <w:t>这是一个在入门级机器学习分类问题中经常使用的经典数据集。</w:t>
        </w:r>
      </w:ins>
      <w:del w:id="1336" w:author="Shirley Li" w:date="2018-12-06T10:32:00Z">
        <w:r w:rsidDel="001A33C5">
          <w:rPr>
            <w:rFonts w:ascii="Arial" w:hAnsi="Arial" w:cs="Arial"/>
            <w:color w:val="212121"/>
          </w:rPr>
          <w:delText>这是一个流行的初学者机器学习分类问题的经典数据集。</w:delText>
        </w:r>
      </w:del>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lastRenderedPageBreak/>
        <w:t>导入和解析训练数据集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下载数据</w:t>
      </w:r>
      <w:proofErr w:type="gramStart"/>
      <w:r>
        <w:rPr>
          <w:rFonts w:ascii="Arial" w:hAnsi="Arial" w:cs="Arial"/>
          <w:color w:val="212121"/>
        </w:rPr>
        <w:t>集文件</w:t>
      </w:r>
      <w:proofErr w:type="gramEnd"/>
      <w:r>
        <w:rPr>
          <w:rFonts w:ascii="Arial" w:hAnsi="Arial" w:cs="Arial"/>
          <w:color w:val="212121"/>
        </w:rPr>
        <w:t>并将其转换为可供此</w:t>
      </w:r>
      <w:r>
        <w:rPr>
          <w:rFonts w:ascii="Arial" w:hAnsi="Arial" w:cs="Arial"/>
          <w:color w:val="212121"/>
        </w:rPr>
        <w:t>Python</w:t>
      </w:r>
      <w:r>
        <w:rPr>
          <w:rFonts w:ascii="Arial" w:hAnsi="Arial" w:cs="Arial"/>
          <w:color w:val="212121"/>
        </w:rPr>
        <w:t>程序使用的结构。</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下载数据集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使用</w:t>
      </w:r>
      <w:hyperlink r:id="rId118" w:history="1">
        <w:r>
          <w:rPr>
            <w:rStyle w:val="a5"/>
            <w:rFonts w:ascii="Arial" w:hAnsi="Arial" w:cs="Arial"/>
            <w:color w:val="039BE5"/>
          </w:rPr>
          <w:t>tf.keras.utils.get_file</w:t>
        </w:r>
      </w:hyperlink>
      <w:r>
        <w:rPr>
          <w:rFonts w:ascii="Arial" w:hAnsi="Arial" w:cs="Arial"/>
          <w:color w:val="212121"/>
        </w:rPr>
        <w:t>函数下载训练数据集文件。这将返回下载文件的文件路径。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train_dataset_url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"http://download.tensorflow.org/data/iris_training.csv"</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train_dataset_fp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utils</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fname</w:t>
      </w:r>
      <w:r>
        <w:rPr>
          <w:rStyle w:val="pun"/>
          <w:rFonts w:ascii="Courier New" w:hAnsi="Courier New" w:cs="Courier New"/>
          <w:color w:val="37474F"/>
          <w:sz w:val="21"/>
          <w:szCs w:val="21"/>
        </w:rPr>
        <w:t>=</w:t>
      </w:r>
      <w:proofErr w:type="gramStart"/>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basename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train_dataset_url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origin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train_dataset_url</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"Local copy of the dataset file: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train_dataset_fp</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http://download.tensorflow.org/data/iris_training.csv</w:t>
      </w:r>
      <w:r>
        <w:rPr>
          <w:rFonts w:ascii="Courier New" w:hAnsi="Courier New" w:cs="Courier New"/>
          <w:color w:val="37474F"/>
          <w:sz w:val="21"/>
          <w:szCs w:val="21"/>
        </w:rPr>
        <w:t>下载数据</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8192/2194 [============================================== ================================================== ================]  -  0s 0us / step</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数据</w:t>
      </w:r>
      <w:proofErr w:type="gramStart"/>
      <w:r>
        <w:rPr>
          <w:rFonts w:ascii="Courier New" w:hAnsi="Courier New" w:cs="Courier New"/>
          <w:color w:val="37474F"/>
          <w:sz w:val="21"/>
          <w:szCs w:val="21"/>
        </w:rPr>
        <w:t>集文件</w:t>
      </w:r>
      <w:proofErr w:type="gramEnd"/>
      <w:r>
        <w:rPr>
          <w:rFonts w:ascii="Courier New" w:hAnsi="Courier New" w:cs="Courier New"/>
          <w:color w:val="37474F"/>
          <w:sz w:val="21"/>
          <w:szCs w:val="21"/>
        </w:rPr>
        <w:t>的本地副本：</w:t>
      </w:r>
      <w:r>
        <w:rPr>
          <w:rFonts w:ascii="Courier New" w:hAnsi="Courier New" w:cs="Courier New"/>
          <w:color w:val="37474F"/>
          <w:sz w:val="21"/>
          <w:szCs w:val="21"/>
        </w:rPr>
        <w:t>/root/.keras/datasets/iris_training.csv</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检查数据</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此数据集</w:t>
      </w:r>
      <w:r>
        <w:rPr>
          <w:rStyle w:val="HTML"/>
          <w:rFonts w:ascii="Courier New" w:hAnsi="Courier New" w:cs="Courier New"/>
          <w:color w:val="37474F"/>
          <w:sz w:val="22"/>
          <w:szCs w:val="22"/>
          <w:shd w:val="clear" w:color="auto" w:fill="F7F7F7"/>
        </w:rPr>
        <w:t>iris_training.csv</w:t>
      </w:r>
      <w:r>
        <w:rPr>
          <w:rFonts w:ascii="Arial" w:hAnsi="Arial" w:cs="Arial"/>
          <w:color w:val="212121"/>
        </w:rPr>
        <w:t>是一个纯文本文件，</w:t>
      </w:r>
      <w:ins w:id="1337" w:author="Shirley Li" w:date="2018-12-06T10:35:00Z">
        <w:r w:rsidR="00A26D21">
          <w:rPr>
            <w:rFonts w:ascii="Arial" w:hAnsi="Arial" w:cs="Arial" w:hint="eastAsia"/>
            <w:color w:val="212121"/>
          </w:rPr>
          <w:t>其中</w:t>
        </w:r>
      </w:ins>
      <w:del w:id="1338" w:author="Shirley Li" w:date="2018-12-06T10:35:00Z">
        <w:r w:rsidDel="00A26D21">
          <w:rPr>
            <w:rFonts w:ascii="Arial" w:hAnsi="Arial" w:cs="Arial"/>
            <w:color w:val="212121"/>
          </w:rPr>
          <w:delText>用于</w:delText>
        </w:r>
      </w:del>
      <w:r>
        <w:rPr>
          <w:rFonts w:ascii="Arial" w:hAnsi="Arial" w:cs="Arial"/>
          <w:color w:val="212121"/>
        </w:rPr>
        <w:t>存储</w:t>
      </w:r>
      <w:ins w:id="1339" w:author="Shirley Li" w:date="2018-12-06T10:35:00Z">
        <w:r w:rsidR="00A26D21">
          <w:rPr>
            <w:rFonts w:ascii="Arial" w:hAnsi="Arial" w:cs="Arial" w:hint="eastAsia"/>
            <w:color w:val="212121"/>
          </w:rPr>
          <w:t>了</w:t>
        </w:r>
      </w:ins>
      <w:del w:id="1340" w:author="Shirley Li" w:date="2018-12-06T10:35:00Z">
        <w:r w:rsidDel="00A26D21">
          <w:rPr>
            <w:rFonts w:ascii="Arial" w:hAnsi="Arial" w:cs="Arial"/>
            <w:color w:val="212121"/>
          </w:rPr>
          <w:delText>格式为</w:delText>
        </w:r>
      </w:del>
      <w:r>
        <w:rPr>
          <w:rFonts w:ascii="Arial" w:hAnsi="Arial" w:cs="Arial"/>
          <w:color w:val="212121"/>
        </w:rPr>
        <w:t>逗号分隔</w:t>
      </w:r>
      <w:del w:id="1341" w:author="Shirley Li" w:date="2018-12-06T10:35:00Z">
        <w:r w:rsidDel="00A26D21">
          <w:rPr>
            <w:rFonts w:ascii="Arial" w:hAnsi="Arial" w:cs="Arial"/>
            <w:color w:val="212121"/>
          </w:rPr>
          <w:delText>值</w:delText>
        </w:r>
        <w:r w:rsidDel="00D84C87">
          <w:rPr>
            <w:rFonts w:ascii="Arial" w:hAnsi="Arial" w:cs="Arial"/>
            <w:color w:val="212121"/>
          </w:rPr>
          <w:delText>（</w:delText>
        </w:r>
        <w:r w:rsidDel="00D84C87">
          <w:rPr>
            <w:rFonts w:ascii="Arial" w:hAnsi="Arial" w:cs="Arial"/>
            <w:color w:val="212121"/>
          </w:rPr>
          <w:delText>CSV</w:delText>
        </w:r>
        <w:r w:rsidDel="00D84C87">
          <w:rPr>
            <w:rFonts w:ascii="Arial" w:hAnsi="Arial" w:cs="Arial"/>
            <w:color w:val="212121"/>
          </w:rPr>
          <w:delText>）</w:delText>
        </w:r>
      </w:del>
      <w:r>
        <w:rPr>
          <w:rFonts w:ascii="Arial" w:hAnsi="Arial" w:cs="Arial"/>
          <w:color w:val="212121"/>
        </w:rPr>
        <w:t>的表格数据</w:t>
      </w:r>
      <w:ins w:id="1342" w:author="Shirley Li" w:date="2018-12-06T10:35:00Z">
        <w:r w:rsidR="00D84C87">
          <w:rPr>
            <w:rFonts w:ascii="Arial" w:hAnsi="Arial" w:cs="Arial"/>
            <w:color w:val="212121"/>
          </w:rPr>
          <w:t>（</w:t>
        </w:r>
        <w:r w:rsidR="00D84C87">
          <w:rPr>
            <w:rFonts w:ascii="Arial" w:hAnsi="Arial" w:cs="Arial"/>
            <w:color w:val="212121"/>
          </w:rPr>
          <w:t>CSV</w:t>
        </w:r>
        <w:r w:rsidR="00D84C87">
          <w:rPr>
            <w:rFonts w:ascii="Arial" w:hAnsi="Arial" w:cs="Arial"/>
            <w:color w:val="212121"/>
          </w:rPr>
          <w:t>）</w:t>
        </w:r>
      </w:ins>
      <w:r>
        <w:rPr>
          <w:rFonts w:ascii="Arial" w:hAnsi="Arial" w:cs="Arial"/>
          <w:color w:val="212121"/>
        </w:rPr>
        <w:t>。使用</w:t>
      </w:r>
      <w:del w:id="1343" w:author="Shirley Li" w:date="2018-12-06T10:35:00Z">
        <w:r w:rsidDel="000A2954">
          <w:rPr>
            <w:rFonts w:ascii="Arial" w:hAnsi="Arial" w:cs="Arial"/>
            <w:color w:val="212121"/>
          </w:rPr>
          <w:delText>该</w:delText>
        </w:r>
      </w:del>
      <w:r>
        <w:rPr>
          <w:rStyle w:val="HTML"/>
          <w:rFonts w:ascii="Courier New" w:hAnsi="Courier New" w:cs="Courier New"/>
          <w:color w:val="37474F"/>
          <w:sz w:val="22"/>
          <w:szCs w:val="22"/>
          <w:shd w:val="clear" w:color="auto" w:fill="F7F7F7"/>
        </w:rPr>
        <w:t>head -n5</w:t>
      </w:r>
      <w:r>
        <w:rPr>
          <w:rFonts w:ascii="Arial" w:hAnsi="Arial" w:cs="Arial"/>
          <w:color w:val="212121"/>
        </w:rPr>
        <w:t>命令在</w:t>
      </w:r>
      <w:ins w:id="1344" w:author="Shirley Li" w:date="2018-12-06T10:35:00Z">
        <w:r w:rsidR="000A2954" w:rsidRPr="000A2954">
          <w:rPr>
            <w:rFonts w:ascii="Arial" w:hAnsi="Arial" w:cs="Arial" w:hint="eastAsia"/>
            <w:color w:val="212121"/>
          </w:rPr>
          <w:t>查看前</w:t>
        </w:r>
        <w:r w:rsidR="000A2954" w:rsidRPr="000A2954">
          <w:rPr>
            <w:rFonts w:ascii="Arial" w:hAnsi="Arial" w:cs="Arial" w:hint="eastAsia"/>
            <w:color w:val="212121"/>
          </w:rPr>
          <w:t xml:space="preserve"> 5 </w:t>
        </w:r>
        <w:proofErr w:type="gramStart"/>
        <w:r w:rsidR="000A2954" w:rsidRPr="000A2954">
          <w:rPr>
            <w:rFonts w:ascii="Arial" w:hAnsi="Arial" w:cs="Arial" w:hint="eastAsia"/>
            <w:color w:val="212121"/>
          </w:rPr>
          <w:t>个</w:t>
        </w:r>
        <w:proofErr w:type="gramEnd"/>
        <w:r w:rsidR="000A2954" w:rsidRPr="000A2954">
          <w:rPr>
            <w:rFonts w:ascii="Arial" w:hAnsi="Arial" w:cs="Arial" w:hint="eastAsia"/>
            <w:color w:val="212121"/>
          </w:rPr>
          <w:t>条目</w:t>
        </w:r>
      </w:ins>
      <w:del w:id="1345" w:author="Shirley Li" w:date="2018-12-06T10:35:00Z">
        <w:r w:rsidDel="000A2954">
          <w:rPr>
            <w:rFonts w:ascii="Arial" w:hAnsi="Arial" w:cs="Arial"/>
            <w:color w:val="212121"/>
          </w:rPr>
          <w:delText>前五个条目中达到峰值</w:delText>
        </w:r>
      </w:del>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head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n5 </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train_dataset_fp</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120,4</w:t>
      </w:r>
      <w:r>
        <w:rPr>
          <w:rFonts w:ascii="Courier New" w:hAnsi="Courier New" w:cs="Courier New"/>
          <w:color w:val="37474F"/>
          <w:sz w:val="21"/>
          <w:szCs w:val="21"/>
        </w:rPr>
        <w:t>，</w:t>
      </w:r>
      <w:r>
        <w:rPr>
          <w:rFonts w:ascii="Courier New" w:hAnsi="Courier New" w:cs="Courier New"/>
          <w:color w:val="37474F"/>
          <w:sz w:val="21"/>
          <w:szCs w:val="21"/>
        </w:rPr>
        <w:t>setosa</w:t>
      </w:r>
      <w:ins w:id="1346" w:author="Shirley Li" w:date="2018-12-06T10:37:00Z">
        <w:r w:rsidR="00DF0273" w:rsidRPr="00DF0273">
          <w:rPr>
            <w:rFonts w:ascii="Courier New" w:hAnsi="Courier New" w:cs="Courier New"/>
            <w:color w:val="37474F"/>
            <w:sz w:val="21"/>
            <w:szCs w:val="21"/>
          </w:rPr>
          <w:t>,versicolor,virginica</w:t>
        </w:r>
      </w:ins>
      <w:del w:id="1347" w:author="Shirley Li" w:date="2018-12-06T10:37:00Z">
        <w:r w:rsidDel="00DF0273">
          <w:rPr>
            <w:rFonts w:ascii="Courier New" w:hAnsi="Courier New" w:cs="Courier New"/>
            <w:color w:val="37474F"/>
            <w:sz w:val="21"/>
            <w:szCs w:val="21"/>
          </w:rPr>
          <w:delText>，云芝，锦葵</w:delText>
        </w:r>
      </w:del>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6.4,2.8,5.6,2.2,2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5.0,2.3,3.3,1.0,1</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4.9,2.5,4.5,1.7,2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4.9,3.1,1.5,0.1,0</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从数据集的此视图中</w:t>
      </w:r>
      <w:del w:id="1348" w:author="Shirley Li" w:date="2018-12-06T10:37:00Z">
        <w:r w:rsidDel="00940813">
          <w:rPr>
            <w:rFonts w:ascii="Arial" w:hAnsi="Arial" w:cs="Arial" w:hint="eastAsia"/>
            <w:color w:val="212121"/>
          </w:rPr>
          <w:delText>，请注意</w:delText>
        </w:r>
      </w:del>
      <w:ins w:id="1349" w:author="Shirley Li" w:date="2018-12-06T10:37:00Z">
        <w:r w:rsidR="00940813">
          <w:rPr>
            <w:rFonts w:ascii="Arial" w:hAnsi="Arial" w:cs="Arial" w:hint="eastAsia"/>
            <w:color w:val="212121"/>
          </w:rPr>
          <w:t>可以发现</w:t>
        </w:r>
      </w:ins>
      <w:r>
        <w:rPr>
          <w:rFonts w:ascii="Arial" w:hAnsi="Arial" w:cs="Arial"/>
          <w:color w:val="212121"/>
        </w:rPr>
        <w:t>以下内容：</w:t>
      </w:r>
    </w:p>
    <w:p w:rsidR="0048111B" w:rsidRDefault="0048111B" w:rsidP="006F7728">
      <w:pPr>
        <w:widowControl/>
        <w:numPr>
          <w:ilvl w:val="0"/>
          <w:numId w:val="30"/>
        </w:numPr>
        <w:spacing w:before="120" w:after="120"/>
        <w:ind w:left="0"/>
        <w:jc w:val="left"/>
        <w:rPr>
          <w:rFonts w:ascii="Arial" w:hAnsi="Arial" w:cs="Arial"/>
          <w:color w:val="212121"/>
        </w:rPr>
      </w:pPr>
      <w:r>
        <w:rPr>
          <w:rFonts w:ascii="Arial" w:hAnsi="Arial" w:cs="Arial"/>
          <w:color w:val="212121"/>
        </w:rPr>
        <w:t>第一行是</w:t>
      </w:r>
      <w:del w:id="1350" w:author="Shirley Li" w:date="2018-12-06T10:38:00Z">
        <w:r w:rsidDel="004A6C30">
          <w:rPr>
            <w:rFonts w:ascii="Arial" w:hAnsi="Arial" w:cs="Arial"/>
            <w:color w:val="212121"/>
          </w:rPr>
          <w:delText>包含有关</w:delText>
        </w:r>
      </w:del>
      <w:r>
        <w:rPr>
          <w:rFonts w:ascii="Arial" w:hAnsi="Arial" w:cs="Arial"/>
          <w:color w:val="212121"/>
        </w:rPr>
        <w:t>数据集的信息的标题：</w:t>
      </w:r>
    </w:p>
    <w:p w:rsidR="0048111B" w:rsidRDefault="0048111B" w:rsidP="006F7728">
      <w:pPr>
        <w:widowControl/>
        <w:numPr>
          <w:ilvl w:val="1"/>
          <w:numId w:val="30"/>
        </w:numPr>
        <w:spacing w:before="120" w:after="120"/>
        <w:ind w:left="0"/>
        <w:jc w:val="left"/>
        <w:rPr>
          <w:rFonts w:ascii="Arial" w:hAnsi="Arial" w:cs="Arial"/>
          <w:color w:val="212121"/>
        </w:rPr>
      </w:pPr>
      <w:r>
        <w:rPr>
          <w:rFonts w:ascii="Arial" w:hAnsi="Arial" w:cs="Arial"/>
          <w:color w:val="212121"/>
        </w:rPr>
        <w:t>总共有</w:t>
      </w:r>
      <w:r>
        <w:rPr>
          <w:rFonts w:ascii="Arial" w:hAnsi="Arial" w:cs="Arial"/>
          <w:color w:val="212121"/>
        </w:rPr>
        <w:t>120</w:t>
      </w:r>
      <w:r>
        <w:rPr>
          <w:rFonts w:ascii="Arial" w:hAnsi="Arial" w:cs="Arial"/>
          <w:color w:val="212121"/>
        </w:rPr>
        <w:t>个例子。每个示例都有四个功能和</w:t>
      </w:r>
      <w:ins w:id="1351" w:author="Shirley Li" w:date="2018-12-06T10:39:00Z">
        <w:r w:rsidR="007119EF" w:rsidRPr="007119EF">
          <w:rPr>
            <w:rFonts w:ascii="Arial" w:hAnsi="Arial" w:cs="Arial" w:hint="eastAsia"/>
            <w:color w:val="212121"/>
          </w:rPr>
          <w:t>和一个标签名称，标签名称有三种可能。</w:t>
        </w:r>
      </w:ins>
      <w:del w:id="1352" w:author="Shirley Li" w:date="2018-12-06T10:39:00Z">
        <w:r w:rsidDel="007119EF">
          <w:rPr>
            <w:rFonts w:ascii="Arial" w:hAnsi="Arial" w:cs="Arial"/>
            <w:color w:val="212121"/>
          </w:rPr>
          <w:delText>三个可能的标签名称之一。</w:delText>
        </w:r>
      </w:del>
    </w:p>
    <w:p w:rsidR="0048111B" w:rsidRDefault="0048111B" w:rsidP="006F7728">
      <w:pPr>
        <w:widowControl/>
        <w:numPr>
          <w:ilvl w:val="0"/>
          <w:numId w:val="30"/>
        </w:numPr>
        <w:spacing w:before="120" w:after="120"/>
        <w:ind w:left="0"/>
        <w:jc w:val="left"/>
        <w:rPr>
          <w:rFonts w:ascii="Arial" w:hAnsi="Arial" w:cs="Arial"/>
          <w:color w:val="212121"/>
        </w:rPr>
      </w:pPr>
      <w:r>
        <w:rPr>
          <w:rFonts w:ascii="Arial" w:hAnsi="Arial" w:cs="Arial"/>
          <w:color w:val="212121"/>
        </w:rPr>
        <w:t>后</w:t>
      </w:r>
      <w:ins w:id="1353" w:author="Shirley Li" w:date="2018-12-06T10:40:00Z">
        <w:r w:rsidR="00DB440F">
          <w:rPr>
            <w:rFonts w:ascii="Arial" w:hAnsi="Arial" w:cs="Arial" w:hint="eastAsia"/>
            <w:color w:val="212121"/>
          </w:rPr>
          <w:t>面的</w:t>
        </w:r>
      </w:ins>
      <w:del w:id="1354" w:author="Shirley Li" w:date="2018-12-06T10:40:00Z">
        <w:r w:rsidDel="00DB440F">
          <w:rPr>
            <w:rFonts w:ascii="Arial" w:hAnsi="Arial" w:cs="Arial"/>
            <w:color w:val="212121"/>
          </w:rPr>
          <w:delText>续</w:delText>
        </w:r>
      </w:del>
      <w:r>
        <w:rPr>
          <w:rFonts w:ascii="Arial" w:hAnsi="Arial" w:cs="Arial"/>
          <w:color w:val="212121"/>
        </w:rPr>
        <w:t>行是数据记录</w:t>
      </w:r>
      <w:ins w:id="1355" w:author="Shirley Li" w:date="2018-12-06T10:40:00Z">
        <w:r w:rsidR="00DB440F" w:rsidRPr="00DB440F">
          <w:rPr>
            <w:rFonts w:ascii="Arial" w:hAnsi="Arial" w:cs="Arial" w:hint="eastAsia"/>
            <w:color w:val="212121"/>
          </w:rPr>
          <w:t>，每个样本各占一行</w:t>
        </w:r>
      </w:ins>
      <w:del w:id="1356" w:author="Shirley Li" w:date="2018-12-06T10:40:00Z">
        <w:r w:rsidDel="00DB440F">
          <w:rPr>
            <w:rFonts w:ascii="Arial" w:hAnsi="Arial" w:cs="Arial"/>
            <w:color w:val="212121"/>
          </w:rPr>
          <w:delText>，每行一个</w:delText>
        </w:r>
        <w:r w:rsidR="00756807" w:rsidDel="00DB440F">
          <w:rPr>
            <w:rStyle w:val="a5"/>
            <w:rFonts w:ascii="Arial" w:hAnsi="Arial" w:cs="Arial"/>
            <w:i/>
            <w:iCs/>
            <w:color w:val="039BE5"/>
          </w:rPr>
          <w:fldChar w:fldCharType="begin"/>
        </w:r>
        <w:r w:rsidR="00756807" w:rsidDel="00DB440F">
          <w:rPr>
            <w:rStyle w:val="a5"/>
            <w:rFonts w:ascii="Arial" w:hAnsi="Arial" w:cs="Arial"/>
            <w:i/>
            <w:iCs/>
            <w:color w:val="039BE5"/>
          </w:rPr>
          <w:delInstrText xml:space="preserve"> HYPERLINK "https://developers.google.cn/machine-learning/glossary/" \l "example" </w:delInstrText>
        </w:r>
        <w:r w:rsidR="00756807" w:rsidDel="00DB440F">
          <w:rPr>
            <w:rStyle w:val="a5"/>
            <w:rFonts w:ascii="Arial" w:hAnsi="Arial" w:cs="Arial"/>
            <w:i/>
            <w:iCs/>
            <w:color w:val="039BE5"/>
          </w:rPr>
          <w:fldChar w:fldCharType="separate"/>
        </w:r>
        <w:r w:rsidDel="00DB440F">
          <w:rPr>
            <w:rStyle w:val="a5"/>
            <w:rFonts w:ascii="Arial" w:hAnsi="Arial" w:cs="Arial"/>
            <w:i/>
            <w:iCs/>
            <w:color w:val="039BE5"/>
          </w:rPr>
          <w:delText>示例</w:delText>
        </w:r>
        <w:r w:rsidR="00756807" w:rsidDel="00DB440F">
          <w:rPr>
            <w:rStyle w:val="a5"/>
            <w:rFonts w:ascii="Arial" w:hAnsi="Arial" w:cs="Arial"/>
            <w:i/>
            <w:iCs/>
            <w:color w:val="039BE5"/>
          </w:rPr>
          <w:fldChar w:fldCharType="end"/>
        </w:r>
      </w:del>
      <w:r>
        <w:rPr>
          <w:rFonts w:ascii="Arial" w:hAnsi="Arial" w:cs="Arial"/>
          <w:color w:val="212121"/>
        </w:rPr>
        <w:t>，其中：</w:t>
      </w:r>
    </w:p>
    <w:p w:rsidR="0048111B" w:rsidRDefault="0048111B" w:rsidP="006F7728">
      <w:pPr>
        <w:widowControl/>
        <w:numPr>
          <w:ilvl w:val="1"/>
          <w:numId w:val="30"/>
        </w:numPr>
        <w:spacing w:before="120" w:after="120"/>
        <w:ind w:left="0"/>
        <w:jc w:val="left"/>
        <w:rPr>
          <w:rFonts w:ascii="Arial" w:hAnsi="Arial" w:cs="Arial"/>
          <w:color w:val="212121"/>
        </w:rPr>
      </w:pPr>
      <w:r>
        <w:rPr>
          <w:rFonts w:ascii="Arial" w:hAnsi="Arial" w:cs="Arial"/>
          <w:color w:val="212121"/>
        </w:rPr>
        <w:t>前四个字段是</w:t>
      </w:r>
      <w:hyperlink r:id="rId119" w:anchor="feature" w:history="1">
        <w:r>
          <w:rPr>
            <w:rStyle w:val="a5"/>
            <w:rFonts w:ascii="Arial" w:hAnsi="Arial" w:cs="Arial"/>
            <w:i/>
            <w:iCs/>
            <w:color w:val="039BE5"/>
          </w:rPr>
          <w:t>特征</w:t>
        </w:r>
      </w:hyperlink>
      <w:r>
        <w:rPr>
          <w:rFonts w:ascii="Arial" w:hAnsi="Arial" w:cs="Arial"/>
          <w:color w:val="212121"/>
        </w:rPr>
        <w:t>：</w:t>
      </w:r>
      <w:ins w:id="1357" w:author="Shirley Li" w:date="2018-12-06T10:42:00Z">
        <w:r w:rsidR="003F2EC5">
          <w:rPr>
            <w:rFonts w:ascii="Arial" w:hAnsi="Arial" w:cs="Arial" w:hint="eastAsia"/>
            <w:color w:val="212121"/>
          </w:rPr>
          <w:t>即</w:t>
        </w:r>
      </w:ins>
      <w:del w:id="1358" w:author="Shirley Li" w:date="2018-12-06T10:42:00Z">
        <w:r w:rsidDel="003F2EC5">
          <w:rPr>
            <w:rFonts w:ascii="Arial" w:hAnsi="Arial" w:cs="Arial"/>
            <w:color w:val="212121"/>
          </w:rPr>
          <w:delText>这些</w:delText>
        </w:r>
      </w:del>
      <w:r>
        <w:rPr>
          <w:rFonts w:ascii="Arial" w:hAnsi="Arial" w:cs="Arial"/>
          <w:color w:val="212121"/>
        </w:rPr>
        <w:t>是示例的特征。这里，字段包含表示花卉测量值的浮点数。</w:t>
      </w:r>
    </w:p>
    <w:p w:rsidR="0048111B" w:rsidRDefault="0048111B" w:rsidP="006F7728">
      <w:pPr>
        <w:widowControl/>
        <w:numPr>
          <w:ilvl w:val="1"/>
          <w:numId w:val="30"/>
        </w:numPr>
        <w:spacing w:before="120" w:after="120"/>
        <w:ind w:left="0"/>
        <w:jc w:val="left"/>
        <w:rPr>
          <w:rFonts w:ascii="Arial" w:hAnsi="Arial" w:cs="Arial"/>
          <w:color w:val="212121"/>
        </w:rPr>
      </w:pPr>
      <w:r>
        <w:rPr>
          <w:rFonts w:ascii="Arial" w:hAnsi="Arial" w:cs="Arial"/>
          <w:color w:val="212121"/>
        </w:rPr>
        <w:t>最后一列是</w:t>
      </w:r>
      <w:hyperlink r:id="rId120" w:anchor="label" w:history="1">
        <w:r>
          <w:rPr>
            <w:rStyle w:val="a5"/>
            <w:rFonts w:ascii="Arial" w:hAnsi="Arial" w:cs="Arial"/>
            <w:i/>
            <w:iCs/>
            <w:color w:val="039BE5"/>
          </w:rPr>
          <w:t>标签</w:t>
        </w:r>
      </w:hyperlink>
      <w:r>
        <w:rPr>
          <w:rFonts w:ascii="Arial" w:hAnsi="Arial" w:cs="Arial"/>
          <w:color w:val="212121"/>
        </w:rPr>
        <w:t>：</w:t>
      </w:r>
      <w:ins w:id="1359" w:author="Shirley Li" w:date="2018-12-06T10:42:00Z">
        <w:r w:rsidR="00764D3A">
          <w:rPr>
            <w:rFonts w:ascii="Arial" w:hAnsi="Arial" w:cs="Arial" w:hint="eastAsia"/>
            <w:color w:val="212121"/>
          </w:rPr>
          <w:t>即</w:t>
        </w:r>
      </w:ins>
      <w:del w:id="1360" w:author="Shirley Li" w:date="2018-12-06T10:42:00Z">
        <w:r w:rsidDel="00764D3A">
          <w:rPr>
            <w:rFonts w:ascii="Arial" w:hAnsi="Arial" w:cs="Arial"/>
            <w:color w:val="212121"/>
          </w:rPr>
          <w:delText>这是</w:delText>
        </w:r>
      </w:del>
      <w:r>
        <w:rPr>
          <w:rFonts w:ascii="Arial" w:hAnsi="Arial" w:cs="Arial"/>
          <w:color w:val="212121"/>
        </w:rPr>
        <w:t>我们想要预测的值。对于此数据集，它是与</w:t>
      </w:r>
      <w:proofErr w:type="gramStart"/>
      <w:r>
        <w:rPr>
          <w:rFonts w:ascii="Arial" w:hAnsi="Arial" w:cs="Arial"/>
          <w:color w:val="212121"/>
        </w:rPr>
        <w:t>花名称</w:t>
      </w:r>
      <w:proofErr w:type="gramEnd"/>
      <w:r>
        <w:rPr>
          <w:rFonts w:ascii="Arial" w:hAnsi="Arial" w:cs="Arial"/>
          <w:color w:val="212121"/>
        </w:rPr>
        <w:t>对应的整数值</w:t>
      </w:r>
      <w:r>
        <w:rPr>
          <w:rFonts w:ascii="Arial" w:hAnsi="Arial" w:cs="Arial"/>
          <w:color w:val="212121"/>
        </w:rPr>
        <w:t>0,1</w:t>
      </w:r>
      <w:r>
        <w:rPr>
          <w:rFonts w:ascii="Arial" w:hAnsi="Arial" w:cs="Arial"/>
          <w:color w:val="212121"/>
        </w:rPr>
        <w:t>或</w:t>
      </w:r>
      <w:r>
        <w:rPr>
          <w:rFonts w:ascii="Arial" w:hAnsi="Arial" w:cs="Arial"/>
          <w:color w:val="212121"/>
        </w:rPr>
        <w:t>2</w:t>
      </w:r>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我们在代码中写出来：</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column order in CSV file</w:t>
      </w:r>
      <w:r>
        <w:rPr>
          <w:rFonts w:ascii="Courier New" w:hAnsi="Courier New" w:cs="Courier New"/>
          <w:color w:val="37474F"/>
          <w:sz w:val="21"/>
          <w:szCs w:val="21"/>
        </w:rPr>
        <w:br/>
      </w:r>
      <w:r>
        <w:rPr>
          <w:rStyle w:val="pln"/>
          <w:rFonts w:ascii="Courier New" w:hAnsi="Courier New" w:cs="Courier New"/>
          <w:color w:val="37474F"/>
          <w:sz w:val="21"/>
          <w:szCs w:val="21"/>
        </w:rPr>
        <w:t xml:space="preserve">column_names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'sepal_length'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'sepal_width'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'petal_length'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'petal_width'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'species'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feature_names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column_names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label_name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column_names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"Features: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"Label: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label_name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特点：</w:t>
      </w:r>
      <w:r>
        <w:rPr>
          <w:rFonts w:ascii="Courier New" w:hAnsi="Courier New" w:cs="Courier New"/>
          <w:color w:val="37474F"/>
          <w:sz w:val="21"/>
          <w:szCs w:val="21"/>
        </w:rPr>
        <w:t>['sepal_length'</w:t>
      </w:r>
      <w:r>
        <w:rPr>
          <w:rFonts w:ascii="Courier New" w:hAnsi="Courier New" w:cs="Courier New"/>
          <w:color w:val="37474F"/>
          <w:sz w:val="21"/>
          <w:szCs w:val="21"/>
        </w:rPr>
        <w:t>，</w:t>
      </w:r>
      <w:r>
        <w:rPr>
          <w:rFonts w:ascii="Courier New" w:hAnsi="Courier New" w:cs="Courier New"/>
          <w:color w:val="37474F"/>
          <w:sz w:val="21"/>
          <w:szCs w:val="21"/>
        </w:rPr>
        <w:t>'sepal_width'</w:t>
      </w:r>
      <w:r>
        <w:rPr>
          <w:rFonts w:ascii="Courier New" w:hAnsi="Courier New" w:cs="Courier New"/>
          <w:color w:val="37474F"/>
          <w:sz w:val="21"/>
          <w:szCs w:val="21"/>
        </w:rPr>
        <w:t>，</w:t>
      </w:r>
      <w:r>
        <w:rPr>
          <w:rFonts w:ascii="Courier New" w:hAnsi="Courier New" w:cs="Courier New"/>
          <w:color w:val="37474F"/>
          <w:sz w:val="21"/>
          <w:szCs w:val="21"/>
        </w:rPr>
        <w:t>'petal_length'</w:t>
      </w:r>
      <w:r>
        <w:rPr>
          <w:rFonts w:ascii="Courier New" w:hAnsi="Courier New" w:cs="Courier New"/>
          <w:color w:val="37474F"/>
          <w:sz w:val="21"/>
          <w:szCs w:val="21"/>
        </w:rPr>
        <w:t>，</w:t>
      </w:r>
      <w:r>
        <w:rPr>
          <w:rFonts w:ascii="Courier New" w:hAnsi="Courier New" w:cs="Courier New"/>
          <w:color w:val="37474F"/>
          <w:sz w:val="21"/>
          <w:szCs w:val="21"/>
        </w:rPr>
        <w:t>'petal_width']</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标签：物种</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每个标签都与字符串名称相关联（例如，</w:t>
      </w:r>
      <w:r>
        <w:rPr>
          <w:rFonts w:ascii="Arial" w:hAnsi="Arial" w:cs="Arial"/>
          <w:color w:val="212121"/>
        </w:rPr>
        <w:t>“setosa”</w:t>
      </w:r>
      <w:r>
        <w:rPr>
          <w:rFonts w:ascii="Arial" w:hAnsi="Arial" w:cs="Arial"/>
          <w:color w:val="212121"/>
        </w:rPr>
        <w:t>），但机器学习通常依赖于数值。</w:t>
      </w:r>
      <w:ins w:id="1361" w:author="Shirley Li" w:date="2018-12-06T10:47:00Z">
        <w:r w:rsidR="003A74AA">
          <w:rPr>
            <w:rFonts w:ascii="Arial" w:hAnsi="Arial" w:cs="Arial" w:hint="eastAsia"/>
            <w:color w:val="212121"/>
          </w:rPr>
          <w:t>因此将</w:t>
        </w:r>
      </w:ins>
      <w:r>
        <w:rPr>
          <w:rFonts w:ascii="Arial" w:hAnsi="Arial" w:cs="Arial"/>
          <w:color w:val="212121"/>
        </w:rPr>
        <w:t>标签号映射到命名</w:t>
      </w:r>
      <w:ins w:id="1362" w:author="Shirley Li" w:date="2018-12-06T10:48:00Z">
        <w:r w:rsidR="00651BC6">
          <w:rPr>
            <w:rFonts w:ascii="Arial" w:hAnsi="Arial" w:cs="Arial" w:hint="eastAsia"/>
            <w:color w:val="212121"/>
          </w:rPr>
          <w:t>来展示结果</w:t>
        </w:r>
      </w:ins>
      <w:del w:id="1363" w:author="Shirley Li" w:date="2018-12-06T10:48:00Z">
        <w:r w:rsidDel="00651BC6">
          <w:rPr>
            <w:rFonts w:ascii="Arial" w:hAnsi="Arial" w:cs="Arial"/>
            <w:color w:val="212121"/>
          </w:rPr>
          <w:delText>表示</w:delText>
        </w:r>
      </w:del>
      <w:r>
        <w:rPr>
          <w:rFonts w:ascii="Arial" w:hAnsi="Arial" w:cs="Arial"/>
          <w:color w:val="212121"/>
        </w:rPr>
        <w:t>，例如：</w:t>
      </w:r>
    </w:p>
    <w:p w:rsidR="0048111B" w:rsidRDefault="0048111B" w:rsidP="006F7728">
      <w:pPr>
        <w:widowControl/>
        <w:numPr>
          <w:ilvl w:val="0"/>
          <w:numId w:val="31"/>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0</w:t>
      </w:r>
      <w:r>
        <w:rPr>
          <w:rFonts w:ascii="Arial" w:hAnsi="Arial" w:cs="Arial"/>
          <w:color w:val="212121"/>
        </w:rPr>
        <w:t>：</w:t>
      </w:r>
      <w:ins w:id="1364" w:author="Shirley Li" w:date="2018-12-06T10:48:00Z">
        <w:r w:rsidR="00C11059" w:rsidRPr="00C11059">
          <w:rPr>
            <w:rFonts w:ascii="Arial" w:hAnsi="Arial" w:cs="Arial" w:hint="eastAsia"/>
            <w:color w:val="212121"/>
          </w:rPr>
          <w:t>山鸢尾</w:t>
        </w:r>
      </w:ins>
      <w:del w:id="1365" w:author="Shirley Li" w:date="2018-12-06T10:48:00Z">
        <w:r w:rsidDel="00C11059">
          <w:rPr>
            <w:rFonts w:ascii="Arial" w:hAnsi="Arial" w:cs="Arial"/>
            <w:color w:val="212121"/>
          </w:rPr>
          <w:delText>Iris setosa</w:delText>
        </w:r>
      </w:del>
    </w:p>
    <w:p w:rsidR="0048111B" w:rsidRDefault="0048111B" w:rsidP="006F7728">
      <w:pPr>
        <w:widowControl/>
        <w:numPr>
          <w:ilvl w:val="0"/>
          <w:numId w:val="31"/>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1</w:t>
      </w:r>
      <w:r>
        <w:rPr>
          <w:rFonts w:ascii="Arial" w:hAnsi="Arial" w:cs="Arial"/>
          <w:color w:val="212121"/>
        </w:rPr>
        <w:t>：</w:t>
      </w:r>
      <w:ins w:id="1366" w:author="Shirley Li" w:date="2018-12-06T10:48:00Z">
        <w:r w:rsidR="00C11059" w:rsidRPr="00C11059">
          <w:rPr>
            <w:rFonts w:ascii="Arial" w:hAnsi="Arial" w:cs="Arial" w:hint="eastAsia"/>
            <w:color w:val="212121"/>
          </w:rPr>
          <w:t>变色鸢尾</w:t>
        </w:r>
      </w:ins>
      <w:del w:id="1367" w:author="Shirley Li" w:date="2018-12-06T10:48:00Z">
        <w:r w:rsidDel="00C11059">
          <w:rPr>
            <w:rFonts w:ascii="Arial" w:hAnsi="Arial" w:cs="Arial"/>
            <w:color w:val="212121"/>
          </w:rPr>
          <w:delText>虹膜杂色</w:delText>
        </w:r>
      </w:del>
    </w:p>
    <w:p w:rsidR="0048111B" w:rsidRDefault="0048111B" w:rsidP="006F7728">
      <w:pPr>
        <w:widowControl/>
        <w:numPr>
          <w:ilvl w:val="0"/>
          <w:numId w:val="31"/>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2</w:t>
      </w:r>
      <w:r>
        <w:rPr>
          <w:rFonts w:ascii="Arial" w:hAnsi="Arial" w:cs="Arial"/>
          <w:color w:val="212121"/>
        </w:rPr>
        <w:t>：</w:t>
      </w:r>
      <w:ins w:id="1368" w:author="Shirley Li" w:date="2018-12-06T10:48:00Z">
        <w:r w:rsidR="00C11059" w:rsidRPr="00C11059">
          <w:rPr>
            <w:rFonts w:ascii="Arial" w:hAnsi="Arial" w:cs="Arial" w:hint="eastAsia"/>
            <w:color w:val="212121"/>
          </w:rPr>
          <w:t>维吉尼亚鸢尾</w:t>
        </w:r>
      </w:ins>
      <w:del w:id="1369" w:author="Shirley Li" w:date="2018-12-06T10:48:00Z">
        <w:r w:rsidDel="00C11059">
          <w:rPr>
            <w:rFonts w:ascii="Arial" w:hAnsi="Arial" w:cs="Arial"/>
            <w:color w:val="212121"/>
          </w:rPr>
          <w:delText>Iris virginica</w:delText>
        </w:r>
      </w:del>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有关功能和标签的更多信息，请参阅</w:t>
      </w:r>
      <w:hyperlink r:id="rId121" w:history="1">
        <w:r>
          <w:rPr>
            <w:rStyle w:val="a5"/>
            <w:rFonts w:ascii="Arial" w:hAnsi="Arial" w:cs="Arial"/>
            <w:color w:val="039BE5"/>
          </w:rPr>
          <w:t>机器学习速成课程</w:t>
        </w:r>
      </w:hyperlink>
      <w:del w:id="1370" w:author="Shirley Li" w:date="2018-12-06T10:48:00Z">
        <w:r w:rsidDel="00C1515B">
          <w:rPr>
            <w:rFonts w:ascii="Arial" w:hAnsi="Arial" w:cs="Arial"/>
            <w:color w:val="212121"/>
          </w:rPr>
          <w:delText>的</w:delText>
        </w:r>
      </w:del>
      <w:hyperlink r:id="rId122" w:history="1">
        <w:r>
          <w:rPr>
            <w:rStyle w:val="a5"/>
            <w:rFonts w:ascii="Arial" w:hAnsi="Arial" w:cs="Arial"/>
            <w:color w:val="039BE5"/>
          </w:rPr>
          <w:t>ML</w:t>
        </w:r>
        <w:r>
          <w:rPr>
            <w:rStyle w:val="a5"/>
            <w:rFonts w:ascii="Arial" w:hAnsi="Arial" w:cs="Arial"/>
            <w:color w:val="039BE5"/>
          </w:rPr>
          <w:t>术语部分</w:t>
        </w:r>
      </w:hyperlink>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class_names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str"/>
          <w:rFonts w:ascii="Courier New" w:hAnsi="Courier New" w:cs="Courier New"/>
          <w:color w:val="0D904F"/>
          <w:sz w:val="21"/>
          <w:szCs w:val="21"/>
        </w:rPr>
        <w:t>'Iris setosa'</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'Iris versicolor'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'Iris virginica'</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lastRenderedPageBreak/>
        <w:t>创建一个</w:t>
      </w:r>
      <w:r>
        <w:rPr>
          <w:rFonts w:ascii="Arial" w:hAnsi="Arial" w:cs="Arial"/>
          <w:b w:val="0"/>
          <w:bCs w:val="0"/>
          <w:color w:val="212121"/>
          <w:sz w:val="30"/>
          <w:szCs w:val="30"/>
        </w:rPr>
        <w:t> </w:t>
      </w:r>
      <w:hyperlink r:id="rId123" w:history="1">
        <w:r>
          <w:rPr>
            <w:rStyle w:val="HTML"/>
            <w:rFonts w:ascii="Courier New" w:hAnsi="Courier New" w:cs="Courier New"/>
            <w:b w:val="0"/>
            <w:bCs w:val="0"/>
            <w:color w:val="039BE5"/>
            <w:sz w:val="27"/>
            <w:szCs w:val="27"/>
          </w:rPr>
          <w:t>tf.data.Dataset</w:t>
        </w:r>
      </w:hyperlink>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的</w:t>
      </w:r>
      <w:hyperlink r:id="rId124" w:history="1">
        <w:r>
          <w:rPr>
            <w:rStyle w:val="a5"/>
            <w:rFonts w:ascii="Arial" w:hAnsi="Arial" w:cs="Arial"/>
            <w:color w:val="039BE5"/>
          </w:rPr>
          <w:t>数据集</w:t>
        </w:r>
        <w:r>
          <w:rPr>
            <w:rStyle w:val="a5"/>
            <w:rFonts w:ascii="Arial" w:hAnsi="Arial" w:cs="Arial"/>
            <w:color w:val="039BE5"/>
          </w:rPr>
          <w:t>API</w:t>
        </w:r>
      </w:hyperlink>
      <w:ins w:id="1371" w:author="Shirley Li" w:date="2018-12-06T10:49:00Z">
        <w:r w:rsidR="006C12F2">
          <w:rPr>
            <w:rFonts w:ascii="Arial" w:hAnsi="Arial" w:cs="Arial"/>
            <w:color w:val="212121"/>
          </w:rPr>
          <w:t>可处理在向模型加载数据时遇到的许多常见情况。</w:t>
        </w:r>
      </w:ins>
      <w:del w:id="1372" w:author="Shirley Li" w:date="2018-12-06T10:49:00Z">
        <w:r w:rsidDel="006C12F2">
          <w:rPr>
            <w:rFonts w:ascii="Arial" w:hAnsi="Arial" w:cs="Arial"/>
            <w:color w:val="212121"/>
          </w:rPr>
          <w:delText>处理许多将数据加载到模型中的常见情况。</w:delText>
        </w:r>
      </w:del>
      <w:r>
        <w:rPr>
          <w:rFonts w:ascii="Arial" w:hAnsi="Arial" w:cs="Arial"/>
          <w:color w:val="212121"/>
        </w:rPr>
        <w:t>这是一个高级</w:t>
      </w:r>
      <w:r>
        <w:rPr>
          <w:rFonts w:ascii="Arial" w:hAnsi="Arial" w:cs="Arial"/>
          <w:color w:val="212121"/>
        </w:rPr>
        <w:t>API</w:t>
      </w:r>
      <w:r>
        <w:rPr>
          <w:rFonts w:ascii="Arial" w:hAnsi="Arial" w:cs="Arial"/>
          <w:color w:val="212121"/>
        </w:rPr>
        <w:t>，用于读取数据并将其转换为用于培训的</w:t>
      </w:r>
      <w:ins w:id="1373" w:author="Shirley Li" w:date="2018-12-06T10:49:00Z">
        <w:r w:rsidR="00233438">
          <w:rPr>
            <w:rFonts w:ascii="Arial" w:hAnsi="Arial" w:cs="Arial" w:hint="eastAsia"/>
            <w:color w:val="212121"/>
          </w:rPr>
          <w:t>格式</w:t>
        </w:r>
      </w:ins>
      <w:del w:id="1374" w:author="Shirley Li" w:date="2018-12-06T10:49:00Z">
        <w:r w:rsidDel="00233438">
          <w:rPr>
            <w:rFonts w:ascii="Arial" w:hAnsi="Arial" w:cs="Arial"/>
            <w:color w:val="212121"/>
          </w:rPr>
          <w:delText>表单</w:delText>
        </w:r>
      </w:del>
      <w:r>
        <w:rPr>
          <w:rFonts w:ascii="Arial" w:hAnsi="Arial" w:cs="Arial"/>
          <w:color w:val="212121"/>
        </w:rPr>
        <w:t>。有关详细信息，请参阅</w:t>
      </w:r>
      <w:r>
        <w:rPr>
          <w:rFonts w:ascii="Arial" w:hAnsi="Arial" w:cs="Arial"/>
          <w:color w:val="212121"/>
        </w:rPr>
        <w:t>“ </w:t>
      </w:r>
      <w:hyperlink r:id="rId125" w:history="1">
        <w:r>
          <w:rPr>
            <w:rStyle w:val="a5"/>
            <w:rFonts w:ascii="Arial" w:hAnsi="Arial" w:cs="Arial"/>
            <w:color w:val="039BE5"/>
          </w:rPr>
          <w:t>数据集快速入门</w:t>
        </w:r>
        <w:r>
          <w:rPr>
            <w:rStyle w:val="a5"/>
            <w:rFonts w:ascii="Arial" w:hAnsi="Arial" w:cs="Arial"/>
            <w:color w:val="039BE5"/>
          </w:rPr>
          <w:t>”</w:t>
        </w:r>
        <w:r>
          <w:rPr>
            <w:rStyle w:val="a5"/>
            <w:rFonts w:ascii="Arial" w:hAnsi="Arial" w:cs="Arial"/>
            <w:color w:val="039BE5"/>
          </w:rPr>
          <w:t>指南</w:t>
        </w:r>
      </w:hyperlink>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由于数据集是</w:t>
      </w:r>
      <w:r>
        <w:rPr>
          <w:rFonts w:ascii="Arial" w:hAnsi="Arial" w:cs="Arial"/>
          <w:color w:val="212121"/>
        </w:rPr>
        <w:t>CSV</w:t>
      </w:r>
      <w:r>
        <w:rPr>
          <w:rFonts w:ascii="Arial" w:hAnsi="Arial" w:cs="Arial"/>
          <w:color w:val="212121"/>
        </w:rPr>
        <w:t>格式的文本文件，因此请使用</w:t>
      </w:r>
      <w:hyperlink r:id="rId126" w:history="1">
        <w:r>
          <w:rPr>
            <w:rStyle w:val="a5"/>
            <w:rFonts w:ascii="Arial" w:hAnsi="Arial" w:cs="Arial"/>
            <w:color w:val="039BE5"/>
          </w:rPr>
          <w:t>make_csv_dataset</w:t>
        </w:r>
      </w:hyperlink>
      <w:r>
        <w:rPr>
          <w:rFonts w:ascii="Arial" w:hAnsi="Arial" w:cs="Arial"/>
          <w:color w:val="212121"/>
        </w:rPr>
        <w:t>函数将数据解析为合适的格式。由于此函数为训练模型生成数据，因此默认行为是对数据（</w:t>
      </w:r>
      <w:r>
        <w:rPr>
          <w:rStyle w:val="HTML"/>
          <w:rFonts w:ascii="Courier New" w:hAnsi="Courier New" w:cs="Courier New"/>
          <w:color w:val="37474F"/>
          <w:sz w:val="22"/>
          <w:szCs w:val="22"/>
          <w:shd w:val="clear" w:color="auto" w:fill="F7F7F7"/>
        </w:rPr>
        <w:t>shuffle=True, shuffle_buffer_size=10000</w:t>
      </w:r>
      <w:r>
        <w:rPr>
          <w:rFonts w:ascii="Arial" w:hAnsi="Arial" w:cs="Arial"/>
          <w:color w:val="212121"/>
        </w:rPr>
        <w:t>）进行</w:t>
      </w:r>
      <w:ins w:id="1375" w:author="Shirley Li" w:date="2018-12-06T10:50:00Z">
        <w:r w:rsidR="007F0E20">
          <w:rPr>
            <w:rFonts w:ascii="Arial" w:hAnsi="Arial" w:cs="Arial" w:hint="eastAsia"/>
            <w:color w:val="212121"/>
          </w:rPr>
          <w:t>随机处理</w:t>
        </w:r>
      </w:ins>
      <w:del w:id="1376" w:author="Shirley Li" w:date="2018-12-06T10:49:00Z">
        <w:r w:rsidDel="007F0E20">
          <w:rPr>
            <w:rFonts w:ascii="Arial" w:hAnsi="Arial" w:cs="Arial"/>
            <w:color w:val="212121"/>
          </w:rPr>
          <w:delText>混洗</w:delText>
        </w:r>
      </w:del>
      <w:r>
        <w:rPr>
          <w:rFonts w:ascii="Arial" w:hAnsi="Arial" w:cs="Arial"/>
          <w:color w:val="212121"/>
        </w:rPr>
        <w:t>，并</w:t>
      </w:r>
      <w:ins w:id="1377" w:author="Shirley Li" w:date="2018-12-06T10:50:00Z">
        <w:r w:rsidR="009E469C">
          <w:rPr>
            <w:rFonts w:ascii="Arial" w:hAnsi="Arial" w:cs="Arial" w:hint="eastAsia"/>
            <w:color w:val="212121"/>
          </w:rPr>
          <w:t>无限期</w:t>
        </w:r>
      </w:ins>
      <w:del w:id="1378" w:author="Shirley Li" w:date="2018-12-06T10:50:00Z">
        <w:r w:rsidDel="009E469C">
          <w:rPr>
            <w:rFonts w:ascii="Arial" w:hAnsi="Arial" w:cs="Arial"/>
            <w:color w:val="212121"/>
          </w:rPr>
          <w:delText>永远</w:delText>
        </w:r>
      </w:del>
      <w:r>
        <w:rPr>
          <w:rFonts w:ascii="Arial" w:hAnsi="Arial" w:cs="Arial"/>
          <w:color w:val="212121"/>
        </w:rPr>
        <w:t>重复数据集（</w:t>
      </w:r>
      <w:r>
        <w:rPr>
          <w:rStyle w:val="HTML"/>
          <w:rFonts w:ascii="Courier New" w:hAnsi="Courier New" w:cs="Courier New"/>
          <w:color w:val="37474F"/>
          <w:sz w:val="22"/>
          <w:szCs w:val="22"/>
          <w:shd w:val="clear" w:color="auto" w:fill="F7F7F7"/>
        </w:rPr>
        <w:t>num_epochs=None</w:t>
      </w:r>
      <w:r>
        <w:rPr>
          <w:rFonts w:ascii="Arial" w:hAnsi="Arial" w:cs="Arial"/>
          <w:color w:val="212121"/>
        </w:rPr>
        <w:t>）。我们还设置了</w:t>
      </w:r>
      <w:hyperlink r:id="rId127" w:anchor="batch_size" w:history="1">
        <w:r>
          <w:rPr>
            <w:rStyle w:val="a5"/>
            <w:rFonts w:ascii="Arial" w:hAnsi="Arial" w:cs="Arial"/>
            <w:color w:val="039BE5"/>
          </w:rPr>
          <w:t>batch_size</w:t>
        </w:r>
      </w:hyperlink>
      <w:r>
        <w:rPr>
          <w:rFonts w:ascii="Arial" w:hAnsi="Arial" w:cs="Arial"/>
          <w:color w:val="212121"/>
        </w:rPr>
        <w:t>参数。</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batch_size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32</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make_csv_dataset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train_dataset_fp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column_names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label_name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label_name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num_epochs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364D65" w:rsidP="0048111B">
      <w:pPr>
        <w:pStyle w:val="a3"/>
        <w:spacing w:before="240" w:beforeAutospacing="0" w:after="240" w:afterAutospacing="0"/>
        <w:rPr>
          <w:rFonts w:ascii="Arial" w:hAnsi="Arial" w:cs="Arial"/>
          <w:color w:val="212121"/>
        </w:rPr>
      </w:pPr>
      <w:ins w:id="1379" w:author="Shirley Li" w:date="2018-12-06T10:55:00Z">
        <w:r>
          <w:rPr>
            <w:rStyle w:val="HTML"/>
            <w:rFonts w:ascii="Courier New" w:hAnsi="Courier New" w:cs="Courier New"/>
            <w:color w:val="37474F"/>
            <w:sz w:val="22"/>
            <w:szCs w:val="22"/>
            <w:shd w:val="clear" w:color="auto" w:fill="F7F7F7"/>
          </w:rPr>
          <w:t>make_csv_dataset</w:t>
        </w:r>
        <w:r>
          <w:rPr>
            <w:rFonts w:ascii="Arial" w:hAnsi="Arial" w:cs="Arial"/>
            <w:color w:val="212121"/>
          </w:rPr>
          <w:t> </w:t>
        </w:r>
        <w:r>
          <w:rPr>
            <w:rFonts w:ascii="Arial" w:hAnsi="Arial" w:cs="Arial"/>
            <w:color w:val="212121"/>
          </w:rPr>
          <w:t>函数返回</w:t>
        </w:r>
        <w:r>
          <w:rPr>
            <w:rFonts w:ascii="Arial" w:hAnsi="Arial" w:cs="Arial"/>
            <w:color w:val="212121"/>
          </w:rPr>
          <w:t> </w:t>
        </w:r>
        <w:r>
          <w:rPr>
            <w:rStyle w:val="HTML"/>
            <w:rFonts w:ascii="Courier New" w:hAnsi="Courier New" w:cs="Courier New"/>
            <w:color w:val="37474F"/>
            <w:sz w:val="22"/>
            <w:szCs w:val="22"/>
            <w:shd w:val="clear" w:color="auto" w:fill="F7F7F7"/>
          </w:rPr>
          <w:t>(features, label)</w:t>
        </w:r>
        <w:r>
          <w:rPr>
            <w:rFonts w:ascii="Arial" w:hAnsi="Arial" w:cs="Arial"/>
            <w:color w:val="212121"/>
          </w:rPr>
          <w:t> </w:t>
        </w:r>
        <w:r>
          <w:rPr>
            <w:rFonts w:ascii="Arial" w:hAnsi="Arial" w:cs="Arial"/>
            <w:color w:val="212121"/>
          </w:rPr>
          <w:t>对的</w:t>
        </w:r>
        <w:r>
          <w:rPr>
            <w:rFonts w:ascii="Arial" w:hAnsi="Arial" w:cs="Arial"/>
            <w:color w:val="212121"/>
          </w:rPr>
          <w:t> </w:t>
        </w:r>
        <w:r>
          <w:rPr>
            <w:rStyle w:val="HTML"/>
            <w:rFonts w:ascii="Courier New" w:hAnsi="Courier New" w:cs="Courier New"/>
            <w:color w:val="37474F"/>
            <w:sz w:val="22"/>
            <w:szCs w:val="22"/>
            <w:shd w:val="clear" w:color="auto" w:fill="F7F7F7"/>
          </w:rPr>
          <w:t>tf.data.Dataset</w:t>
        </w:r>
        <w:r>
          <w:rPr>
            <w:rFonts w:ascii="Arial" w:hAnsi="Arial" w:cs="Arial"/>
            <w:color w:val="212121"/>
          </w:rPr>
          <w:t>，其中</w:t>
        </w:r>
        <w:r>
          <w:rPr>
            <w:rFonts w:ascii="Arial" w:hAnsi="Arial" w:cs="Arial"/>
            <w:color w:val="212121"/>
          </w:rPr>
          <w:t> </w:t>
        </w:r>
        <w:r>
          <w:rPr>
            <w:rStyle w:val="HTML"/>
            <w:rFonts w:ascii="Courier New" w:hAnsi="Courier New" w:cs="Courier New"/>
            <w:color w:val="37474F"/>
            <w:sz w:val="22"/>
            <w:szCs w:val="22"/>
            <w:shd w:val="clear" w:color="auto" w:fill="F7F7F7"/>
          </w:rPr>
          <w:t>features</w:t>
        </w:r>
        <w:r>
          <w:rPr>
            <w:rFonts w:ascii="Arial" w:hAnsi="Arial" w:cs="Arial"/>
            <w:color w:val="212121"/>
          </w:rPr>
          <w:t> </w:t>
        </w:r>
        <w:r>
          <w:rPr>
            <w:rFonts w:ascii="Arial" w:hAnsi="Arial" w:cs="Arial"/>
            <w:color w:val="212121"/>
          </w:rPr>
          <w:t>是一个字典：</w:t>
        </w:r>
        <w:r>
          <w:rPr>
            <w:rStyle w:val="HTML"/>
            <w:rFonts w:ascii="Courier New" w:hAnsi="Courier New" w:cs="Courier New"/>
            <w:color w:val="37474F"/>
            <w:sz w:val="22"/>
            <w:szCs w:val="22"/>
            <w:shd w:val="clear" w:color="auto" w:fill="F7F7F7"/>
          </w:rPr>
          <w:t>{'feature_name': value}</w:t>
        </w:r>
      </w:ins>
      <w:del w:id="1380" w:author="Shirley Li" w:date="2018-12-06T10:55:00Z">
        <w:r w:rsidR="0048111B" w:rsidDel="00364D65">
          <w:rPr>
            <w:rFonts w:ascii="Arial" w:hAnsi="Arial" w:cs="Arial"/>
            <w:color w:val="212121"/>
          </w:rPr>
          <w:delText>该</w:delText>
        </w:r>
        <w:r w:rsidR="0048111B" w:rsidDel="00364D65">
          <w:rPr>
            <w:rStyle w:val="HTML"/>
            <w:rFonts w:ascii="Courier New" w:hAnsi="Courier New" w:cs="Courier New"/>
            <w:color w:val="37474F"/>
            <w:sz w:val="22"/>
            <w:szCs w:val="22"/>
            <w:shd w:val="clear" w:color="auto" w:fill="F7F7F7"/>
          </w:rPr>
          <w:delText>make_csv_dataset</w:delText>
        </w:r>
        <w:r w:rsidR="0048111B" w:rsidDel="00364D65">
          <w:rPr>
            <w:rFonts w:ascii="Arial" w:hAnsi="Arial" w:cs="Arial"/>
            <w:color w:val="212121"/>
          </w:rPr>
          <w:delText>函数返回</w:delText>
        </w:r>
        <w:r w:rsidR="00756807" w:rsidDel="00364D65">
          <w:rPr>
            <w:rStyle w:val="HTML"/>
            <w:rFonts w:ascii="Courier New" w:hAnsi="Courier New" w:cs="Courier New"/>
            <w:color w:val="039BE5"/>
            <w:sz w:val="22"/>
            <w:szCs w:val="22"/>
            <w:shd w:val="clear" w:color="auto" w:fill="F7F7F7"/>
          </w:rPr>
          <w:fldChar w:fldCharType="begin"/>
        </w:r>
        <w:r w:rsidR="00756807" w:rsidDel="00364D65">
          <w:rPr>
            <w:rStyle w:val="HTML"/>
            <w:rFonts w:ascii="Courier New" w:hAnsi="Courier New" w:cs="Courier New"/>
            <w:color w:val="039BE5"/>
            <w:sz w:val="22"/>
            <w:szCs w:val="22"/>
            <w:shd w:val="clear" w:color="auto" w:fill="F7F7F7"/>
          </w:rPr>
          <w:delInstrText xml:space="preserve"> HYPERLINK "https://tensorflow.google.cn/api_docs/python/tf/data/Dataset" </w:delInstrText>
        </w:r>
        <w:r w:rsidR="00756807" w:rsidDel="00364D65">
          <w:rPr>
            <w:rStyle w:val="HTML"/>
            <w:rFonts w:ascii="Courier New" w:hAnsi="Courier New" w:cs="Courier New"/>
            <w:color w:val="039BE5"/>
            <w:sz w:val="22"/>
            <w:szCs w:val="22"/>
            <w:shd w:val="clear" w:color="auto" w:fill="F7F7F7"/>
          </w:rPr>
          <w:fldChar w:fldCharType="separate"/>
        </w:r>
        <w:r w:rsidR="0048111B" w:rsidDel="00364D65">
          <w:rPr>
            <w:rStyle w:val="HTML"/>
            <w:rFonts w:ascii="Courier New" w:hAnsi="Courier New" w:cs="Courier New"/>
            <w:color w:val="039BE5"/>
            <w:sz w:val="22"/>
            <w:szCs w:val="22"/>
            <w:shd w:val="clear" w:color="auto" w:fill="F7F7F7"/>
          </w:rPr>
          <w:delText>tf.data.Dataset</w:delText>
        </w:r>
        <w:r w:rsidR="00756807" w:rsidDel="00364D65">
          <w:rPr>
            <w:rStyle w:val="HTML"/>
            <w:rFonts w:ascii="Courier New" w:hAnsi="Courier New" w:cs="Courier New"/>
            <w:color w:val="039BE5"/>
            <w:sz w:val="22"/>
            <w:szCs w:val="22"/>
            <w:shd w:val="clear" w:color="auto" w:fill="F7F7F7"/>
          </w:rPr>
          <w:fldChar w:fldCharType="end"/>
        </w:r>
        <w:r w:rsidR="0048111B" w:rsidDel="00364D65">
          <w:rPr>
            <w:rFonts w:ascii="Arial" w:hAnsi="Arial" w:cs="Arial"/>
            <w:color w:val="212121"/>
          </w:rPr>
          <w:delText>的</w:delText>
        </w:r>
        <w:r w:rsidR="0048111B" w:rsidDel="00364D65">
          <w:rPr>
            <w:rStyle w:val="HTML"/>
            <w:rFonts w:ascii="Courier New" w:hAnsi="Courier New" w:cs="Courier New"/>
            <w:color w:val="37474F"/>
            <w:sz w:val="22"/>
            <w:szCs w:val="22"/>
            <w:shd w:val="clear" w:color="auto" w:fill="F7F7F7"/>
          </w:rPr>
          <w:delText>(features, label)</w:delText>
        </w:r>
        <w:r w:rsidR="0048111B" w:rsidDel="00364D65">
          <w:rPr>
            <w:rFonts w:ascii="Arial" w:hAnsi="Arial" w:cs="Arial"/>
            <w:color w:val="212121"/>
          </w:rPr>
          <w:delText>对，其中</w:delText>
        </w:r>
        <w:r w:rsidR="0048111B" w:rsidDel="00364D65">
          <w:rPr>
            <w:rStyle w:val="HTML"/>
            <w:rFonts w:ascii="Courier New" w:hAnsi="Courier New" w:cs="Courier New"/>
            <w:color w:val="37474F"/>
            <w:sz w:val="22"/>
            <w:szCs w:val="22"/>
            <w:shd w:val="clear" w:color="auto" w:fill="F7F7F7"/>
          </w:rPr>
          <w:delText>features</w:delText>
        </w:r>
        <w:r w:rsidR="0048111B" w:rsidDel="00364D65">
          <w:rPr>
            <w:rFonts w:ascii="Arial" w:hAnsi="Arial" w:cs="Arial"/>
            <w:color w:val="212121"/>
          </w:rPr>
          <w:delText>是一个字典：</w:delText>
        </w:r>
        <w:r w:rsidR="0048111B" w:rsidDel="00364D65">
          <w:rPr>
            <w:rStyle w:val="HTML"/>
            <w:rFonts w:ascii="Courier New" w:hAnsi="Courier New" w:cs="Courier New"/>
            <w:color w:val="37474F"/>
            <w:sz w:val="22"/>
            <w:szCs w:val="22"/>
            <w:shd w:val="clear" w:color="auto" w:fill="F7F7F7"/>
          </w:rPr>
          <w:delText>{'feature_name': value}</w:delText>
        </w:r>
      </w:del>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启用</w:t>
      </w:r>
      <w:r>
        <w:rPr>
          <w:rFonts w:ascii="Arial" w:hAnsi="Arial" w:cs="Arial"/>
          <w:color w:val="212121"/>
        </w:rPr>
        <w:t>eager</w:t>
      </w:r>
      <w:ins w:id="1381" w:author="Shirley Li" w:date="2018-12-06T10:55:00Z">
        <w:r w:rsidR="003A4223">
          <w:rPr>
            <w:rFonts w:ascii="Arial" w:hAnsi="Arial" w:cs="Arial"/>
            <w:color w:val="212121"/>
          </w:rPr>
          <w:t xml:space="preserve"> </w:t>
        </w:r>
        <w:r w:rsidR="002D7CDF" w:rsidRPr="002D7CDF">
          <w:rPr>
            <w:rFonts w:ascii="Arial" w:hAnsi="Arial" w:cs="Arial"/>
            <w:color w:val="212121"/>
          </w:rPr>
          <w:t>Execution</w:t>
        </w:r>
      </w:ins>
      <w:del w:id="1382" w:author="Shirley Li" w:date="2018-12-06T10:55:00Z">
        <w:r w:rsidDel="002D7CDF">
          <w:rPr>
            <w:rFonts w:ascii="Arial" w:hAnsi="Arial" w:cs="Arial"/>
            <w:color w:val="212121"/>
          </w:rPr>
          <w:delText>执行</w:delText>
        </w:r>
      </w:del>
      <w:r>
        <w:rPr>
          <w:rFonts w:ascii="Arial" w:hAnsi="Arial" w:cs="Arial"/>
          <w:color w:val="212121"/>
        </w:rPr>
        <w:t>后，这些</w:t>
      </w:r>
      <w:r>
        <w:rPr>
          <w:rStyle w:val="HTML"/>
          <w:rFonts w:ascii="Courier New" w:hAnsi="Courier New" w:cs="Courier New"/>
          <w:color w:val="37474F"/>
          <w:sz w:val="22"/>
          <w:szCs w:val="22"/>
          <w:shd w:val="clear" w:color="auto" w:fill="F7F7F7"/>
        </w:rPr>
        <w:t>Dataset</w:t>
      </w:r>
      <w:r>
        <w:rPr>
          <w:rFonts w:ascii="Arial" w:hAnsi="Arial" w:cs="Arial"/>
          <w:color w:val="212121"/>
        </w:rPr>
        <w:t>对象</w:t>
      </w:r>
      <w:ins w:id="1383" w:author="Shirley Li" w:date="2018-12-06T10:55:00Z">
        <w:r w:rsidR="003A4223">
          <w:rPr>
            <w:rFonts w:ascii="Arial" w:hAnsi="Arial" w:cs="Arial" w:hint="eastAsia"/>
            <w:color w:val="212121"/>
          </w:rPr>
          <w:t>便</w:t>
        </w:r>
      </w:ins>
      <w:del w:id="1384" w:author="Shirley Li" w:date="2018-12-06T10:55:00Z">
        <w:r w:rsidDel="003A4223">
          <w:rPr>
            <w:rFonts w:ascii="Arial" w:hAnsi="Arial" w:cs="Arial"/>
            <w:color w:val="212121"/>
          </w:rPr>
          <w:delText>是</w:delText>
        </w:r>
      </w:del>
      <w:r>
        <w:rPr>
          <w:rFonts w:ascii="Arial" w:hAnsi="Arial" w:cs="Arial"/>
          <w:color w:val="212121"/>
        </w:rPr>
        <w:t>可迭代的。我们来看看一批</w:t>
      </w:r>
      <w:ins w:id="1385" w:author="Shirley Li" w:date="2018-12-06T10:55:00Z">
        <w:r w:rsidR="00B64FF3">
          <w:rPr>
            <w:rFonts w:ascii="Arial" w:hAnsi="Arial" w:cs="Arial" w:hint="eastAsia"/>
            <w:color w:val="212121"/>
          </w:rPr>
          <w:t>特征</w:t>
        </w:r>
      </w:ins>
      <w:del w:id="1386" w:author="Shirley Li" w:date="2018-12-06T10:55:00Z">
        <w:r w:rsidDel="00B64FF3">
          <w:rPr>
            <w:rFonts w:ascii="Arial" w:hAnsi="Arial" w:cs="Arial"/>
            <w:color w:val="212121"/>
          </w:rPr>
          <w:delText>功能</w:delText>
        </w:r>
      </w:del>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next</w:t>
      </w:r>
      <w:r>
        <w:rPr>
          <w:rStyle w:val="pun"/>
          <w:rFonts w:ascii="Courier New" w:hAnsi="Courier New" w:cs="Courier New"/>
          <w:color w:val="37474F"/>
          <w:sz w:val="21"/>
          <w:szCs w:val="21"/>
        </w:rPr>
        <w:t>(</w:t>
      </w:r>
      <w:r>
        <w:rPr>
          <w:rStyle w:val="pln"/>
          <w:rFonts w:ascii="Courier New" w:hAnsi="Courier New" w:cs="Courier New"/>
          <w:color w:val="37474F"/>
          <w:sz w:val="21"/>
          <w:szCs w:val="21"/>
        </w:rPr>
        <w:t>iter</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features</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OrderedDict</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 xml:space="preserve"> 'sepal_length'</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r>
        <w:rPr>
          <w:rFonts w:ascii="Courier New" w:hAnsi="Courier New" w:cs="Courier New"/>
          <w:color w:val="37474F"/>
          <w:sz w:val="21"/>
          <w:szCs w:val="21"/>
        </w:rPr>
        <w:t xml:space="preserve"> 'sepal_width'</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r>
        <w:rPr>
          <w:rFonts w:ascii="Courier New" w:hAnsi="Courier New" w:cs="Courier New"/>
          <w:color w:val="37474F"/>
          <w:sz w:val="21"/>
          <w:szCs w:val="21"/>
        </w:rPr>
        <w:t xml:space="preserve"> 'petal_length'</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r>
        <w:rPr>
          <w:rFonts w:ascii="Courier New" w:hAnsi="Courier New" w:cs="Courier New"/>
          <w:color w:val="37474F"/>
          <w:sz w:val="21"/>
          <w:szCs w:val="21"/>
        </w:rPr>
        <w:t xml:space="preserve"> 'petal_width'</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w:t>
      </w:r>
      <w:r>
        <w:rPr>
          <w:rFonts w:ascii="Courier New" w:hAnsi="Courier New" w:cs="Courier New"/>
          <w:color w:val="37474F"/>
          <w:sz w:val="21"/>
          <w:szCs w:val="21"/>
        </w:rPr>
        <w:t>]</w:t>
      </w:r>
      <w:r>
        <w:rPr>
          <w:rFonts w:ascii="Courier New" w:hAnsi="Courier New" w:cs="Courier New"/>
          <w:color w:val="37474F"/>
          <w:sz w:val="21"/>
          <w:szCs w:val="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lastRenderedPageBreak/>
        <w:t>请注意，</w:t>
      </w:r>
      <w:del w:id="1387" w:author="Shirley Li" w:date="2018-12-06T10:56:00Z">
        <w:r w:rsidDel="004F2A64">
          <w:rPr>
            <w:rFonts w:ascii="Arial" w:hAnsi="Arial" w:cs="Arial" w:hint="eastAsia"/>
            <w:color w:val="212121"/>
          </w:rPr>
          <w:delText>like-features</w:delText>
        </w:r>
      </w:del>
      <w:ins w:id="1388" w:author="Shirley Li" w:date="2018-12-06T10:56:00Z">
        <w:r w:rsidR="004F2A64">
          <w:rPr>
            <w:rFonts w:ascii="Arial" w:hAnsi="Arial" w:cs="Arial" w:hint="eastAsia"/>
            <w:color w:val="212121"/>
          </w:rPr>
          <w:t>相似的特征</w:t>
        </w:r>
      </w:ins>
      <w:r>
        <w:rPr>
          <w:rFonts w:ascii="Arial" w:hAnsi="Arial" w:cs="Arial"/>
          <w:color w:val="212121"/>
        </w:rPr>
        <w:t>被组合在一起</w:t>
      </w:r>
      <w:ins w:id="1389" w:author="Shirley Li" w:date="2018-12-06T10:56:00Z">
        <w:r w:rsidR="002B4F1F">
          <w:rPr>
            <w:rFonts w:ascii="Arial" w:hAnsi="Arial" w:cs="Arial" w:hint="eastAsia"/>
            <w:color w:val="212121"/>
          </w:rPr>
          <w:t>，</w:t>
        </w:r>
      </w:ins>
      <w:del w:id="1390" w:author="Shirley Li" w:date="2018-12-06T10:56:00Z">
        <w:r w:rsidDel="002B4F1F">
          <w:rPr>
            <w:rFonts w:ascii="Arial" w:hAnsi="Arial" w:cs="Arial"/>
            <w:color w:val="212121"/>
          </w:rPr>
          <w:delText>或</w:delText>
        </w:r>
        <w:r w:rsidDel="002B4F1F">
          <w:rPr>
            <w:rStyle w:val="a4"/>
            <w:rFonts w:ascii="Arial" w:hAnsi="Arial" w:cs="Arial"/>
            <w:color w:val="212121"/>
          </w:rPr>
          <w:delText>批处理</w:delText>
        </w:r>
      </w:del>
      <w:ins w:id="1391" w:author="Shirley Li" w:date="2018-12-06T10:56:00Z">
        <w:r w:rsidR="002B4F1F" w:rsidRPr="002B4F1F">
          <w:rPr>
            <w:rStyle w:val="a4"/>
            <w:rFonts w:ascii="Arial" w:hAnsi="Arial" w:cs="Arial" w:hint="eastAsia"/>
            <w:color w:val="212121"/>
          </w:rPr>
          <w:t>即分为一批</w:t>
        </w:r>
      </w:ins>
      <w:r>
        <w:rPr>
          <w:rFonts w:ascii="Arial" w:hAnsi="Arial" w:cs="Arial"/>
          <w:color w:val="212121"/>
        </w:rPr>
        <w:t>。每个</w:t>
      </w:r>
      <w:ins w:id="1392" w:author="Shirley Li" w:date="2018-12-06T10:57:00Z">
        <w:r w:rsidR="00212141">
          <w:rPr>
            <w:rFonts w:ascii="Arial" w:hAnsi="Arial" w:cs="Arial" w:hint="eastAsia"/>
            <w:color w:val="212121"/>
          </w:rPr>
          <w:t>样本</w:t>
        </w:r>
      </w:ins>
      <w:del w:id="1393" w:author="Shirley Li" w:date="2018-12-06T10:56:00Z">
        <w:r w:rsidDel="00212141">
          <w:rPr>
            <w:rFonts w:ascii="Arial" w:hAnsi="Arial" w:cs="Arial"/>
            <w:color w:val="212121"/>
          </w:rPr>
          <w:delText>示例</w:delText>
        </w:r>
      </w:del>
      <w:r>
        <w:rPr>
          <w:rFonts w:ascii="Arial" w:hAnsi="Arial" w:cs="Arial"/>
          <w:color w:val="212121"/>
        </w:rPr>
        <w:t>行的字段都附加到相应的</w:t>
      </w:r>
      <w:del w:id="1394" w:author="Shirley Li" w:date="2018-12-06T10:57:00Z">
        <w:r w:rsidDel="00EF72CE">
          <w:rPr>
            <w:rFonts w:ascii="Arial" w:hAnsi="Arial" w:cs="Arial" w:hint="eastAsia"/>
            <w:color w:val="212121"/>
          </w:rPr>
          <w:delText>要素</w:delText>
        </w:r>
      </w:del>
      <w:ins w:id="1395" w:author="Shirley Li" w:date="2018-12-06T10:57:00Z">
        <w:r w:rsidR="00EF72CE">
          <w:rPr>
            <w:rFonts w:ascii="Arial" w:hAnsi="Arial" w:cs="Arial" w:hint="eastAsia"/>
            <w:color w:val="212121"/>
          </w:rPr>
          <w:t>特征</w:t>
        </w:r>
      </w:ins>
      <w:r>
        <w:rPr>
          <w:rFonts w:ascii="Arial" w:hAnsi="Arial" w:cs="Arial"/>
          <w:color w:val="212121"/>
        </w:rPr>
        <w:t>数组。更改</w:t>
      </w:r>
      <w:r>
        <w:rPr>
          <w:rStyle w:val="HTML"/>
          <w:rFonts w:ascii="Courier New" w:hAnsi="Courier New" w:cs="Courier New"/>
          <w:color w:val="37474F"/>
          <w:sz w:val="22"/>
          <w:szCs w:val="22"/>
          <w:shd w:val="clear" w:color="auto" w:fill="F7F7F7"/>
        </w:rPr>
        <w:t>batch_size</w:t>
      </w:r>
      <w:r>
        <w:rPr>
          <w:rFonts w:ascii="Arial" w:hAnsi="Arial" w:cs="Arial"/>
          <w:color w:val="212121"/>
        </w:rPr>
        <w:t>以设置存储在这些</w:t>
      </w:r>
      <w:ins w:id="1396" w:author="Shirley Li" w:date="2018-12-06T10:57:00Z">
        <w:r w:rsidR="00756807">
          <w:rPr>
            <w:rFonts w:ascii="Arial" w:hAnsi="Arial" w:cs="Arial" w:hint="eastAsia"/>
            <w:color w:val="212121"/>
          </w:rPr>
          <w:t>特征</w:t>
        </w:r>
      </w:ins>
      <w:del w:id="1397" w:author="Shirley Li" w:date="2018-12-06T10:57:00Z">
        <w:r w:rsidDel="00756807">
          <w:rPr>
            <w:rFonts w:ascii="Arial" w:hAnsi="Arial" w:cs="Arial"/>
            <w:color w:val="212121"/>
          </w:rPr>
          <w:delText>要素</w:delText>
        </w:r>
      </w:del>
      <w:r>
        <w:rPr>
          <w:rFonts w:ascii="Arial" w:hAnsi="Arial" w:cs="Arial"/>
          <w:color w:val="212121"/>
        </w:rPr>
        <w:t>数组中的</w:t>
      </w:r>
      <w:del w:id="1398" w:author="Shirley Li" w:date="2018-12-06T10:57:00Z">
        <w:r w:rsidDel="00A54E68">
          <w:rPr>
            <w:rFonts w:ascii="Arial" w:hAnsi="Arial" w:cs="Arial" w:hint="eastAsia"/>
            <w:color w:val="212121"/>
          </w:rPr>
          <w:delText>示例</w:delText>
        </w:r>
      </w:del>
      <w:ins w:id="1399" w:author="Shirley Li" w:date="2018-12-06T10:57:00Z">
        <w:r w:rsidR="00A54E68">
          <w:rPr>
            <w:rFonts w:ascii="Arial" w:hAnsi="Arial" w:cs="Arial" w:hint="eastAsia"/>
            <w:color w:val="212121"/>
          </w:rPr>
          <w:t>样本</w:t>
        </w:r>
      </w:ins>
      <w:r>
        <w:rPr>
          <w:rFonts w:ascii="Arial" w:hAnsi="Arial" w:cs="Arial"/>
          <w:color w:val="212121"/>
        </w:rPr>
        <w:t>数。</w:t>
      </w:r>
    </w:p>
    <w:p w:rsidR="0048111B" w:rsidRDefault="008826C5" w:rsidP="0048111B">
      <w:pPr>
        <w:pStyle w:val="a3"/>
        <w:spacing w:before="240" w:beforeAutospacing="0" w:after="240" w:afterAutospacing="0"/>
        <w:rPr>
          <w:rFonts w:ascii="Arial" w:hAnsi="Arial" w:cs="Arial"/>
          <w:color w:val="212121"/>
        </w:rPr>
      </w:pPr>
      <w:ins w:id="1400" w:author="Shirley Li" w:date="2018-12-06T10:57:00Z">
        <w:r w:rsidRPr="008826C5">
          <w:rPr>
            <w:rFonts w:ascii="Arial" w:hAnsi="Arial" w:cs="Arial" w:hint="eastAsia"/>
            <w:color w:val="212121"/>
          </w:rPr>
          <w:t>绘制该批次中的几个特征后，就会开始看到一些集群现象：</w:t>
        </w:r>
      </w:ins>
      <w:del w:id="1401" w:author="Shirley Li" w:date="2018-12-06T10:57:00Z">
        <w:r w:rsidR="0048111B" w:rsidDel="008826C5">
          <w:rPr>
            <w:rFonts w:ascii="Arial" w:hAnsi="Arial" w:cs="Arial"/>
            <w:color w:val="212121"/>
          </w:rPr>
          <w:delText>您可以通过绘制批处理中的一些功能来开始查看某些群集：</w:delText>
        </w:r>
      </w:del>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scatter</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'petal_length'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features</w:t>
      </w:r>
      <w:r>
        <w:rPr>
          <w:rStyle w:val="pun"/>
          <w:rFonts w:ascii="Courier New" w:hAnsi="Courier New" w:cs="Courier New"/>
          <w:color w:val="37474F"/>
          <w:sz w:val="21"/>
          <w:szCs w:val="21"/>
        </w:rPr>
        <w:t>[</w:t>
      </w:r>
      <w:r>
        <w:rPr>
          <w:rStyle w:val="str"/>
          <w:rFonts w:ascii="Courier New" w:hAnsi="Courier New" w:cs="Courier New"/>
          <w:color w:val="0D904F"/>
          <w:sz w:val="21"/>
          <w:szCs w:val="21"/>
        </w:rPr>
        <w:t>'sepal_length'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cmap</w:t>
      </w:r>
      <w:r>
        <w:rPr>
          <w:rStyle w:val="pun"/>
          <w:rFonts w:ascii="Courier New" w:hAnsi="Courier New" w:cs="Courier New"/>
          <w:color w:val="37474F"/>
          <w:sz w:val="21"/>
          <w:szCs w:val="21"/>
        </w:rPr>
        <w:t>=</w:t>
      </w:r>
      <w:r>
        <w:rPr>
          <w:rStyle w:val="str"/>
          <w:rFonts w:ascii="Courier New" w:hAnsi="Courier New" w:cs="Courier New"/>
          <w:color w:val="0D904F"/>
          <w:sz w:val="21"/>
          <w:szCs w:val="21"/>
        </w:rPr>
        <w:t>'viridis'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"Petal length"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"Sepal length"</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40" name="矩形 40"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9733B" id="矩形 40"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uXtBixwIAAMI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要简化模型构建步骤，</w:t>
      </w:r>
      <w:proofErr w:type="gramStart"/>
      <w:r>
        <w:rPr>
          <w:rFonts w:ascii="Arial" w:hAnsi="Arial" w:cs="Arial"/>
          <w:color w:val="212121"/>
        </w:rPr>
        <w:t>请创建</w:t>
      </w:r>
      <w:proofErr w:type="gramEnd"/>
      <w:r>
        <w:rPr>
          <w:rFonts w:ascii="Arial" w:hAnsi="Arial" w:cs="Arial"/>
          <w:color w:val="212121"/>
        </w:rPr>
        <w:t>一个函数以</w:t>
      </w:r>
      <w:ins w:id="1402" w:author="Shirley Li" w:date="2018-12-06T11:00:00Z">
        <w:r w:rsidR="007A1315">
          <w:rPr>
            <w:rFonts w:ascii="Arial" w:hAnsi="Arial" w:cs="Arial" w:hint="eastAsia"/>
            <w:color w:val="212121"/>
          </w:rPr>
          <w:t>特征</w:t>
        </w:r>
      </w:ins>
      <w:del w:id="1403" w:author="Shirley Li" w:date="2018-12-06T11:00:00Z">
        <w:r w:rsidDel="007A1315">
          <w:rPr>
            <w:rFonts w:ascii="Arial" w:hAnsi="Arial" w:cs="Arial"/>
            <w:color w:val="212121"/>
          </w:rPr>
          <w:delText>将要素</w:delText>
        </w:r>
      </w:del>
      <w:r>
        <w:rPr>
          <w:rFonts w:ascii="Arial" w:hAnsi="Arial" w:cs="Arial"/>
          <w:color w:val="212121"/>
        </w:rPr>
        <w:t>字典重新打包为具有形状的单个数组：</w:t>
      </w:r>
      <w:r>
        <w:rPr>
          <w:rStyle w:val="HTML"/>
          <w:rFonts w:ascii="Courier New" w:hAnsi="Courier New" w:cs="Courier New"/>
          <w:color w:val="37474F"/>
          <w:sz w:val="22"/>
          <w:szCs w:val="22"/>
          <w:shd w:val="clear" w:color="auto" w:fill="F7F7F7"/>
        </w:rPr>
        <w:t>(batch_size, num_features)</w:t>
      </w:r>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此函数使用</w:t>
      </w:r>
      <w:hyperlink r:id="rId128" w:history="1">
        <w:r>
          <w:rPr>
            <w:rStyle w:val="a5"/>
            <w:rFonts w:ascii="Arial" w:hAnsi="Arial" w:cs="Arial"/>
            <w:color w:val="039BE5"/>
          </w:rPr>
          <w:t>tf.stack</w:t>
        </w:r>
      </w:hyperlink>
      <w:r>
        <w:rPr>
          <w:rFonts w:ascii="Arial" w:hAnsi="Arial" w:cs="Arial"/>
          <w:color w:val="212121"/>
        </w:rPr>
        <w:t>方法，该方法从张量列表中获取值，并</w:t>
      </w:r>
      <w:del w:id="1404" w:author="Shirley Li" w:date="2018-12-06T11:01:00Z">
        <w:r w:rsidDel="004B035E">
          <w:rPr>
            <w:rFonts w:ascii="Arial" w:hAnsi="Arial" w:cs="Arial"/>
            <w:color w:val="212121"/>
          </w:rPr>
          <w:delText>在</w:delText>
        </w:r>
      </w:del>
      <w:ins w:id="1405" w:author="Shirley Li" w:date="2018-12-06T11:01:00Z">
        <w:r w:rsidR="004B035E">
          <w:rPr>
            <w:rFonts w:ascii="Arial" w:hAnsi="Arial" w:cs="Arial"/>
            <w:color w:val="212121"/>
          </w:rPr>
          <w:t>创建</w:t>
        </w:r>
      </w:ins>
      <w:r>
        <w:rPr>
          <w:rFonts w:ascii="Arial" w:hAnsi="Arial" w:cs="Arial"/>
          <w:color w:val="212121"/>
        </w:rPr>
        <w:t>指定维度</w:t>
      </w:r>
      <w:del w:id="1406" w:author="Shirley Li" w:date="2018-12-06T11:01:00Z">
        <w:r w:rsidDel="004B035E">
          <w:rPr>
            <w:rFonts w:ascii="Arial" w:hAnsi="Arial" w:cs="Arial"/>
            <w:color w:val="212121"/>
          </w:rPr>
          <w:delText>创建</w:delText>
        </w:r>
      </w:del>
      <w:r>
        <w:rPr>
          <w:rFonts w:ascii="Arial" w:hAnsi="Arial" w:cs="Arial"/>
          <w:color w:val="212121"/>
        </w:rPr>
        <w:t>组合张量。</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pack_features_</w:t>
      </w:r>
      <w:proofErr w:type="gramStart"/>
      <w:r>
        <w:rPr>
          <w:rStyle w:val="pln"/>
          <w:rFonts w:ascii="Courier New" w:hAnsi="Courier New" w:cs="Courier New"/>
          <w:color w:val="37474F"/>
          <w:sz w:val="21"/>
          <w:szCs w:val="21"/>
        </w:rPr>
        <w:t>vector</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"""Pack the features into a single array."""</w:t>
      </w:r>
      <w:r>
        <w:rPr>
          <w:rFonts w:ascii="Courier New" w:hAnsi="Courier New" w:cs="Courier New"/>
          <w:color w:val="37474F"/>
          <w:sz w:val="21"/>
          <w:szCs w:val="21"/>
        </w:rPr>
        <w:br/>
      </w:r>
      <w:r>
        <w:rPr>
          <w:rStyle w:val="pln"/>
          <w:rFonts w:ascii="Courier New" w:hAnsi="Courier New" w:cs="Courier New"/>
          <w:color w:val="37474F"/>
          <w:sz w:val="21"/>
          <w:szCs w:val="21"/>
        </w:rPr>
        <w:t xml:space="preserve">  features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stack</w:t>
      </w:r>
      <w:r>
        <w:rPr>
          <w:rStyle w:val="pun"/>
          <w:rFonts w:ascii="Courier New" w:hAnsi="Courier New" w:cs="Courier New"/>
          <w:color w:val="37474F"/>
          <w:sz w:val="21"/>
          <w:szCs w:val="21"/>
        </w:rPr>
        <w:t>(</w:t>
      </w:r>
      <w:r>
        <w:rPr>
          <w:rStyle w:val="pln"/>
          <w:rFonts w:ascii="Courier New" w:hAnsi="Courier New" w:cs="Courier New"/>
          <w:color w:val="37474F"/>
          <w:sz w:val="21"/>
          <w:szCs w:val="21"/>
        </w:rPr>
        <w:t>list</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values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然后使用</w:t>
      </w:r>
      <w:hyperlink r:id="rId129" w:history="1">
        <w:r>
          <w:rPr>
            <w:rStyle w:val="a5"/>
            <w:rFonts w:ascii="Arial" w:hAnsi="Arial" w:cs="Arial"/>
            <w:color w:val="039BE5"/>
          </w:rPr>
          <w:t>tf.data.Dataset.map</w:t>
        </w:r>
      </w:hyperlink>
      <w:r>
        <w:rPr>
          <w:rFonts w:ascii="Arial" w:hAnsi="Arial" w:cs="Arial"/>
          <w:color w:val="212121"/>
        </w:rPr>
        <w:t>方法将</w:t>
      </w:r>
      <w:r>
        <w:rPr>
          <w:rStyle w:val="HTML"/>
          <w:rFonts w:ascii="Courier New" w:hAnsi="Courier New" w:cs="Courier New"/>
          <w:color w:val="37474F"/>
          <w:sz w:val="22"/>
          <w:szCs w:val="22"/>
          <w:shd w:val="clear" w:color="auto" w:fill="F7F7F7"/>
        </w:rPr>
        <w:t>features</w:t>
      </w:r>
      <w:r>
        <w:rPr>
          <w:rFonts w:ascii="Arial" w:hAnsi="Arial" w:cs="Arial"/>
          <w:color w:val="212121"/>
        </w:rPr>
        <w:t>每</w:t>
      </w:r>
      <w:r>
        <w:rPr>
          <w:rStyle w:val="HTML"/>
          <w:rFonts w:ascii="Courier New" w:hAnsi="Courier New" w:cs="Courier New"/>
          <w:color w:val="37474F"/>
          <w:sz w:val="22"/>
          <w:szCs w:val="22"/>
          <w:shd w:val="clear" w:color="auto" w:fill="F7F7F7"/>
        </w:rPr>
        <w:t>(features,label)</w:t>
      </w:r>
      <w:del w:id="1407" w:author="Shirley Li" w:date="2018-12-06T11:03:00Z">
        <w:r w:rsidDel="005A744F">
          <w:rPr>
            <w:rFonts w:ascii="Arial" w:hAnsi="Arial" w:cs="Arial" w:hint="eastAsia"/>
            <w:color w:val="212121"/>
          </w:rPr>
          <w:delText>对包装</w:delText>
        </w:r>
      </w:del>
      <w:ins w:id="1408" w:author="Shirley Li" w:date="2018-12-06T11:03:00Z">
        <w:r w:rsidR="005A744F">
          <w:rPr>
            <w:rFonts w:ascii="Arial" w:hAnsi="Arial" w:cs="Arial" w:hint="eastAsia"/>
            <w:color w:val="212121"/>
          </w:rPr>
          <w:t>打包</w:t>
        </w:r>
      </w:ins>
      <w:r>
        <w:rPr>
          <w:rFonts w:ascii="Arial" w:hAnsi="Arial" w:cs="Arial"/>
          <w:color w:val="212121"/>
        </w:rPr>
        <w:t>到训练数据集中：</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map</w:t>
      </w:r>
      <w:r>
        <w:rPr>
          <w:rStyle w:val="pun"/>
          <w:rFonts w:ascii="Courier New" w:hAnsi="Courier New" w:cs="Courier New"/>
          <w:color w:val="37474F"/>
          <w:sz w:val="21"/>
          <w:szCs w:val="21"/>
        </w:rPr>
        <w:t>(</w:t>
      </w:r>
      <w:r>
        <w:rPr>
          <w:rStyle w:val="pln"/>
          <w:rFonts w:ascii="Courier New" w:hAnsi="Courier New" w:cs="Courier New"/>
          <w:color w:val="37474F"/>
          <w:sz w:val="21"/>
          <w:szCs w:val="21"/>
        </w:rPr>
        <w:t>pack_features_vector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现在的</w:t>
      </w:r>
      <w:del w:id="1409" w:author="Shirley Li" w:date="2018-12-06T11:03:00Z">
        <w:r w:rsidDel="007900F8">
          <w:rPr>
            <w:rFonts w:ascii="Arial" w:hAnsi="Arial" w:cs="Arial" w:hint="eastAsia"/>
            <w:color w:val="212121"/>
          </w:rPr>
          <w:delText>要素</w:delText>
        </w:r>
      </w:del>
      <w:ins w:id="1410" w:author="Shirley Li" w:date="2018-12-06T11:03:00Z">
        <w:r w:rsidR="007900F8">
          <w:rPr>
            <w:rFonts w:ascii="Arial" w:hAnsi="Arial" w:cs="Arial" w:hint="eastAsia"/>
            <w:color w:val="212121"/>
          </w:rPr>
          <w:t>特征</w:t>
        </w:r>
      </w:ins>
      <w:r>
        <w:rPr>
          <w:rFonts w:ascii="Arial" w:hAnsi="Arial" w:cs="Arial"/>
          <w:color w:val="212121"/>
        </w:rPr>
        <w:t>元素</w:t>
      </w:r>
      <w:r>
        <w:rPr>
          <w:rStyle w:val="HTML"/>
          <w:rFonts w:ascii="Courier New" w:hAnsi="Courier New" w:cs="Courier New"/>
          <w:color w:val="37474F"/>
          <w:sz w:val="22"/>
          <w:szCs w:val="22"/>
          <w:shd w:val="clear" w:color="auto" w:fill="F7F7F7"/>
        </w:rPr>
        <w:t>Dataset</w:t>
      </w:r>
      <w:r>
        <w:rPr>
          <w:rFonts w:ascii="Arial" w:hAnsi="Arial" w:cs="Arial"/>
          <w:color w:val="212121"/>
        </w:rPr>
        <w:t>是具有</w:t>
      </w:r>
      <w:ins w:id="1411" w:author="Shirley Li" w:date="2018-12-06T11:03:00Z">
        <w:r w:rsidR="000746CE">
          <w:rPr>
            <w:rStyle w:val="HTML"/>
            <w:rFonts w:ascii="Courier New" w:hAnsi="Courier New" w:cs="Courier New"/>
            <w:color w:val="37474F"/>
            <w:sz w:val="22"/>
            <w:szCs w:val="22"/>
            <w:shd w:val="clear" w:color="auto" w:fill="F7F7F7"/>
          </w:rPr>
          <w:t>(batch_size, num_features)</w:t>
        </w:r>
      </w:ins>
      <w:r>
        <w:rPr>
          <w:rFonts w:ascii="Arial" w:hAnsi="Arial" w:cs="Arial"/>
          <w:color w:val="212121"/>
        </w:rPr>
        <w:t>形状的数组</w:t>
      </w:r>
      <w:del w:id="1412" w:author="Shirley Li" w:date="2018-12-06T11:03:00Z">
        <w:r w:rsidDel="000746CE">
          <w:rPr>
            <w:rStyle w:val="HTML"/>
            <w:rFonts w:ascii="Courier New" w:hAnsi="Courier New" w:cs="Courier New"/>
            <w:color w:val="37474F"/>
            <w:sz w:val="22"/>
            <w:szCs w:val="22"/>
            <w:shd w:val="clear" w:color="auto" w:fill="F7F7F7"/>
          </w:rPr>
          <w:delText>(batch_size, num_features)</w:delText>
        </w:r>
      </w:del>
      <w:r>
        <w:rPr>
          <w:rFonts w:ascii="Arial" w:hAnsi="Arial" w:cs="Arial"/>
          <w:color w:val="212121"/>
        </w:rPr>
        <w:t>。我们来看几个例子：</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next</w:t>
      </w:r>
      <w:r>
        <w:rPr>
          <w:rStyle w:val="pun"/>
          <w:rFonts w:ascii="Courier New" w:hAnsi="Courier New" w:cs="Courier New"/>
          <w:color w:val="37474F"/>
          <w:sz w:val="21"/>
          <w:szCs w:val="21"/>
        </w:rPr>
        <w:t>(</w:t>
      </w:r>
      <w:r>
        <w:rPr>
          <w:rStyle w:val="pln"/>
          <w:rFonts w:ascii="Courier New" w:hAnsi="Courier New" w:cs="Courier New"/>
          <w:color w:val="37474F"/>
          <w:sz w:val="21"/>
          <w:szCs w:val="21"/>
        </w:rPr>
        <w:t>iter</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proofErr w:type="gramStart"/>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proofErr w:type="gramEnd"/>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tf.Tensor</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[[6.3 3.4 5.6 2.4]</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 xml:space="preserve"> [5.3 3.7 1.5 0.2]</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[7.2 3.6 6.1 2.5]</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[4.5 2.3 1.3 0.3]</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[5.8 2.7 4.1 1.]]</w:t>
      </w:r>
      <w:r>
        <w:rPr>
          <w:rFonts w:ascii="Courier New" w:hAnsi="Courier New" w:cs="Courier New"/>
          <w:color w:val="37474F"/>
          <w:sz w:val="21"/>
          <w:szCs w:val="21"/>
        </w:rPr>
        <w:t>，</w:t>
      </w:r>
      <w:r>
        <w:rPr>
          <w:rFonts w:ascii="Courier New" w:hAnsi="Courier New" w:cs="Courier New"/>
          <w:color w:val="37474F"/>
          <w:sz w:val="21"/>
          <w:szCs w:val="21"/>
        </w:rPr>
        <w:t>shape =</w:t>
      </w:r>
      <w:r>
        <w:rPr>
          <w:rFonts w:ascii="Courier New" w:hAnsi="Courier New" w:cs="Courier New"/>
          <w:color w:val="37474F"/>
          <w:sz w:val="21"/>
          <w:szCs w:val="21"/>
        </w:rPr>
        <w:t>（</w:t>
      </w:r>
      <w:r>
        <w:rPr>
          <w:rFonts w:ascii="Courier New" w:hAnsi="Courier New" w:cs="Courier New"/>
          <w:color w:val="37474F"/>
          <w:sz w:val="21"/>
          <w:szCs w:val="21"/>
        </w:rPr>
        <w:t>5,4</w:t>
      </w:r>
      <w:r>
        <w:rPr>
          <w:rFonts w:ascii="Courier New" w:hAnsi="Courier New" w:cs="Courier New"/>
          <w:color w:val="37474F"/>
          <w:sz w:val="21"/>
          <w:szCs w:val="21"/>
        </w:rPr>
        <w:t>），</w:t>
      </w:r>
      <w:r>
        <w:rPr>
          <w:rFonts w:ascii="Courier New" w:hAnsi="Courier New" w:cs="Courier New"/>
          <w:color w:val="37474F"/>
          <w:sz w:val="21"/>
          <w:szCs w:val="21"/>
        </w:rPr>
        <w:t>dtype = float32</w:t>
      </w:r>
      <w:r>
        <w:rPr>
          <w:rFonts w:ascii="Courier New" w:hAnsi="Courier New" w:cs="Courier New"/>
          <w:color w:val="37474F"/>
          <w:sz w:val="21"/>
          <w:szCs w:val="21"/>
        </w:rPr>
        <w:t>）</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选择模型类型</w:t>
      </w:r>
    </w:p>
    <w:p w:rsidR="0048111B" w:rsidRDefault="0048111B" w:rsidP="0048111B">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为何选型？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一个</w:t>
      </w:r>
      <w:hyperlink r:id="rId130" w:anchor="model" w:history="1">
        <w:r>
          <w:rPr>
            <w:rStyle w:val="a5"/>
            <w:rFonts w:ascii="Arial" w:hAnsi="Arial" w:cs="Arial"/>
            <w:i/>
            <w:iCs/>
            <w:color w:val="039BE5"/>
          </w:rPr>
          <w:t>模型</w:t>
        </w:r>
      </w:hyperlink>
      <w:r>
        <w:rPr>
          <w:rFonts w:ascii="Arial" w:hAnsi="Arial" w:cs="Arial"/>
          <w:color w:val="212121"/>
        </w:rPr>
        <w:t>是功能和标签之间的关系。对于</w:t>
      </w:r>
      <w:ins w:id="1413" w:author="Shirley Li" w:date="2018-12-06T11:04:00Z">
        <w:r w:rsidR="00ED56AB">
          <w:rPr>
            <w:rFonts w:ascii="Arial" w:hAnsi="Arial" w:cs="Arial" w:hint="eastAsia"/>
            <w:color w:val="212121"/>
          </w:rPr>
          <w:t>鸢尾花</w:t>
        </w:r>
      </w:ins>
      <w:del w:id="1414" w:author="Shirley Li" w:date="2018-12-06T11:04:00Z">
        <w:r w:rsidDel="00ED56AB">
          <w:rPr>
            <w:rFonts w:ascii="Arial" w:hAnsi="Arial" w:cs="Arial"/>
            <w:color w:val="212121"/>
          </w:rPr>
          <w:delText>虹膜</w:delText>
        </w:r>
      </w:del>
      <w:r>
        <w:rPr>
          <w:rFonts w:ascii="Arial" w:hAnsi="Arial" w:cs="Arial"/>
          <w:color w:val="212121"/>
        </w:rPr>
        <w:t>分类问题，该模型定义了萼片和花瓣测量与预测的</w:t>
      </w:r>
      <w:del w:id="1415" w:author="Shirley Li" w:date="2018-12-06T11:04:00Z">
        <w:r w:rsidDel="00D861E5">
          <w:rPr>
            <w:rFonts w:ascii="Arial" w:hAnsi="Arial" w:cs="Arial" w:hint="eastAsia"/>
            <w:color w:val="212121"/>
          </w:rPr>
          <w:delText>虹膜</w:delText>
        </w:r>
      </w:del>
      <w:ins w:id="1416" w:author="Shirley Li" w:date="2018-12-06T11:04:00Z">
        <w:r w:rsidR="00D861E5">
          <w:rPr>
            <w:rFonts w:ascii="Arial" w:hAnsi="Arial" w:cs="Arial" w:hint="eastAsia"/>
            <w:color w:val="212121"/>
          </w:rPr>
          <w:t>鸢尾花</w:t>
        </w:r>
      </w:ins>
      <w:r>
        <w:rPr>
          <w:rFonts w:ascii="Arial" w:hAnsi="Arial" w:cs="Arial"/>
          <w:color w:val="212121"/>
        </w:rPr>
        <w:t>种类之间的关系。一些简单的模型可以用几行代数来描述，但是复杂的机器学习模型具有很多难以概括的参数。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你能否在</w:t>
      </w:r>
      <w:r>
        <w:rPr>
          <w:rStyle w:val="a4"/>
          <w:rFonts w:ascii="Arial" w:hAnsi="Arial" w:cs="Arial"/>
          <w:color w:val="212121"/>
        </w:rPr>
        <w:t>不</w:t>
      </w:r>
      <w:r>
        <w:rPr>
          <w:rFonts w:ascii="Arial" w:hAnsi="Arial" w:cs="Arial"/>
          <w:color w:val="212121"/>
        </w:rPr>
        <w:t>使用机器学习的</w:t>
      </w:r>
      <w:r>
        <w:rPr>
          <w:rStyle w:val="a4"/>
          <w:rFonts w:ascii="Arial" w:hAnsi="Arial" w:cs="Arial"/>
          <w:color w:val="212121"/>
        </w:rPr>
        <w:t>情况下</w:t>
      </w:r>
      <w:r>
        <w:rPr>
          <w:rFonts w:ascii="Arial" w:hAnsi="Arial" w:cs="Arial"/>
          <w:color w:val="212121"/>
        </w:rPr>
        <w:t>确定四种特征与</w:t>
      </w:r>
      <w:del w:id="1417" w:author="Shirley Li" w:date="2018-12-06T11:05:00Z">
        <w:r w:rsidDel="00824330">
          <w:rPr>
            <w:rFonts w:ascii="Arial" w:hAnsi="Arial" w:cs="Arial" w:hint="eastAsia"/>
            <w:color w:val="212121"/>
          </w:rPr>
          <w:delText>虹膜</w:delText>
        </w:r>
      </w:del>
      <w:ins w:id="1418" w:author="Shirley Li" w:date="2018-12-06T11:05:00Z">
        <w:r w:rsidR="00824330">
          <w:rPr>
            <w:rFonts w:ascii="Arial" w:hAnsi="Arial" w:cs="Arial" w:hint="eastAsia"/>
            <w:color w:val="212121"/>
          </w:rPr>
          <w:t>鸢尾花</w:t>
        </w:r>
      </w:ins>
      <w:r>
        <w:rPr>
          <w:rFonts w:ascii="Arial" w:hAnsi="Arial" w:cs="Arial"/>
          <w:color w:val="212121"/>
        </w:rPr>
        <w:t>物种之间的关系？也就是说，您可以使用传统的编程技术（例如，很多条件语句）来创建模型吗？也许</w:t>
      </w:r>
      <w:r>
        <w:rPr>
          <w:rFonts w:ascii="Arial" w:hAnsi="Arial" w:cs="Arial"/>
          <w:color w:val="212121"/>
        </w:rPr>
        <w:t xml:space="preserve"> - </w:t>
      </w:r>
      <w:r>
        <w:rPr>
          <w:rFonts w:ascii="Arial" w:hAnsi="Arial" w:cs="Arial"/>
          <w:color w:val="212121"/>
        </w:rPr>
        <w:t>如果你对数据集进行了足够长的分析，</w:t>
      </w:r>
      <w:ins w:id="1419" w:author="Shirley Li" w:date="2018-12-06T11:05:00Z">
        <w:r w:rsidR="00824330">
          <w:rPr>
            <w:rFonts w:ascii="Arial" w:hAnsi="Arial" w:cs="Arial" w:hint="eastAsia"/>
            <w:color w:val="212121"/>
          </w:rPr>
          <w:t>或许</w:t>
        </w:r>
      </w:ins>
      <w:del w:id="1420" w:author="Shirley Li" w:date="2018-12-06T11:04:00Z">
        <w:r w:rsidDel="00D861E5">
          <w:rPr>
            <w:rFonts w:ascii="Arial" w:hAnsi="Arial" w:cs="Arial"/>
            <w:color w:val="212121"/>
          </w:rPr>
          <w:delText>以</w:delText>
        </w:r>
      </w:del>
      <w:ins w:id="1421" w:author="Shirley Li" w:date="2018-12-06T11:04:00Z">
        <w:r w:rsidR="00D861E5">
          <w:rPr>
            <w:rFonts w:ascii="Arial" w:hAnsi="Arial" w:cs="Arial" w:hint="eastAsia"/>
            <w:color w:val="212121"/>
          </w:rPr>
          <w:t>可以</w:t>
        </w:r>
      </w:ins>
      <w:r>
        <w:rPr>
          <w:rFonts w:ascii="Arial" w:hAnsi="Arial" w:cs="Arial"/>
          <w:color w:val="212121"/>
        </w:rPr>
        <w:t>确定特定物种的花瓣和萼片测量值之间的关系。</w:t>
      </w:r>
      <w:ins w:id="1422" w:author="Shirley Li" w:date="2018-12-06T11:05:00Z">
        <w:r w:rsidR="00824330">
          <w:rPr>
            <w:rFonts w:ascii="Arial" w:hAnsi="Arial" w:cs="Arial" w:hint="eastAsia"/>
            <w:color w:val="212121"/>
          </w:rPr>
          <w:t>但是</w:t>
        </w:r>
      </w:ins>
      <w:r>
        <w:rPr>
          <w:rFonts w:ascii="Arial" w:hAnsi="Arial" w:cs="Arial"/>
          <w:color w:val="212121"/>
        </w:rPr>
        <w:t>在更复杂的数据集上，</w:t>
      </w:r>
      <w:proofErr w:type="gramStart"/>
      <w:r>
        <w:rPr>
          <w:rFonts w:ascii="Arial" w:hAnsi="Arial" w:cs="Arial"/>
          <w:color w:val="212121"/>
        </w:rPr>
        <w:t>这变得</w:t>
      </w:r>
      <w:proofErr w:type="gramEnd"/>
      <w:r>
        <w:rPr>
          <w:rFonts w:ascii="Arial" w:hAnsi="Arial" w:cs="Arial"/>
          <w:color w:val="212121"/>
        </w:rPr>
        <w:t>很困难</w:t>
      </w:r>
      <w:r>
        <w:rPr>
          <w:rFonts w:ascii="Arial" w:hAnsi="Arial" w:cs="Arial"/>
          <w:color w:val="212121"/>
        </w:rPr>
        <w:t xml:space="preserve"> </w:t>
      </w:r>
      <w:del w:id="1423" w:author="Shirley Li" w:date="2018-12-06T11:05:00Z">
        <w:r w:rsidDel="005573BD">
          <w:rPr>
            <w:rFonts w:ascii="Arial" w:hAnsi="Arial" w:cs="Arial"/>
            <w:color w:val="212121"/>
          </w:rPr>
          <w:delText>-</w:delText>
        </w:r>
      </w:del>
      <w:ins w:id="1424" w:author="Shirley Li" w:date="2018-12-06T11:05:00Z">
        <w:r w:rsidR="005573BD">
          <w:rPr>
            <w:rFonts w:ascii="Arial" w:hAnsi="Arial" w:cs="Arial"/>
            <w:color w:val="212121"/>
          </w:rPr>
          <w:t>–</w:t>
        </w:r>
      </w:ins>
      <w:r>
        <w:rPr>
          <w:rFonts w:ascii="Arial" w:hAnsi="Arial" w:cs="Arial"/>
          <w:color w:val="212121"/>
        </w:rPr>
        <w:t xml:space="preserve"> </w:t>
      </w:r>
      <w:del w:id="1425" w:author="Shirley Li" w:date="2018-12-06T11:05:00Z">
        <w:r w:rsidDel="005573BD">
          <w:rPr>
            <w:rFonts w:ascii="Arial" w:hAnsi="Arial" w:cs="Arial" w:hint="eastAsia"/>
            <w:color w:val="212121"/>
          </w:rPr>
          <w:delText>也许</w:delText>
        </w:r>
      </w:del>
      <w:ins w:id="1426" w:author="Shirley Li" w:date="2018-12-06T11:05:00Z">
        <w:r w:rsidR="005573BD">
          <w:rPr>
            <w:rFonts w:ascii="Arial" w:hAnsi="Arial" w:cs="Arial" w:hint="eastAsia"/>
            <w:color w:val="212121"/>
          </w:rPr>
          <w:t>甚至可以说</w:t>
        </w:r>
      </w:ins>
      <w:r>
        <w:rPr>
          <w:rFonts w:ascii="Arial" w:hAnsi="Arial" w:cs="Arial"/>
          <w:color w:val="212121"/>
        </w:rPr>
        <w:t>是不可能的。良好的机器学习方法可以</w:t>
      </w:r>
      <w:r>
        <w:rPr>
          <w:rStyle w:val="a4"/>
          <w:rFonts w:ascii="Arial" w:hAnsi="Arial" w:cs="Arial"/>
          <w:color w:val="212121"/>
        </w:rPr>
        <w:t>为您确定模型</w:t>
      </w:r>
      <w:r>
        <w:rPr>
          <w:rFonts w:ascii="Arial" w:hAnsi="Arial" w:cs="Arial"/>
          <w:color w:val="212121"/>
        </w:rPr>
        <w:t>。如果您将足够的代表性示例提供</w:t>
      </w:r>
      <w:proofErr w:type="gramStart"/>
      <w:r>
        <w:rPr>
          <w:rFonts w:ascii="Arial" w:hAnsi="Arial" w:cs="Arial"/>
          <w:color w:val="212121"/>
        </w:rPr>
        <w:t>给正确</w:t>
      </w:r>
      <w:proofErr w:type="gramEnd"/>
      <w:r>
        <w:rPr>
          <w:rFonts w:ascii="Arial" w:hAnsi="Arial" w:cs="Arial"/>
          <w:color w:val="212121"/>
        </w:rPr>
        <w:t>的机器学习模型类型，程序将为您找出</w:t>
      </w:r>
      <w:ins w:id="1427" w:author="Shirley Li" w:date="2018-12-06T11:05:00Z">
        <w:r w:rsidR="000C3E30">
          <w:rPr>
            <w:rFonts w:ascii="Arial" w:hAnsi="Arial" w:cs="Arial" w:hint="eastAsia"/>
            <w:color w:val="212121"/>
          </w:rPr>
          <w:t>他们之间的</w:t>
        </w:r>
      </w:ins>
      <w:r>
        <w:rPr>
          <w:rFonts w:ascii="Arial" w:hAnsi="Arial" w:cs="Arial"/>
          <w:color w:val="212121"/>
        </w:rPr>
        <w:t>关系。</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选择</w:t>
      </w:r>
      <w:ins w:id="1428" w:author="Shirley Li" w:date="2018-12-06T11:06:00Z">
        <w:r w:rsidR="002726E4">
          <w:rPr>
            <w:rFonts w:ascii="Arial" w:hAnsi="Arial" w:cs="Arial" w:hint="eastAsia"/>
            <w:b w:val="0"/>
            <w:bCs w:val="0"/>
            <w:color w:val="212121"/>
            <w:sz w:val="30"/>
            <w:szCs w:val="30"/>
          </w:rPr>
          <w:t>模型</w:t>
        </w:r>
      </w:ins>
      <w:del w:id="1429" w:author="Shirley Li" w:date="2018-12-06T11:06:00Z">
        <w:r w:rsidDel="002726E4">
          <w:rPr>
            <w:rFonts w:ascii="Arial" w:hAnsi="Arial" w:cs="Arial"/>
            <w:b w:val="0"/>
            <w:bCs w:val="0"/>
            <w:color w:val="212121"/>
            <w:sz w:val="30"/>
            <w:szCs w:val="30"/>
          </w:rPr>
          <w:delText>型号</w:delText>
        </w:r>
      </w:del>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我们需要选择要训练的模型。</w:t>
      </w:r>
      <w:ins w:id="1430" w:author="Shirley Li" w:date="2018-12-06T11:08:00Z">
        <w:r w:rsidR="008A6B7E" w:rsidRPr="008A6B7E">
          <w:rPr>
            <w:rFonts w:ascii="Arial" w:hAnsi="Arial" w:cs="Arial" w:hint="eastAsia"/>
            <w:color w:val="212121"/>
          </w:rPr>
          <w:t>模型具有许多类型，挑选合适的类型需要一定的经验</w:t>
        </w:r>
        <w:r w:rsidR="001D45F2">
          <w:rPr>
            <w:rFonts w:ascii="Arial" w:hAnsi="Arial" w:cs="Arial" w:hint="eastAsia"/>
            <w:color w:val="212121"/>
          </w:rPr>
          <w:t>支持</w:t>
        </w:r>
        <w:r w:rsidR="008A6B7E" w:rsidRPr="008A6B7E">
          <w:rPr>
            <w:rFonts w:ascii="Arial" w:hAnsi="Arial" w:cs="Arial" w:hint="eastAsia"/>
            <w:color w:val="212121"/>
          </w:rPr>
          <w:t>。</w:t>
        </w:r>
      </w:ins>
      <w:del w:id="1431" w:author="Shirley Li" w:date="2018-12-06T11:08:00Z">
        <w:r w:rsidDel="008A6B7E">
          <w:rPr>
            <w:rFonts w:ascii="Arial" w:hAnsi="Arial" w:cs="Arial"/>
            <w:color w:val="212121"/>
          </w:rPr>
          <w:delText>有很多类型的模型和挑选一个好的经验。</w:delText>
        </w:r>
      </w:del>
      <w:r>
        <w:rPr>
          <w:rFonts w:ascii="Arial" w:hAnsi="Arial" w:cs="Arial"/>
          <w:color w:val="212121"/>
        </w:rPr>
        <w:t>本教程使用神经网络来解决</w:t>
      </w:r>
      <w:del w:id="1432" w:author="Shirley Li" w:date="2018-12-06T11:09:00Z">
        <w:r w:rsidDel="00CC14DA">
          <w:rPr>
            <w:rFonts w:ascii="Arial" w:hAnsi="Arial" w:cs="Arial" w:hint="eastAsia"/>
            <w:color w:val="212121"/>
          </w:rPr>
          <w:delText>Iris</w:delText>
        </w:r>
      </w:del>
      <w:ins w:id="1433" w:author="Shirley Li" w:date="2018-12-06T11:09:00Z">
        <w:r w:rsidR="00CC14DA">
          <w:rPr>
            <w:rFonts w:ascii="Arial" w:hAnsi="Arial" w:cs="Arial" w:hint="eastAsia"/>
            <w:color w:val="212121"/>
          </w:rPr>
          <w:t>鸢尾花</w:t>
        </w:r>
      </w:ins>
      <w:r>
        <w:rPr>
          <w:rFonts w:ascii="Arial" w:hAnsi="Arial" w:cs="Arial"/>
          <w:color w:val="212121"/>
        </w:rPr>
        <w:t>分类问题。</w:t>
      </w:r>
      <w:hyperlink r:id="rId131" w:anchor="neural_network" w:history="1">
        <w:r>
          <w:rPr>
            <w:rStyle w:val="a5"/>
            <w:rFonts w:ascii="Arial" w:hAnsi="Arial" w:cs="Arial"/>
            <w:i/>
            <w:iCs/>
            <w:color w:val="039BE5"/>
          </w:rPr>
          <w:t>神经网络</w:t>
        </w:r>
      </w:hyperlink>
      <w:r>
        <w:rPr>
          <w:rFonts w:ascii="Arial" w:hAnsi="Arial" w:cs="Arial"/>
          <w:color w:val="212121"/>
        </w:rPr>
        <w:t>可以找到特征和标签之间的复杂关系。</w:t>
      </w:r>
      <w:ins w:id="1434" w:author="Shirley Li" w:date="2018-12-06T11:09:00Z">
        <w:r w:rsidR="00CC14DA" w:rsidRPr="00CC14DA">
          <w:rPr>
            <w:rFonts w:ascii="Arial" w:hAnsi="Arial" w:cs="Arial" w:hint="eastAsia"/>
            <w:color w:val="212121"/>
          </w:rPr>
          <w:t>神经网络</w:t>
        </w:r>
      </w:ins>
      <w:del w:id="1435" w:author="Shirley Li" w:date="2018-12-06T11:09:00Z">
        <w:r w:rsidDel="00CC14DA">
          <w:rPr>
            <w:rFonts w:ascii="Arial" w:hAnsi="Arial" w:cs="Arial"/>
            <w:color w:val="212121"/>
          </w:rPr>
          <w:delText>它</w:delText>
        </w:r>
      </w:del>
      <w:r>
        <w:rPr>
          <w:rFonts w:ascii="Arial" w:hAnsi="Arial" w:cs="Arial"/>
          <w:color w:val="212121"/>
        </w:rPr>
        <w:t>是一个高度结构化的图形，</w:t>
      </w:r>
      <w:del w:id="1436" w:author="Shirley Li" w:date="2018-12-06T11:09:00Z">
        <w:r w:rsidDel="00CC14DA">
          <w:rPr>
            <w:rFonts w:ascii="Arial" w:hAnsi="Arial" w:cs="Arial"/>
            <w:color w:val="212121"/>
          </w:rPr>
          <w:delText>组织成</w:delText>
        </w:r>
      </w:del>
      <w:ins w:id="1437" w:author="Shirley Li" w:date="2018-12-06T11:09:00Z">
        <w:r w:rsidR="00CC14DA">
          <w:rPr>
            <w:rFonts w:ascii="Arial" w:hAnsi="Arial" w:cs="Arial" w:hint="eastAsia"/>
            <w:color w:val="212121"/>
          </w:rPr>
          <w:t>其中包含</w:t>
        </w:r>
      </w:ins>
      <w:r>
        <w:rPr>
          <w:rFonts w:ascii="Arial" w:hAnsi="Arial" w:cs="Arial"/>
          <w:color w:val="212121"/>
        </w:rPr>
        <w:t>一个或多个</w:t>
      </w:r>
      <w:hyperlink r:id="rId132" w:anchor="hidden_layer" w:history="1">
        <w:r>
          <w:rPr>
            <w:rStyle w:val="a5"/>
            <w:rFonts w:ascii="Arial" w:hAnsi="Arial" w:cs="Arial"/>
            <w:i/>
            <w:iCs/>
            <w:color w:val="039BE5"/>
          </w:rPr>
          <w:t>隐藏层</w:t>
        </w:r>
      </w:hyperlink>
      <w:r>
        <w:rPr>
          <w:rFonts w:ascii="Arial" w:hAnsi="Arial" w:cs="Arial"/>
          <w:color w:val="212121"/>
        </w:rPr>
        <w:t>。每个隐藏层由一个或多个</w:t>
      </w:r>
      <w:hyperlink r:id="rId133" w:anchor="neuron" w:history="1">
        <w:r>
          <w:rPr>
            <w:rStyle w:val="a5"/>
            <w:rFonts w:ascii="Arial" w:hAnsi="Arial" w:cs="Arial"/>
            <w:i/>
            <w:iCs/>
            <w:color w:val="039BE5"/>
          </w:rPr>
          <w:t>神经元组成</w:t>
        </w:r>
      </w:hyperlink>
      <w:r>
        <w:rPr>
          <w:rFonts w:ascii="Arial" w:hAnsi="Arial" w:cs="Arial"/>
          <w:color w:val="212121"/>
        </w:rPr>
        <w:t>。</w:t>
      </w:r>
      <w:ins w:id="1438" w:author="Shirley Li" w:date="2018-12-06T11:12:00Z">
        <w:r w:rsidR="00652DA9" w:rsidRPr="00652DA9">
          <w:rPr>
            <w:rFonts w:ascii="Arial" w:hAnsi="Arial" w:cs="Arial" w:hint="eastAsia"/>
            <w:color w:val="212121"/>
          </w:rPr>
          <w:t>神经网络有多种类别，该程序使用的是密集型神经网络</w:t>
        </w:r>
        <w:r w:rsidR="00652DA9">
          <w:rPr>
            <w:rFonts w:ascii="Arial" w:hAnsi="Arial" w:cs="Arial" w:hint="eastAsia"/>
            <w:color w:val="212121"/>
          </w:rPr>
          <w:t>，也称为</w:t>
        </w:r>
      </w:ins>
      <w:del w:id="1439" w:author="Shirley Li" w:date="2018-12-06T11:12:00Z">
        <w:r w:rsidDel="00652DA9">
          <w:rPr>
            <w:rFonts w:ascii="Arial" w:hAnsi="Arial" w:cs="Arial"/>
            <w:color w:val="212121"/>
          </w:rPr>
          <w:delText>有几类神经网络，这个程序使用密集或</w:delText>
        </w:r>
      </w:del>
      <w:hyperlink r:id="rId134" w:anchor="fully_connected_layer" w:history="1">
        <w:r>
          <w:rPr>
            <w:rStyle w:val="a5"/>
            <w:rFonts w:ascii="Arial" w:hAnsi="Arial" w:cs="Arial"/>
            <w:i/>
            <w:iCs/>
            <w:color w:val="039BE5"/>
          </w:rPr>
          <w:t>完全连接的神经网络</w:t>
        </w:r>
      </w:hyperlink>
      <w:r>
        <w:rPr>
          <w:rFonts w:ascii="Arial" w:hAnsi="Arial" w:cs="Arial"/>
          <w:color w:val="212121"/>
        </w:rPr>
        <w:t>：</w:t>
      </w:r>
      <w:ins w:id="1440" w:author="Shirley Li" w:date="2018-12-06T11:13:00Z">
        <w:r w:rsidR="0075585E" w:rsidRPr="0075585E">
          <w:rPr>
            <w:rFonts w:ascii="Arial" w:hAnsi="Arial" w:cs="Arial" w:hint="eastAsia"/>
            <w:color w:val="212121"/>
          </w:rPr>
          <w:t>一个层中的神经元将从上一层中的每个神经元获取输入连接。</w:t>
        </w:r>
      </w:ins>
      <w:del w:id="1441" w:author="Shirley Li" w:date="2018-12-06T11:13:00Z">
        <w:r w:rsidDel="0075585E">
          <w:rPr>
            <w:rFonts w:ascii="Arial" w:hAnsi="Arial" w:cs="Arial"/>
            <w:color w:val="212121"/>
          </w:rPr>
          <w:delText>一层中的神经元接收来自</w:delText>
        </w:r>
        <w:r w:rsidDel="0075585E">
          <w:rPr>
            <w:rStyle w:val="a4"/>
            <w:rFonts w:ascii="Arial" w:hAnsi="Arial" w:cs="Arial"/>
            <w:color w:val="212121"/>
          </w:rPr>
          <w:delText>每个</w:delText>
        </w:r>
        <w:r w:rsidR="00756807" w:rsidDel="0075585E">
          <w:rPr>
            <w:rStyle w:val="a5"/>
            <w:rFonts w:ascii="Arial" w:hAnsi="Arial" w:cs="Arial"/>
            <w:i/>
            <w:iCs/>
            <w:color w:val="039BE5"/>
          </w:rPr>
          <w:fldChar w:fldCharType="begin"/>
        </w:r>
        <w:r w:rsidR="00756807" w:rsidDel="0075585E">
          <w:rPr>
            <w:rStyle w:val="a5"/>
            <w:rFonts w:ascii="Arial" w:hAnsi="Arial" w:cs="Arial"/>
            <w:i/>
            <w:iCs/>
            <w:color w:val="039BE5"/>
          </w:rPr>
          <w:delInstrText xml:space="preserve"> HYPERLINK "https://developers.google.cn/machine-learning/glossary/" \l "fully_connected_layer" </w:delInstrText>
        </w:r>
        <w:r w:rsidR="00756807" w:rsidDel="0075585E">
          <w:rPr>
            <w:rStyle w:val="a5"/>
            <w:rFonts w:ascii="Arial" w:hAnsi="Arial" w:cs="Arial"/>
            <w:i/>
            <w:iCs/>
            <w:color w:val="039BE5"/>
          </w:rPr>
          <w:fldChar w:fldCharType="separate"/>
        </w:r>
        <w:r w:rsidDel="0075585E">
          <w:rPr>
            <w:rStyle w:val="a5"/>
            <w:rFonts w:ascii="Arial" w:hAnsi="Arial" w:cs="Arial"/>
            <w:i/>
            <w:iCs/>
            <w:color w:val="039BE5"/>
          </w:rPr>
          <w:delText>神经网络</w:delText>
        </w:r>
        <w:r w:rsidR="00756807" w:rsidDel="0075585E">
          <w:rPr>
            <w:rStyle w:val="a5"/>
            <w:rFonts w:ascii="Arial" w:hAnsi="Arial" w:cs="Arial"/>
            <w:i/>
            <w:iCs/>
            <w:color w:val="039BE5"/>
          </w:rPr>
          <w:fldChar w:fldCharType="end"/>
        </w:r>
        <w:r w:rsidDel="0075585E">
          <w:rPr>
            <w:rFonts w:ascii="Arial" w:hAnsi="Arial" w:cs="Arial"/>
            <w:color w:val="212121"/>
          </w:rPr>
          <w:delText>的输入连接上一层的神经元。</w:delText>
        </w:r>
      </w:del>
      <w:r>
        <w:rPr>
          <w:rFonts w:ascii="Arial" w:hAnsi="Arial" w:cs="Arial"/>
          <w:color w:val="212121"/>
        </w:rPr>
        <w:t>例如，图</w:t>
      </w:r>
      <w:r>
        <w:rPr>
          <w:rFonts w:ascii="Arial" w:hAnsi="Arial" w:cs="Arial"/>
          <w:color w:val="212121"/>
        </w:rPr>
        <w:t>2</w:t>
      </w:r>
      <w:r>
        <w:rPr>
          <w:rFonts w:ascii="Arial" w:hAnsi="Arial" w:cs="Arial"/>
          <w:color w:val="212121"/>
        </w:rPr>
        <w:t>说明了一个密集的神经网络，包括一个输入层，两个隐藏层和一个输出层：</w:t>
      </w:r>
    </w:p>
    <w:tbl>
      <w:tblPr>
        <w:tblW w:w="9945" w:type="dxa"/>
        <w:tblCellMar>
          <w:top w:w="15" w:type="dxa"/>
          <w:left w:w="15" w:type="dxa"/>
          <w:bottom w:w="15" w:type="dxa"/>
          <w:right w:w="15" w:type="dxa"/>
        </w:tblCellMar>
        <w:tblLook w:val="04A0" w:firstRow="1" w:lastRow="0" w:firstColumn="1" w:lastColumn="0" w:noHBand="0" w:noVBand="1"/>
      </w:tblPr>
      <w:tblGrid>
        <w:gridCol w:w="9945"/>
      </w:tblGrid>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noProof/>
                <w:color w:val="212121"/>
                <w:szCs w:val="21"/>
              </w:rPr>
              <mc:AlternateContent>
                <mc:Choice Requires="wps">
                  <w:drawing>
                    <wp:inline distT="0" distB="0" distL="0" distR="0">
                      <wp:extent cx="304800" cy="304800"/>
                      <wp:effectExtent l="0" t="0" r="0" b="0"/>
                      <wp:docPr id="39" name="矩形 39" descr="网络架构图：输入，2个隐藏层和输出"/>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A9ACA" id="矩形 39" o:spid="_x0000_s1026" alt="网络架构图：输入，2个隐藏层和输出"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EHt8A0DAADwBQAADgAAAAAAAAAAAAAAAAAuAgAAZHJzL2Uyb0RvYy54&#10;bWxQSwECLQAUAAYACAAAACEATKDpLNgAAAADAQAADwAAAAAAAAAAAAAAAABnBQAAZHJzL2Rvd25y&#10;ZXYueG1sUEsFBgAAAAAEAAQA8wAAAGwGAAAAAA==&#10;" filled="f" stroked="f">
                      <o:lock v:ext="edit" aspectratio="t"/>
                      <w10:anchorlock/>
                    </v:rect>
                  </w:pict>
                </mc:Fallback>
              </mc:AlternateConten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图</w:t>
            </w:r>
            <w:r>
              <w:rPr>
                <w:rFonts w:ascii="Arial" w:hAnsi="Arial" w:cs="Arial"/>
                <w:color w:val="212121"/>
                <w:szCs w:val="21"/>
              </w:rPr>
              <w:t>2.</w:t>
            </w:r>
            <w:r>
              <w:rPr>
                <w:rFonts w:ascii="Arial" w:hAnsi="Arial" w:cs="Arial"/>
                <w:color w:val="212121"/>
                <w:szCs w:val="21"/>
              </w:rPr>
              <w:t>具有特征，隐藏层和预测的神经网络。</w:t>
            </w:r>
            <w:r>
              <w:rPr>
                <w:rFonts w:ascii="Arial" w:hAnsi="Arial" w:cs="Arial"/>
                <w:color w:val="212121"/>
                <w:szCs w:val="21"/>
              </w:rPr>
              <w:br/>
              <w:t> </w:t>
            </w:r>
          </w:p>
        </w:tc>
      </w:tr>
    </w:tbl>
    <w:p w:rsidR="0048111B" w:rsidRDefault="00A95805" w:rsidP="0048111B">
      <w:pPr>
        <w:pStyle w:val="a3"/>
        <w:spacing w:before="240" w:beforeAutospacing="0" w:after="240" w:afterAutospacing="0"/>
        <w:rPr>
          <w:rFonts w:ascii="Arial" w:hAnsi="Arial" w:cs="Arial"/>
          <w:color w:val="212121"/>
        </w:rPr>
      </w:pPr>
      <w:ins w:id="1442" w:author="Shirley Li" w:date="2018-12-06T11:15:00Z">
        <w:r w:rsidRPr="00A95805">
          <w:rPr>
            <w:rFonts w:ascii="Arial" w:hAnsi="Arial" w:cs="Arial" w:hint="eastAsia"/>
            <w:color w:val="212121"/>
          </w:rPr>
          <w:t>当图</w:t>
        </w:r>
        <w:r w:rsidRPr="00A95805">
          <w:rPr>
            <w:rFonts w:ascii="Arial" w:hAnsi="Arial" w:cs="Arial" w:hint="eastAsia"/>
            <w:color w:val="212121"/>
          </w:rPr>
          <w:t xml:space="preserve"> 2 </w:t>
        </w:r>
        <w:r w:rsidRPr="00A95805">
          <w:rPr>
            <w:rFonts w:ascii="Arial" w:hAnsi="Arial" w:cs="Arial" w:hint="eastAsia"/>
            <w:color w:val="212121"/>
          </w:rPr>
          <w:t>中的模型经过训练并获得无标签样本后，它会产生</w:t>
        </w:r>
        <w:r w:rsidRPr="00A95805">
          <w:rPr>
            <w:rFonts w:ascii="Arial" w:hAnsi="Arial" w:cs="Arial" w:hint="eastAsia"/>
            <w:color w:val="212121"/>
          </w:rPr>
          <w:t xml:space="preserve"> 3 </w:t>
        </w:r>
        <w:proofErr w:type="gramStart"/>
        <w:r w:rsidRPr="00A95805">
          <w:rPr>
            <w:rFonts w:ascii="Arial" w:hAnsi="Arial" w:cs="Arial" w:hint="eastAsia"/>
            <w:color w:val="212121"/>
          </w:rPr>
          <w:t>个</w:t>
        </w:r>
        <w:proofErr w:type="gramEnd"/>
        <w:r w:rsidRPr="00A95805">
          <w:rPr>
            <w:rFonts w:ascii="Arial" w:hAnsi="Arial" w:cs="Arial" w:hint="eastAsia"/>
            <w:color w:val="212121"/>
          </w:rPr>
          <w:t>预测结果</w:t>
        </w:r>
      </w:ins>
      <w:del w:id="1443" w:author="Shirley Li" w:date="2018-12-06T11:15:00Z">
        <w:r w:rsidR="0048111B" w:rsidDel="00A95805">
          <w:rPr>
            <w:rFonts w:ascii="Arial" w:hAnsi="Arial" w:cs="Arial"/>
            <w:color w:val="212121"/>
          </w:rPr>
          <w:delText>当对来自图</w:delText>
        </w:r>
        <w:r w:rsidR="0048111B" w:rsidDel="00A95805">
          <w:rPr>
            <w:rFonts w:ascii="Arial" w:hAnsi="Arial" w:cs="Arial"/>
            <w:color w:val="212121"/>
          </w:rPr>
          <w:delText>2</w:delText>
        </w:r>
        <w:r w:rsidR="0048111B" w:rsidDel="00A95805">
          <w:rPr>
            <w:rFonts w:ascii="Arial" w:hAnsi="Arial" w:cs="Arial"/>
            <w:color w:val="212121"/>
          </w:rPr>
          <w:delText>的模型进行训练并喂食未标记的示例时，它产生三个预测</w:delText>
        </w:r>
      </w:del>
      <w:r w:rsidR="0048111B">
        <w:rPr>
          <w:rFonts w:ascii="Arial" w:hAnsi="Arial" w:cs="Arial"/>
          <w:color w:val="212121"/>
        </w:rPr>
        <w:t>：</w:t>
      </w:r>
      <w:ins w:id="1444" w:author="Shirley Li" w:date="2018-12-06T11:15:00Z">
        <w:r w:rsidR="0053756A" w:rsidRPr="0053756A">
          <w:rPr>
            <w:rFonts w:ascii="Arial" w:hAnsi="Arial" w:cs="Arial" w:hint="eastAsia"/>
            <w:color w:val="212121"/>
          </w:rPr>
          <w:t>相应鸢尾花属于指定品种的可能性。</w:t>
        </w:r>
      </w:ins>
      <w:del w:id="1445" w:author="Shirley Li" w:date="2018-12-06T11:15:00Z">
        <w:r w:rsidR="0048111B" w:rsidDel="0053756A">
          <w:rPr>
            <w:rFonts w:ascii="Arial" w:hAnsi="Arial" w:cs="Arial"/>
            <w:color w:val="212121"/>
          </w:rPr>
          <w:delText>该花是给定的</w:delText>
        </w:r>
        <w:r w:rsidR="0048111B" w:rsidDel="0053756A">
          <w:rPr>
            <w:rFonts w:ascii="Arial" w:hAnsi="Arial" w:cs="Arial"/>
            <w:color w:val="212121"/>
          </w:rPr>
          <w:delText>Iris</w:delText>
        </w:r>
        <w:r w:rsidR="0048111B" w:rsidDel="0053756A">
          <w:rPr>
            <w:rFonts w:ascii="Arial" w:hAnsi="Arial" w:cs="Arial"/>
            <w:color w:val="212121"/>
          </w:rPr>
          <w:delText>物种的可能性。</w:delText>
        </w:r>
      </w:del>
      <w:r w:rsidR="0048111B">
        <w:rPr>
          <w:rFonts w:ascii="Arial" w:hAnsi="Arial" w:cs="Arial"/>
          <w:color w:val="212121"/>
        </w:rPr>
        <w:t>这种预测称为</w:t>
      </w:r>
      <w:hyperlink r:id="rId135" w:anchor="inference" w:history="1">
        <w:r w:rsidR="0048111B">
          <w:rPr>
            <w:rStyle w:val="a5"/>
            <w:rFonts w:ascii="Arial" w:hAnsi="Arial" w:cs="Arial"/>
            <w:i/>
            <w:iCs/>
            <w:color w:val="039BE5"/>
          </w:rPr>
          <w:t>推理</w:t>
        </w:r>
      </w:hyperlink>
      <w:r w:rsidR="0048111B">
        <w:rPr>
          <w:rFonts w:ascii="Arial" w:hAnsi="Arial" w:cs="Arial"/>
          <w:color w:val="212121"/>
        </w:rPr>
        <w:t>。对于</w:t>
      </w:r>
      <w:ins w:id="1446" w:author="Shirley Li" w:date="2018-12-06T11:15:00Z">
        <w:r w:rsidR="00611D28">
          <w:rPr>
            <w:rFonts w:ascii="Arial" w:hAnsi="Arial" w:cs="Arial" w:hint="eastAsia"/>
            <w:color w:val="212121"/>
          </w:rPr>
          <w:t>这个</w:t>
        </w:r>
      </w:ins>
      <w:del w:id="1447" w:author="Shirley Li" w:date="2018-12-06T11:15:00Z">
        <w:r w:rsidR="0048111B" w:rsidDel="00611D28">
          <w:rPr>
            <w:rFonts w:ascii="Arial" w:hAnsi="Arial" w:cs="Arial"/>
            <w:color w:val="212121"/>
          </w:rPr>
          <w:delText>此</w:delText>
        </w:r>
      </w:del>
      <w:r w:rsidR="0048111B">
        <w:rPr>
          <w:rFonts w:ascii="Arial" w:hAnsi="Arial" w:cs="Arial"/>
          <w:color w:val="212121"/>
        </w:rPr>
        <w:t>示例，输出预</w:t>
      </w:r>
      <w:r w:rsidR="0048111B">
        <w:rPr>
          <w:rFonts w:ascii="Arial" w:hAnsi="Arial" w:cs="Arial"/>
          <w:color w:val="212121"/>
        </w:rPr>
        <w:lastRenderedPageBreak/>
        <w:t>测的总和为</w:t>
      </w:r>
      <w:r w:rsidR="0048111B">
        <w:rPr>
          <w:rFonts w:ascii="Arial" w:hAnsi="Arial" w:cs="Arial"/>
          <w:color w:val="212121"/>
        </w:rPr>
        <w:t>1.0</w:t>
      </w:r>
      <w:r w:rsidR="0048111B">
        <w:rPr>
          <w:rFonts w:ascii="Arial" w:hAnsi="Arial" w:cs="Arial"/>
          <w:color w:val="212121"/>
        </w:rPr>
        <w:t>。在图</w:t>
      </w:r>
      <w:r w:rsidR="0048111B">
        <w:rPr>
          <w:rFonts w:ascii="Arial" w:hAnsi="Arial" w:cs="Arial"/>
          <w:color w:val="212121"/>
        </w:rPr>
        <w:t>2</w:t>
      </w:r>
      <w:r w:rsidR="0048111B">
        <w:rPr>
          <w:rFonts w:ascii="Arial" w:hAnsi="Arial" w:cs="Arial"/>
          <w:color w:val="212121"/>
        </w:rPr>
        <w:t>中，该预测分解为：</w:t>
      </w:r>
      <w:ins w:id="1448" w:author="Shirley Li" w:date="2018-12-06T11:16:00Z">
        <w:r w:rsidR="00A0169C">
          <w:rPr>
            <w:rStyle w:val="a4"/>
            <w:rFonts w:ascii="Arial" w:hAnsi="Arial" w:cs="Arial"/>
            <w:color w:val="212121"/>
          </w:rPr>
          <w:t>山鸢尾</w:t>
        </w:r>
        <w:r w:rsidR="00A0169C">
          <w:rPr>
            <w:rStyle w:val="a4"/>
            <w:rFonts w:ascii="Arial" w:hAnsi="Arial" w:cs="Arial" w:hint="eastAsia"/>
            <w:color w:val="212121"/>
          </w:rPr>
          <w:t>为</w:t>
        </w:r>
      </w:ins>
      <w:r w:rsidR="0048111B">
        <w:rPr>
          <w:rStyle w:val="HTML"/>
          <w:rFonts w:ascii="Courier New" w:hAnsi="Courier New" w:cs="Courier New"/>
          <w:color w:val="37474F"/>
          <w:sz w:val="22"/>
          <w:szCs w:val="22"/>
          <w:shd w:val="clear" w:color="auto" w:fill="F7F7F7"/>
        </w:rPr>
        <w:t>0.02</w:t>
      </w:r>
      <w:del w:id="1449" w:author="Shirley Li" w:date="2018-12-06T11:16:00Z">
        <w:r w:rsidR="0048111B" w:rsidDel="00A0169C">
          <w:rPr>
            <w:rFonts w:ascii="Arial" w:hAnsi="Arial" w:cs="Arial"/>
            <w:color w:val="212121"/>
          </w:rPr>
          <w:delText>对</w:delText>
        </w:r>
        <w:r w:rsidR="0048111B" w:rsidDel="00A0169C">
          <w:rPr>
            <w:rStyle w:val="a4"/>
            <w:rFonts w:ascii="Arial" w:hAnsi="Arial" w:cs="Arial"/>
            <w:color w:val="212121"/>
          </w:rPr>
          <w:delText>山鸢尾</w:delText>
        </w:r>
      </w:del>
      <w:r w:rsidR="0048111B">
        <w:rPr>
          <w:rFonts w:ascii="Arial" w:hAnsi="Arial" w:cs="Arial"/>
          <w:color w:val="212121"/>
        </w:rPr>
        <w:t>，</w:t>
      </w:r>
      <w:ins w:id="1450" w:author="Shirley Li" w:date="2018-12-06T11:16:00Z">
        <w:r w:rsidR="00A0169C">
          <w:rPr>
            <w:rStyle w:val="a4"/>
            <w:rFonts w:ascii="Arial" w:hAnsi="Arial" w:cs="Arial"/>
            <w:color w:val="212121"/>
          </w:rPr>
          <w:t>变色鸢尾</w:t>
        </w:r>
        <w:r w:rsidR="00A0169C">
          <w:rPr>
            <w:rStyle w:val="a4"/>
            <w:rFonts w:ascii="Arial" w:hAnsi="Arial" w:cs="Arial" w:hint="eastAsia"/>
            <w:color w:val="212121"/>
          </w:rPr>
          <w:t>为</w:t>
        </w:r>
      </w:ins>
      <w:r w:rsidR="0048111B">
        <w:rPr>
          <w:rStyle w:val="HTML"/>
          <w:rFonts w:ascii="Courier New" w:hAnsi="Courier New" w:cs="Courier New"/>
          <w:color w:val="37474F"/>
          <w:sz w:val="22"/>
          <w:szCs w:val="22"/>
          <w:shd w:val="clear" w:color="auto" w:fill="F7F7F7"/>
        </w:rPr>
        <w:t>0.95</w:t>
      </w:r>
      <w:del w:id="1451" w:author="Shirley Li" w:date="2018-12-06T11:16:00Z">
        <w:r w:rsidR="0048111B" w:rsidDel="00A0169C">
          <w:rPr>
            <w:rFonts w:ascii="Arial" w:hAnsi="Arial" w:cs="Arial"/>
            <w:color w:val="212121"/>
          </w:rPr>
          <w:delText>对于</w:delText>
        </w:r>
        <w:r w:rsidR="0048111B" w:rsidDel="00A0169C">
          <w:rPr>
            <w:rStyle w:val="a4"/>
            <w:rFonts w:ascii="Arial" w:hAnsi="Arial" w:cs="Arial"/>
            <w:color w:val="212121"/>
          </w:rPr>
          <w:delText>变色鸢尾</w:delText>
        </w:r>
      </w:del>
      <w:r w:rsidR="0048111B">
        <w:rPr>
          <w:rFonts w:ascii="Arial" w:hAnsi="Arial" w:cs="Arial"/>
          <w:color w:val="212121"/>
        </w:rPr>
        <w:t>，</w:t>
      </w:r>
      <w:ins w:id="1452" w:author="Shirley Li" w:date="2018-12-06T11:16:00Z">
        <w:r w:rsidR="00A0169C">
          <w:rPr>
            <w:rStyle w:val="a4"/>
            <w:rFonts w:ascii="Arial" w:hAnsi="Arial" w:cs="Arial"/>
            <w:color w:val="212121"/>
          </w:rPr>
          <w:t>虹膜锦葵</w:t>
        </w:r>
      </w:ins>
      <w:del w:id="1453" w:author="Shirley Li" w:date="2018-12-06T11:16:00Z">
        <w:r w:rsidR="0048111B" w:rsidDel="00A0169C">
          <w:rPr>
            <w:rFonts w:ascii="Arial" w:hAnsi="Arial" w:cs="Arial"/>
            <w:color w:val="212121"/>
          </w:rPr>
          <w:delText>并</w:delText>
        </w:r>
      </w:del>
      <w:ins w:id="1454" w:author="Shirley Li" w:date="2018-12-06T11:16:00Z">
        <w:r w:rsidR="00A0169C">
          <w:rPr>
            <w:rFonts w:ascii="Arial" w:hAnsi="Arial" w:cs="Arial" w:hint="eastAsia"/>
            <w:color w:val="212121"/>
          </w:rPr>
          <w:t>为</w:t>
        </w:r>
      </w:ins>
      <w:r w:rsidR="0048111B">
        <w:rPr>
          <w:rStyle w:val="HTML"/>
          <w:rFonts w:ascii="Courier New" w:hAnsi="Courier New" w:cs="Courier New"/>
          <w:color w:val="37474F"/>
          <w:sz w:val="22"/>
          <w:szCs w:val="22"/>
          <w:shd w:val="clear" w:color="auto" w:fill="F7F7F7"/>
        </w:rPr>
        <w:t>0.03</w:t>
      </w:r>
      <w:del w:id="1455" w:author="Shirley Li" w:date="2018-12-06T11:16:00Z">
        <w:r w:rsidR="0048111B" w:rsidDel="00A0169C">
          <w:rPr>
            <w:rFonts w:ascii="Arial" w:hAnsi="Arial" w:cs="Arial"/>
            <w:color w:val="212121"/>
          </w:rPr>
          <w:delText>为</w:delText>
        </w:r>
        <w:r w:rsidR="0048111B" w:rsidDel="00A0169C">
          <w:rPr>
            <w:rStyle w:val="a4"/>
            <w:rFonts w:ascii="Arial" w:hAnsi="Arial" w:cs="Arial"/>
            <w:color w:val="212121"/>
          </w:rPr>
          <w:delText>虹膜锦葵</w:delText>
        </w:r>
      </w:del>
      <w:r w:rsidR="0048111B">
        <w:rPr>
          <w:rFonts w:ascii="Arial" w:hAnsi="Arial" w:cs="Arial"/>
          <w:color w:val="212121"/>
        </w:rPr>
        <w:t>。这意味着模型以</w:t>
      </w:r>
      <w:r w:rsidR="0048111B">
        <w:rPr>
          <w:rFonts w:ascii="Arial" w:hAnsi="Arial" w:cs="Arial"/>
          <w:color w:val="212121"/>
        </w:rPr>
        <w:t>95</w:t>
      </w:r>
      <w:r w:rsidR="0048111B">
        <w:rPr>
          <w:rFonts w:ascii="Arial" w:hAnsi="Arial" w:cs="Arial"/>
          <w:color w:val="212121"/>
        </w:rPr>
        <w:t>％的概率预测</w:t>
      </w:r>
      <w:del w:id="1456" w:author="Shirley Li" w:date="2018-12-06T11:17:00Z">
        <w:r w:rsidR="0048111B" w:rsidDel="00DF4484">
          <w:rPr>
            <w:rFonts w:ascii="Arial" w:hAnsi="Arial" w:cs="Arial"/>
            <w:color w:val="212121"/>
          </w:rPr>
          <w:delText xml:space="preserve"> - </w:delText>
        </w:r>
        <w:r w:rsidR="0048111B" w:rsidDel="00DF4484">
          <w:rPr>
            <w:rFonts w:ascii="Arial" w:hAnsi="Arial" w:cs="Arial"/>
            <w:color w:val="212121"/>
          </w:rPr>
          <w:delText>未标记的</w:delText>
        </w:r>
      </w:del>
      <w:r w:rsidR="0048111B">
        <w:rPr>
          <w:rFonts w:ascii="Arial" w:hAnsi="Arial" w:cs="Arial"/>
          <w:color w:val="212121"/>
        </w:rPr>
        <w:t>示例花是</w:t>
      </w:r>
      <w:del w:id="1457" w:author="Shirley Li" w:date="2018-12-06T11:17:00Z">
        <w:r w:rsidR="0048111B" w:rsidDel="002A41A0">
          <w:rPr>
            <w:rStyle w:val="a4"/>
            <w:rFonts w:ascii="Arial" w:hAnsi="Arial" w:cs="Arial" w:hint="eastAsia"/>
            <w:color w:val="212121"/>
          </w:rPr>
          <w:delText>虹膜</w:delText>
        </w:r>
      </w:del>
      <w:ins w:id="1458" w:author="Shirley Li" w:date="2018-12-06T11:17:00Z">
        <w:r w:rsidR="002A41A0">
          <w:rPr>
            <w:rStyle w:val="a4"/>
            <w:rFonts w:ascii="Arial" w:hAnsi="Arial" w:cs="Arial" w:hint="eastAsia"/>
            <w:color w:val="212121"/>
          </w:rPr>
          <w:t>变色额</w:t>
        </w:r>
      </w:ins>
      <w:r w:rsidR="0048111B">
        <w:rPr>
          <w:rStyle w:val="a4"/>
          <w:rFonts w:ascii="Arial" w:hAnsi="Arial" w:cs="Arial"/>
          <w:color w:val="212121"/>
        </w:rPr>
        <w:t>鸢尾花</w:t>
      </w:r>
      <w:r w:rsidR="0048111B">
        <w:rPr>
          <w:rFonts w:ascii="Arial" w:hAnsi="Arial" w:cs="Arial"/>
          <w:color w:val="212121"/>
        </w:rPr>
        <w:t>。</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使用</w:t>
      </w:r>
      <w:r>
        <w:rPr>
          <w:rFonts w:ascii="Arial" w:hAnsi="Arial" w:cs="Arial"/>
          <w:b w:val="0"/>
          <w:bCs w:val="0"/>
          <w:color w:val="212121"/>
          <w:sz w:val="30"/>
          <w:szCs w:val="30"/>
        </w:rPr>
        <w:t>Keras</w:t>
      </w:r>
      <w:r>
        <w:rPr>
          <w:rFonts w:ascii="Arial" w:hAnsi="Arial" w:cs="Arial"/>
          <w:b w:val="0"/>
          <w:bCs w:val="0"/>
          <w:color w:val="212121"/>
          <w:sz w:val="30"/>
          <w:szCs w:val="30"/>
        </w:rPr>
        <w:t>创建模型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 </w:t>
      </w:r>
      <w:hyperlink r:id="rId136" w:history="1">
        <w:r>
          <w:rPr>
            <w:rStyle w:val="a5"/>
            <w:rFonts w:ascii="Arial" w:hAnsi="Arial" w:cs="Arial"/>
            <w:color w:val="039BE5"/>
          </w:rPr>
          <w:t>tf.keras</w:t>
        </w:r>
      </w:hyperlink>
      <w:r>
        <w:rPr>
          <w:rFonts w:ascii="Arial" w:hAnsi="Arial" w:cs="Arial"/>
          <w:color w:val="212121"/>
        </w:rPr>
        <w:t> API</w:t>
      </w:r>
      <w:r>
        <w:rPr>
          <w:rFonts w:ascii="Arial" w:hAnsi="Arial" w:cs="Arial"/>
          <w:color w:val="212121"/>
        </w:rPr>
        <w:t>是创建模型</w:t>
      </w:r>
      <w:proofErr w:type="gramStart"/>
      <w:r>
        <w:rPr>
          <w:rFonts w:ascii="Arial" w:hAnsi="Arial" w:cs="Arial"/>
          <w:color w:val="212121"/>
        </w:rPr>
        <w:t>和图层的</w:t>
      </w:r>
      <w:proofErr w:type="gramEnd"/>
      <w:r>
        <w:rPr>
          <w:rFonts w:ascii="Arial" w:hAnsi="Arial" w:cs="Arial"/>
          <w:color w:val="212121"/>
        </w:rPr>
        <w:t>首选方式。</w:t>
      </w:r>
      <w:ins w:id="1459" w:author="Shirley Li" w:date="2018-12-06T11:18:00Z">
        <w:r w:rsidR="004A21B9" w:rsidRPr="004A21B9">
          <w:rPr>
            <w:rFonts w:ascii="Arial" w:hAnsi="Arial" w:cs="Arial" w:hint="eastAsia"/>
            <w:color w:val="212121"/>
          </w:rPr>
          <w:t>通过该</w:t>
        </w:r>
        <w:r w:rsidR="004A21B9" w:rsidRPr="004A21B9">
          <w:rPr>
            <w:rFonts w:ascii="Arial" w:hAnsi="Arial" w:cs="Arial" w:hint="eastAsia"/>
            <w:color w:val="212121"/>
          </w:rPr>
          <w:t xml:space="preserve"> API</w:t>
        </w:r>
        <w:r w:rsidR="004A21B9" w:rsidRPr="004A21B9">
          <w:rPr>
            <w:rFonts w:ascii="Arial" w:hAnsi="Arial" w:cs="Arial" w:hint="eastAsia"/>
            <w:color w:val="212121"/>
          </w:rPr>
          <w:t>，您可以轻松地构建模型并进行实验，而将所有部分连接在一起的复杂工作则由</w:t>
        </w:r>
        <w:r w:rsidR="004A21B9" w:rsidRPr="004A21B9">
          <w:rPr>
            <w:rFonts w:ascii="Arial" w:hAnsi="Arial" w:cs="Arial" w:hint="eastAsia"/>
            <w:color w:val="212121"/>
          </w:rPr>
          <w:t xml:space="preserve"> Keras </w:t>
        </w:r>
        <w:r w:rsidR="004A21B9" w:rsidRPr="004A21B9">
          <w:rPr>
            <w:rFonts w:ascii="Arial" w:hAnsi="Arial" w:cs="Arial" w:hint="eastAsia"/>
            <w:color w:val="212121"/>
          </w:rPr>
          <w:t>处理。</w:t>
        </w:r>
      </w:ins>
      <w:del w:id="1460" w:author="Shirley Li" w:date="2018-12-06T11:18:00Z">
        <w:r w:rsidDel="004A21B9">
          <w:rPr>
            <w:rFonts w:ascii="Arial" w:hAnsi="Arial" w:cs="Arial"/>
            <w:color w:val="212121"/>
          </w:rPr>
          <w:delText>这使得构建模型和实验变得容易，而</w:delText>
        </w:r>
        <w:r w:rsidDel="004A21B9">
          <w:rPr>
            <w:rFonts w:ascii="Arial" w:hAnsi="Arial" w:cs="Arial"/>
            <w:color w:val="212121"/>
          </w:rPr>
          <w:delText>Keras</w:delText>
        </w:r>
        <w:r w:rsidDel="004A21B9">
          <w:rPr>
            <w:rFonts w:ascii="Arial" w:hAnsi="Arial" w:cs="Arial"/>
            <w:color w:val="212121"/>
          </w:rPr>
          <w:delText>处理将所有内容连接在一起的复杂性。</w:delText>
        </w:r>
      </w:del>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该</w:t>
      </w:r>
      <w:hyperlink r:id="rId137" w:history="1">
        <w:r>
          <w:rPr>
            <w:rStyle w:val="a5"/>
            <w:rFonts w:ascii="Arial" w:hAnsi="Arial" w:cs="Arial"/>
            <w:color w:val="039BE5"/>
          </w:rPr>
          <w:t>tf.keras.Sequential</w:t>
        </w:r>
      </w:hyperlink>
      <w:r>
        <w:rPr>
          <w:rFonts w:ascii="Arial" w:hAnsi="Arial" w:cs="Arial"/>
          <w:color w:val="212121"/>
        </w:rPr>
        <w:t>模型是层的线性堆栈。</w:t>
      </w:r>
      <w:ins w:id="1461" w:author="Shirley Li" w:date="2018-12-06T23:39:00Z">
        <w:r w:rsidR="00364F81" w:rsidRPr="00364F81">
          <w:rPr>
            <w:rFonts w:ascii="Arial" w:hAnsi="Arial" w:cs="Arial" w:hint="eastAsia"/>
            <w:color w:val="212121"/>
          </w:rPr>
          <w:t>该模型的构造函数会采用一系列层实例</w:t>
        </w:r>
        <w:r w:rsidR="00364F81">
          <w:rPr>
            <w:rFonts w:ascii="Arial" w:hAnsi="Arial" w:cs="Arial" w:hint="eastAsia"/>
            <w:color w:val="212121"/>
          </w:rPr>
          <w:t>。</w:t>
        </w:r>
      </w:ins>
      <w:del w:id="1462" w:author="Shirley Li" w:date="2018-12-06T23:39:00Z">
        <w:r w:rsidDel="00364F81">
          <w:rPr>
            <w:rFonts w:ascii="Arial" w:hAnsi="Arial" w:cs="Arial" w:hint="eastAsia"/>
            <w:color w:val="212121"/>
          </w:rPr>
          <w:delText>它的构造函数采用一个层实例列表，</w:delText>
        </w:r>
      </w:del>
      <w:del w:id="1463" w:author="Shirley Li" w:date="2018-12-06T23:40:00Z">
        <w:r w:rsidR="00364F81" w:rsidDel="00364F81">
          <w:rPr>
            <w:rFonts w:ascii="Arial" w:hAnsi="Arial" w:cs="Arial" w:hint="eastAsia"/>
            <w:color w:val="212121"/>
          </w:rPr>
          <w:delText>在这种情况下</w:delText>
        </w:r>
      </w:del>
      <w:ins w:id="1464" w:author="Shirley Li" w:date="2018-12-06T23:40:00Z">
        <w:r w:rsidR="00364F81">
          <w:rPr>
            <w:rFonts w:ascii="Arial" w:hAnsi="Arial" w:cs="Arial" w:hint="eastAsia"/>
            <w:color w:val="212121"/>
          </w:rPr>
          <w:t>在本实例中</w:t>
        </w:r>
      </w:ins>
      <w:r>
        <w:rPr>
          <w:rFonts w:ascii="Arial" w:hAnsi="Arial" w:cs="Arial"/>
          <w:color w:val="212121"/>
        </w:rPr>
        <w:t>，两个</w:t>
      </w:r>
      <w:hyperlink r:id="rId138" w:history="1">
        <w:r>
          <w:rPr>
            <w:rStyle w:val="a5"/>
            <w:rFonts w:ascii="Arial" w:hAnsi="Arial" w:cs="Arial"/>
            <w:color w:val="039BE5"/>
          </w:rPr>
          <w:t>Dense</w:t>
        </w:r>
      </w:hyperlink>
      <w:r>
        <w:rPr>
          <w:rFonts w:ascii="Arial" w:hAnsi="Arial" w:cs="Arial"/>
          <w:color w:val="212121"/>
        </w:rPr>
        <w:t>层各有</w:t>
      </w:r>
      <w:r>
        <w:rPr>
          <w:rFonts w:ascii="Arial" w:hAnsi="Arial" w:cs="Arial"/>
          <w:color w:val="212121"/>
        </w:rPr>
        <w:t>10</w:t>
      </w:r>
      <w:r>
        <w:rPr>
          <w:rFonts w:ascii="Arial" w:hAnsi="Arial" w:cs="Arial"/>
          <w:color w:val="212121"/>
        </w:rPr>
        <w:t>个节点，一个输出层有</w:t>
      </w:r>
      <w:r>
        <w:rPr>
          <w:rFonts w:ascii="Arial" w:hAnsi="Arial" w:cs="Arial"/>
          <w:color w:val="212121"/>
        </w:rPr>
        <w:t>3</w:t>
      </w:r>
      <w:r>
        <w:rPr>
          <w:rFonts w:ascii="Arial" w:hAnsi="Arial" w:cs="Arial"/>
          <w:color w:val="212121"/>
        </w:rPr>
        <w:t>个</w:t>
      </w:r>
      <w:del w:id="1465" w:author="Shirley Li" w:date="2018-12-06T23:40:00Z">
        <w:r w:rsidDel="00AE7B29">
          <w:rPr>
            <w:rFonts w:ascii="Arial" w:hAnsi="Arial" w:cs="Arial"/>
            <w:color w:val="212121"/>
          </w:rPr>
          <w:delText>节点</w:delText>
        </w:r>
      </w:del>
      <w:r>
        <w:rPr>
          <w:rFonts w:ascii="Arial" w:hAnsi="Arial" w:cs="Arial"/>
          <w:color w:val="212121"/>
        </w:rPr>
        <w:t>代表我们</w:t>
      </w:r>
      <w:del w:id="1466" w:author="Shirley Li" w:date="2018-12-06T23:40:00Z">
        <w:r w:rsidDel="00AE7B29">
          <w:rPr>
            <w:rFonts w:ascii="Arial" w:hAnsi="Arial" w:cs="Arial"/>
            <w:color w:val="212121"/>
          </w:rPr>
          <w:delText>的标签</w:delText>
        </w:r>
      </w:del>
      <w:r>
        <w:rPr>
          <w:rFonts w:ascii="Arial" w:hAnsi="Arial" w:cs="Arial"/>
          <w:color w:val="212121"/>
        </w:rPr>
        <w:t>预测</w:t>
      </w:r>
      <w:ins w:id="1467" w:author="Shirley Li" w:date="2018-12-06T23:40:00Z">
        <w:r w:rsidR="00AE7B29">
          <w:rPr>
            <w:rFonts w:ascii="Arial" w:hAnsi="Arial" w:cs="Arial" w:hint="eastAsia"/>
            <w:color w:val="212121"/>
          </w:rPr>
          <w:t>标签的</w:t>
        </w:r>
        <w:r w:rsidR="00AE7B29">
          <w:rPr>
            <w:rFonts w:ascii="Arial" w:hAnsi="Arial" w:cs="Arial"/>
            <w:color w:val="212121"/>
          </w:rPr>
          <w:t>节点</w:t>
        </w:r>
      </w:ins>
      <w:r>
        <w:rPr>
          <w:rFonts w:ascii="Arial" w:hAnsi="Arial" w:cs="Arial"/>
          <w:color w:val="212121"/>
        </w:rPr>
        <w:t>。第一层的</w:t>
      </w:r>
      <w:r>
        <w:rPr>
          <w:rStyle w:val="HTML"/>
          <w:rFonts w:ascii="Courier New" w:hAnsi="Courier New" w:cs="Courier New"/>
          <w:color w:val="37474F"/>
          <w:sz w:val="22"/>
          <w:szCs w:val="22"/>
          <w:shd w:val="clear" w:color="auto" w:fill="F7F7F7"/>
        </w:rPr>
        <w:t>input_shape</w:t>
      </w:r>
      <w:r>
        <w:rPr>
          <w:rFonts w:ascii="Arial" w:hAnsi="Arial" w:cs="Arial"/>
          <w:color w:val="212121"/>
        </w:rPr>
        <w:t>参数对应于数据集中的要素数，并且是必需的。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model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typ"/>
          <w:rFonts w:ascii="Courier New" w:hAnsi="Courier New" w:cs="Courier New"/>
          <w:color w:val="9C27B0"/>
          <w:sz w:val="21"/>
          <w:szCs w:val="21"/>
        </w:rPr>
        <w:t>Sequential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input_shape</w:t>
      </w:r>
      <w:r>
        <w:rPr>
          <w:rStyle w:val="pun"/>
          <w:rFonts w:ascii="Courier New" w:hAnsi="Courier New" w:cs="Courier New"/>
          <w:color w:val="37474F"/>
          <w:sz w:val="21"/>
          <w:szCs w:val="21"/>
        </w:rPr>
        <w:t>=(</w:t>
      </w:r>
      <w:r>
        <w:rPr>
          <w:rStyle w:val="lit"/>
          <w:rFonts w:ascii="Courier New" w:hAnsi="Courier New" w:cs="Courier New"/>
          <w:color w:val="C53929"/>
          <w:sz w:val="21"/>
          <w:szCs w:val="21"/>
        </w:rPr>
        <w:t>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input shape required</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10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activation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relu</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layers</w:t>
      </w:r>
      <w:r>
        <w:rPr>
          <w:rStyle w:val="pun"/>
          <w:rFonts w:ascii="Courier New" w:hAnsi="Courier New" w:cs="Courier New"/>
          <w:color w:val="37474F"/>
          <w:sz w:val="21"/>
          <w:szCs w:val="21"/>
        </w:rPr>
        <w:t>.</w:t>
      </w:r>
      <w:r>
        <w:rPr>
          <w:rStyle w:val="typ"/>
          <w:rFonts w:ascii="Courier New" w:hAnsi="Courier New" w:cs="Courier New"/>
          <w:color w:val="9C27B0"/>
          <w:sz w:val="21"/>
          <w:szCs w:val="21"/>
        </w:rPr>
        <w:t>Dense</w:t>
      </w:r>
      <w:r>
        <w:rPr>
          <w:rStyle w:val="pun"/>
          <w:rFonts w:ascii="Courier New" w:hAnsi="Courier New" w:cs="Courier New"/>
          <w:color w:val="37474F"/>
          <w:sz w:val="21"/>
          <w:szCs w:val="21"/>
        </w:rPr>
        <w:t>(</w:t>
      </w:r>
      <w:r>
        <w:rPr>
          <w:rStyle w:val="lit"/>
          <w:rFonts w:ascii="Courier New" w:hAnsi="Courier New" w:cs="Courier New"/>
          <w:color w:val="C53929"/>
          <w:sz w:val="21"/>
          <w:szCs w:val="21"/>
        </w:rPr>
        <w:t>3</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的</w:t>
      </w:r>
      <w:hyperlink r:id="rId139" w:anchor="activation_function" w:history="1">
        <w:r>
          <w:rPr>
            <w:rStyle w:val="a5"/>
            <w:rFonts w:ascii="Arial" w:hAnsi="Arial" w:cs="Arial"/>
            <w:i/>
            <w:iCs/>
            <w:color w:val="039BE5"/>
          </w:rPr>
          <w:t>激活函数</w:t>
        </w:r>
      </w:hyperlink>
      <w:r>
        <w:rPr>
          <w:rFonts w:ascii="Arial" w:hAnsi="Arial" w:cs="Arial"/>
          <w:color w:val="212121"/>
        </w:rPr>
        <w:t>确定在层中的每个节点的输出形状。这些非线性</w:t>
      </w:r>
      <w:ins w:id="1468" w:author="Shirley Li" w:date="2018-12-06T23:43:00Z">
        <w:r w:rsidR="002976A5">
          <w:rPr>
            <w:rFonts w:ascii="Arial" w:hAnsi="Arial" w:cs="Arial" w:hint="eastAsia"/>
            <w:color w:val="212121"/>
          </w:rPr>
          <w:t>关系</w:t>
        </w:r>
      </w:ins>
      <w:r>
        <w:rPr>
          <w:rFonts w:ascii="Arial" w:hAnsi="Arial" w:cs="Arial"/>
          <w:color w:val="212121"/>
        </w:rPr>
        <w:t>很重要</w:t>
      </w:r>
      <w:r>
        <w:rPr>
          <w:rFonts w:ascii="Arial" w:hAnsi="Arial" w:cs="Arial"/>
          <w:color w:val="212121"/>
        </w:rPr>
        <w:t xml:space="preserve"> - </w:t>
      </w:r>
      <w:r>
        <w:rPr>
          <w:rFonts w:ascii="Arial" w:hAnsi="Arial" w:cs="Arial"/>
          <w:color w:val="212121"/>
        </w:rPr>
        <w:t>没有它们，模型将等同于单个层。有许多</w:t>
      </w:r>
      <w:hyperlink r:id="rId140" w:history="1">
        <w:r>
          <w:rPr>
            <w:rStyle w:val="a5"/>
            <w:rFonts w:ascii="Arial" w:hAnsi="Arial" w:cs="Arial"/>
            <w:color w:val="039BE5"/>
          </w:rPr>
          <w:t>可用的激活</w:t>
        </w:r>
      </w:hyperlink>
      <w:r>
        <w:rPr>
          <w:rFonts w:ascii="Arial" w:hAnsi="Arial" w:cs="Arial"/>
          <w:color w:val="212121"/>
        </w:rPr>
        <w:t>，但</w:t>
      </w:r>
      <w:ins w:id="1469" w:author="Shirley Li" w:date="2018-12-06T23:43:00Z">
        <w:r w:rsidR="00877C96" w:rsidRPr="00877C96">
          <w:rPr>
            <w:rFonts w:ascii="Arial" w:hAnsi="Arial" w:cs="Arial" w:hint="eastAsia"/>
            <w:color w:val="212121"/>
          </w:rPr>
          <w:t>隐藏层通常使用</w:t>
        </w:r>
        <w:r w:rsidR="00877C96" w:rsidRPr="00877C96">
          <w:rPr>
            <w:rFonts w:ascii="Arial" w:hAnsi="Arial" w:cs="Arial" w:hint="eastAsia"/>
            <w:color w:val="212121"/>
          </w:rPr>
          <w:t xml:space="preserve"> ReLU</w:t>
        </w:r>
      </w:ins>
      <w:del w:id="1470" w:author="Shirley Li" w:date="2018-12-06T23:43:00Z">
        <w:r w:rsidR="00756807" w:rsidDel="00877C96">
          <w:rPr>
            <w:rStyle w:val="a5"/>
            <w:rFonts w:ascii="Arial" w:hAnsi="Arial" w:cs="Arial"/>
            <w:color w:val="039BE5"/>
          </w:rPr>
          <w:fldChar w:fldCharType="begin"/>
        </w:r>
        <w:r w:rsidR="00756807" w:rsidDel="00877C96">
          <w:rPr>
            <w:rStyle w:val="a5"/>
            <w:rFonts w:ascii="Arial" w:hAnsi="Arial" w:cs="Arial"/>
            <w:color w:val="039BE5"/>
          </w:rPr>
          <w:delInstrText xml:space="preserve"> HYPERLINK "https://developers.google.cn/machine-learning/crash-course/glossary" \l "ReLU" </w:delInstrText>
        </w:r>
        <w:r w:rsidR="00756807" w:rsidDel="00877C96">
          <w:rPr>
            <w:rStyle w:val="a5"/>
            <w:rFonts w:ascii="Arial" w:hAnsi="Arial" w:cs="Arial"/>
            <w:color w:val="039BE5"/>
          </w:rPr>
          <w:fldChar w:fldCharType="separate"/>
        </w:r>
        <w:r w:rsidDel="00877C96">
          <w:rPr>
            <w:rStyle w:val="a5"/>
            <w:rFonts w:ascii="Arial" w:hAnsi="Arial" w:cs="Arial"/>
            <w:color w:val="039BE5"/>
          </w:rPr>
          <w:delText>ReLU</w:delText>
        </w:r>
        <w:r w:rsidR="00756807" w:rsidDel="00877C96">
          <w:rPr>
            <w:rStyle w:val="a5"/>
            <w:rFonts w:ascii="Arial" w:hAnsi="Arial" w:cs="Arial"/>
            <w:color w:val="039BE5"/>
          </w:rPr>
          <w:fldChar w:fldCharType="end"/>
        </w:r>
        <w:r w:rsidDel="00877C96">
          <w:rPr>
            <w:rFonts w:ascii="Arial" w:hAnsi="Arial" w:cs="Arial"/>
            <w:color w:val="212121"/>
          </w:rPr>
          <w:delText>对于隐藏层是常见的</w:delText>
        </w:r>
      </w:del>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隐藏层和神经元的理想数量取决于问题和数据集。像机器学习的</w:t>
      </w:r>
      <w:del w:id="1471" w:author="Shirley Li" w:date="2018-12-06T23:44:00Z">
        <w:r w:rsidDel="005245BB">
          <w:rPr>
            <w:rFonts w:ascii="Arial" w:hAnsi="Arial" w:cs="Arial" w:hint="eastAsia"/>
            <w:color w:val="212121"/>
          </w:rPr>
          <w:delText>许多</w:delText>
        </w:r>
      </w:del>
      <w:ins w:id="1472" w:author="Shirley Li" w:date="2018-12-06T23:44:00Z">
        <w:r w:rsidR="005245BB">
          <w:rPr>
            <w:rFonts w:ascii="Arial" w:hAnsi="Arial" w:cs="Arial" w:hint="eastAsia"/>
            <w:color w:val="212121"/>
          </w:rPr>
          <w:t>其他</w:t>
        </w:r>
      </w:ins>
      <w:r>
        <w:rPr>
          <w:rFonts w:ascii="Arial" w:hAnsi="Arial" w:cs="Arial"/>
          <w:color w:val="212121"/>
        </w:rPr>
        <w:t>方面一样，选择神经网络的最佳形状需要知识和实验</w:t>
      </w:r>
      <w:ins w:id="1473" w:author="Shirley Li" w:date="2018-12-06T23:44:00Z">
        <w:r w:rsidR="00BE2149">
          <w:rPr>
            <w:rFonts w:ascii="Arial" w:hAnsi="Arial" w:cs="Arial" w:hint="eastAsia"/>
            <w:color w:val="212121"/>
          </w:rPr>
          <w:t>经验</w:t>
        </w:r>
      </w:ins>
      <w:del w:id="1474" w:author="Shirley Li" w:date="2018-12-06T23:44:00Z">
        <w:r w:rsidDel="00BE2149">
          <w:rPr>
            <w:rFonts w:ascii="Arial" w:hAnsi="Arial" w:cs="Arial"/>
            <w:color w:val="212121"/>
          </w:rPr>
          <w:delText>的混合</w:delText>
        </w:r>
      </w:del>
      <w:r>
        <w:rPr>
          <w:rFonts w:ascii="Arial" w:hAnsi="Arial" w:cs="Arial"/>
          <w:color w:val="212121"/>
        </w:rPr>
        <w:t>。根据经验，增加隐藏层和神经元的数量通常会创建一个更强大的模型，这需要更多数据</w:t>
      </w:r>
      <w:del w:id="1475" w:author="Shirley Li" w:date="2018-12-06T23:44:00Z">
        <w:r w:rsidDel="00143C32">
          <w:rPr>
            <w:rFonts w:ascii="Arial" w:hAnsi="Arial" w:cs="Arial"/>
            <w:color w:val="212121"/>
          </w:rPr>
          <w:delText>来</w:delText>
        </w:r>
      </w:del>
      <w:ins w:id="1476" w:author="Shirley Li" w:date="2018-12-06T23:44:00Z">
        <w:r w:rsidR="00143C32">
          <w:rPr>
            <w:rFonts w:ascii="Arial" w:hAnsi="Arial" w:cs="Arial" w:hint="eastAsia"/>
            <w:color w:val="212121"/>
          </w:rPr>
          <w:t>才能</w:t>
        </w:r>
      </w:ins>
      <w:r>
        <w:rPr>
          <w:rFonts w:ascii="Arial" w:hAnsi="Arial" w:cs="Arial"/>
          <w:color w:val="212121"/>
        </w:rPr>
        <w:t>有效</w:t>
      </w:r>
      <w:ins w:id="1477" w:author="Shirley Li" w:date="2018-12-06T23:44:00Z">
        <w:r w:rsidR="00143C32">
          <w:rPr>
            <w:rFonts w:ascii="Arial" w:hAnsi="Arial" w:cs="Arial" w:hint="eastAsia"/>
            <w:color w:val="212121"/>
          </w:rPr>
          <w:t>地进行</w:t>
        </w:r>
      </w:ins>
      <w:r>
        <w:rPr>
          <w:rFonts w:ascii="Arial" w:hAnsi="Arial" w:cs="Arial"/>
          <w:color w:val="212121"/>
        </w:rPr>
        <w:t>训练。</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使用</w:t>
      </w:r>
      <w:del w:id="1478" w:author="Shirley Li" w:date="2018-12-06T23:44:00Z">
        <w:r w:rsidDel="0036364D">
          <w:rPr>
            <w:rFonts w:ascii="Arial" w:hAnsi="Arial" w:cs="Arial"/>
            <w:b w:val="0"/>
            <w:bCs w:val="0"/>
            <w:color w:val="212121"/>
            <w:sz w:val="30"/>
            <w:szCs w:val="30"/>
          </w:rPr>
          <w:delText>该</w:delText>
        </w:r>
      </w:del>
      <w:r>
        <w:rPr>
          <w:rFonts w:ascii="Arial" w:hAnsi="Arial" w:cs="Arial"/>
          <w:b w:val="0"/>
          <w:bCs w:val="0"/>
          <w:color w:val="212121"/>
          <w:sz w:val="30"/>
          <w:szCs w:val="30"/>
        </w:rPr>
        <w:t>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让我们快速</w:t>
      </w:r>
      <w:ins w:id="1479" w:author="Shirley Li" w:date="2018-12-06T23:45:00Z">
        <w:r w:rsidR="0036364D">
          <w:rPr>
            <w:rFonts w:ascii="Arial" w:hAnsi="Arial" w:cs="Arial" w:hint="eastAsia"/>
            <w:color w:val="212121"/>
          </w:rPr>
          <w:t>了解</w:t>
        </w:r>
      </w:ins>
      <w:del w:id="1480" w:author="Shirley Li" w:date="2018-12-06T23:45:00Z">
        <w:r w:rsidDel="0036364D">
          <w:rPr>
            <w:rFonts w:ascii="Arial" w:hAnsi="Arial" w:cs="Arial"/>
            <w:color w:val="212121"/>
          </w:rPr>
          <w:delText>浏</w:delText>
        </w:r>
      </w:del>
      <w:del w:id="1481" w:author="Shirley Li" w:date="2018-12-06T23:44:00Z">
        <w:r w:rsidDel="0036364D">
          <w:rPr>
            <w:rFonts w:ascii="Arial" w:hAnsi="Arial" w:cs="Arial"/>
            <w:color w:val="212121"/>
          </w:rPr>
          <w:delText>览</w:delText>
        </w:r>
      </w:del>
      <w:r>
        <w:rPr>
          <w:rFonts w:ascii="Arial" w:hAnsi="Arial" w:cs="Arial"/>
          <w:color w:val="212121"/>
        </w:rPr>
        <w:t>一下这个模型</w:t>
      </w:r>
      <w:ins w:id="1482" w:author="Shirley Li" w:date="2018-12-06T23:45:00Z">
        <w:r w:rsidR="0048027D" w:rsidRPr="0048027D">
          <w:rPr>
            <w:rFonts w:ascii="Arial" w:hAnsi="Arial" w:cs="Arial" w:hint="eastAsia"/>
            <w:color w:val="212121"/>
          </w:rPr>
          <w:t>如何处理一批特征：</w:t>
        </w:r>
      </w:ins>
      <w:del w:id="1483" w:author="Shirley Li" w:date="2018-12-06T23:45:00Z">
        <w:r w:rsidDel="0048027D">
          <w:rPr>
            <w:rFonts w:ascii="Arial" w:hAnsi="Arial" w:cs="Arial"/>
            <w:color w:val="212121"/>
          </w:rPr>
          <w:delText>对一批功能的作用：</w:delText>
        </w:r>
      </w:del>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features</w:t>
      </w:r>
      <w:r>
        <w:rPr>
          <w:rStyle w:val="pun"/>
          <w:rFonts w:ascii="Courier New" w:hAnsi="Courier New" w:cs="Courier New"/>
          <w:color w:val="37474F"/>
          <w:sz w:val="21"/>
          <w:szCs w:val="21"/>
        </w:rPr>
        <w:t>)</w:t>
      </w:r>
      <w:r>
        <w:rPr>
          <w:rFonts w:ascii="Courier New" w:hAnsi="Courier New" w:cs="Courier New"/>
          <w:color w:val="37474F"/>
          <w:sz w:val="21"/>
          <w:szCs w:val="21"/>
        </w:rPr>
        <w:br/>
      </w:r>
      <w:proofErr w:type="gramStart"/>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proofErr w:type="gramEnd"/>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这里，</w:t>
      </w:r>
      <w:ins w:id="1484" w:author="Shirley Li" w:date="2018-12-06T23:51:00Z">
        <w:r w:rsidR="00AE6B80" w:rsidRPr="00AE6B80">
          <w:rPr>
            <w:rFonts w:ascii="Arial" w:hAnsi="Arial" w:cs="Arial" w:hint="eastAsia"/>
            <w:color w:val="212121"/>
          </w:rPr>
          <w:t>每个样本针对每个类别返回一个</w:t>
        </w:r>
      </w:ins>
      <w:del w:id="1485" w:author="Shirley Li" w:date="2018-12-06T23:51:00Z">
        <w:r w:rsidDel="00AE6B80">
          <w:rPr>
            <w:rFonts w:ascii="Arial" w:hAnsi="Arial" w:cs="Arial"/>
            <w:color w:val="212121"/>
          </w:rPr>
          <w:delText>每个示例都返回每个类的</w:delText>
        </w:r>
        <w:r w:rsidR="00756807" w:rsidDel="00AE6B80">
          <w:rPr>
            <w:rStyle w:val="a5"/>
            <w:rFonts w:ascii="Arial" w:hAnsi="Arial" w:cs="Arial"/>
            <w:color w:val="039BE5"/>
          </w:rPr>
          <w:fldChar w:fldCharType="begin"/>
        </w:r>
        <w:r w:rsidR="00756807" w:rsidDel="00AE6B80">
          <w:rPr>
            <w:rStyle w:val="a5"/>
            <w:rFonts w:ascii="Arial" w:hAnsi="Arial" w:cs="Arial"/>
            <w:color w:val="039BE5"/>
          </w:rPr>
          <w:delInstrText xml:space="preserve"> HYPERLINK "https://developers.google.cn/machine-learning/crash-course/glossary" \l "logits" </w:delInstrText>
        </w:r>
        <w:r w:rsidR="00756807" w:rsidDel="00AE6B80">
          <w:rPr>
            <w:rStyle w:val="a5"/>
            <w:rFonts w:ascii="Arial" w:hAnsi="Arial" w:cs="Arial"/>
            <w:color w:val="039BE5"/>
          </w:rPr>
          <w:fldChar w:fldCharType="separate"/>
        </w:r>
        <w:r w:rsidDel="00AE6B80">
          <w:rPr>
            <w:rStyle w:val="a5"/>
            <w:rFonts w:ascii="Arial" w:hAnsi="Arial" w:cs="Arial"/>
            <w:color w:val="039BE5"/>
          </w:rPr>
          <w:delText>logit</w:delText>
        </w:r>
        <w:r w:rsidR="00756807" w:rsidDel="00AE6B80">
          <w:rPr>
            <w:rStyle w:val="a5"/>
            <w:rFonts w:ascii="Arial" w:hAnsi="Arial" w:cs="Arial"/>
            <w:color w:val="039BE5"/>
          </w:rPr>
          <w:fldChar w:fldCharType="end"/>
        </w:r>
      </w:del>
      <w:ins w:id="1486" w:author="Shirley Li" w:date="2018-12-06T23:51:00Z">
        <w:r w:rsidR="00AE6B80">
          <w:rPr>
            <w:rStyle w:val="a5"/>
            <w:rFonts w:ascii="Arial" w:hAnsi="Arial" w:cs="Arial" w:hint="eastAsia"/>
            <w:color w:val="039BE5"/>
          </w:rPr>
          <w:t>对数</w:t>
        </w:r>
      </w:ins>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要将这些</w:t>
      </w:r>
      <w:del w:id="1487" w:author="Shirley Li" w:date="2018-12-06T23:51:00Z">
        <w:r w:rsidDel="00897B8D">
          <w:rPr>
            <w:rFonts w:ascii="Arial" w:hAnsi="Arial" w:cs="Arial" w:hint="eastAsia"/>
            <w:color w:val="212121"/>
          </w:rPr>
          <w:delText>logits</w:delText>
        </w:r>
      </w:del>
      <w:ins w:id="1488" w:author="Shirley Li" w:date="2018-12-06T23:51:00Z">
        <w:r w:rsidR="00897B8D">
          <w:rPr>
            <w:rFonts w:ascii="Arial" w:hAnsi="Arial" w:cs="Arial" w:hint="eastAsia"/>
            <w:color w:val="212121"/>
          </w:rPr>
          <w:t>对数</w:t>
        </w:r>
      </w:ins>
      <w:r>
        <w:rPr>
          <w:rFonts w:ascii="Arial" w:hAnsi="Arial" w:cs="Arial"/>
          <w:color w:val="212121"/>
        </w:rPr>
        <w:t>转换为每个类的概率，</w:t>
      </w:r>
      <w:ins w:id="1489" w:author="Shirley Li" w:date="2018-12-06T23:52:00Z">
        <w:r w:rsidR="00B766FC">
          <w:rPr>
            <w:rFonts w:ascii="Arial" w:hAnsi="Arial" w:cs="Arial" w:hint="eastAsia"/>
            <w:color w:val="212121"/>
          </w:rPr>
          <w:t>需要</w:t>
        </w:r>
      </w:ins>
      <w:del w:id="1490" w:author="Shirley Li" w:date="2018-12-06T23:52:00Z">
        <w:r w:rsidDel="00B766FC">
          <w:rPr>
            <w:rFonts w:ascii="Arial" w:hAnsi="Arial" w:cs="Arial"/>
            <w:color w:val="212121"/>
          </w:rPr>
          <w:delText>请</w:delText>
        </w:r>
      </w:del>
      <w:r>
        <w:rPr>
          <w:rFonts w:ascii="Arial" w:hAnsi="Arial" w:cs="Arial"/>
          <w:color w:val="212121"/>
        </w:rPr>
        <w:t>使用</w:t>
      </w:r>
      <w:hyperlink r:id="rId141" w:anchor="softmax" w:history="1">
        <w:r>
          <w:rPr>
            <w:rStyle w:val="a5"/>
            <w:rFonts w:ascii="Arial" w:hAnsi="Arial" w:cs="Arial"/>
            <w:color w:val="039BE5"/>
          </w:rPr>
          <w:t>softmax</w:t>
        </w:r>
      </w:hyperlink>
      <w:r>
        <w:rPr>
          <w:rFonts w:ascii="Arial" w:hAnsi="Arial" w:cs="Arial"/>
          <w:color w:val="212121"/>
        </w:rPr>
        <w:t>函数：</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tf</w:t>
      </w:r>
      <w:r>
        <w:rPr>
          <w:rStyle w:val="pun"/>
          <w:rFonts w:ascii="Courier New" w:hAnsi="Courier New" w:cs="Courier New"/>
          <w:color w:val="37474F"/>
          <w:sz w:val="21"/>
          <w:szCs w:val="21"/>
        </w:rPr>
        <w:t>.</w:t>
      </w:r>
      <w:proofErr w:type="gramStart"/>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softmax</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lit"/>
          <w:rFonts w:ascii="Courier New" w:hAnsi="Courier New" w:cs="Courier New"/>
          <w:color w:val="C53929"/>
          <w:sz w:val="21"/>
          <w:szCs w:val="21"/>
        </w:rPr>
        <w:t>5</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F54B58" w:rsidP="0048111B">
      <w:pPr>
        <w:pStyle w:val="a3"/>
        <w:spacing w:before="240" w:beforeAutospacing="0" w:after="240" w:afterAutospacing="0"/>
        <w:rPr>
          <w:rFonts w:ascii="Arial" w:hAnsi="Arial" w:cs="Arial"/>
          <w:color w:val="212121"/>
        </w:rPr>
      </w:pPr>
      <w:ins w:id="1491" w:author="Shirley Li" w:date="2018-12-06T23:52:00Z">
        <w:r>
          <w:rPr>
            <w:rFonts w:ascii="Arial" w:hAnsi="Arial" w:cs="Arial" w:hint="eastAsia"/>
            <w:color w:val="212121"/>
          </w:rPr>
          <w:t>对每个类别执行</w:t>
        </w:r>
      </w:ins>
      <w:del w:id="1492" w:author="Shirley Li" w:date="2018-12-06T23:52:00Z">
        <w:r w:rsidR="0048111B" w:rsidDel="00F54B58">
          <w:rPr>
            <w:rFonts w:ascii="Arial" w:hAnsi="Arial" w:cs="Arial"/>
            <w:color w:val="212121"/>
          </w:rPr>
          <w:delText>采用</w:delText>
        </w:r>
      </w:del>
      <w:hyperlink r:id="rId142" w:history="1">
        <w:r w:rsidR="0048111B">
          <w:rPr>
            <w:rStyle w:val="HTML"/>
            <w:rFonts w:ascii="Courier New" w:hAnsi="Courier New" w:cs="Courier New"/>
            <w:color w:val="039BE5"/>
            <w:sz w:val="22"/>
            <w:szCs w:val="22"/>
            <w:shd w:val="clear" w:color="auto" w:fill="F7F7F7"/>
          </w:rPr>
          <w:t>tf.argmax</w:t>
        </w:r>
      </w:hyperlink>
      <w:del w:id="1493" w:author="Shirley Li" w:date="2018-12-06T23:52:00Z">
        <w:r w:rsidR="0048111B" w:rsidDel="00F54B58">
          <w:rPr>
            <w:rFonts w:ascii="Arial" w:hAnsi="Arial" w:cs="Arial"/>
            <w:color w:val="212121"/>
          </w:rPr>
          <w:delText>跨类</w:delText>
        </w:r>
      </w:del>
      <w:ins w:id="1494" w:author="Shirley Li" w:date="2018-12-06T23:52:00Z">
        <w:r>
          <w:rPr>
            <w:rFonts w:ascii="Arial" w:hAnsi="Arial" w:cs="Arial" w:hint="eastAsia"/>
            <w:color w:val="212121"/>
          </w:rPr>
          <w:t>运算可得出</w:t>
        </w:r>
      </w:ins>
      <w:del w:id="1495" w:author="Shirley Li" w:date="2018-12-06T23:52:00Z">
        <w:r w:rsidR="0048111B" w:rsidDel="00F54B58">
          <w:rPr>
            <w:rFonts w:ascii="Arial" w:hAnsi="Arial" w:cs="Arial"/>
            <w:color w:val="212121"/>
          </w:rPr>
          <w:delText>给出了</w:delText>
        </w:r>
      </w:del>
      <w:r w:rsidR="0048111B">
        <w:rPr>
          <w:rFonts w:ascii="Arial" w:hAnsi="Arial" w:cs="Arial"/>
          <w:color w:val="212121"/>
        </w:rPr>
        <w:t>预测的类</w:t>
      </w:r>
      <w:ins w:id="1496" w:author="Shirley Li" w:date="2018-12-06T23:52:00Z">
        <w:r>
          <w:rPr>
            <w:rFonts w:ascii="Arial" w:hAnsi="Arial" w:cs="Arial" w:hint="eastAsia"/>
            <w:color w:val="212121"/>
          </w:rPr>
          <w:t>别</w:t>
        </w:r>
      </w:ins>
      <w:r w:rsidR="0048111B">
        <w:rPr>
          <w:rFonts w:ascii="Arial" w:hAnsi="Arial" w:cs="Arial"/>
          <w:color w:val="212121"/>
        </w:rPr>
        <w:t>索引。但是，该模型还没有被训练过，所以这些都不是很好的预测。</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proofErr w:type="gramStart"/>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proofErr w:type="gramEnd"/>
      <w:r>
        <w:rPr>
          <w:rStyle w:val="str"/>
          <w:rFonts w:ascii="Courier New" w:hAnsi="Courier New" w:cs="Courier New"/>
          <w:color w:val="0D904F"/>
          <w:sz w:val="21"/>
          <w:szCs w:val="21"/>
        </w:rPr>
        <w:t>"Prediction: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    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预测：</w:t>
      </w:r>
      <w:r>
        <w:rPr>
          <w:rFonts w:ascii="Courier New" w:hAnsi="Courier New" w:cs="Courier New"/>
          <w:color w:val="37474F"/>
          <w:sz w:val="21"/>
          <w:szCs w:val="21"/>
        </w:rPr>
        <w:t>[0 0 0 0 0 0 0 0 0 0 0 0 0 0 0 0 0 0 0 0 0 0 0 0 0 0 0 0 0 0 0 0]</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 xml:space="preserve">    </w:t>
      </w:r>
      <w:r>
        <w:rPr>
          <w:rFonts w:ascii="Courier New" w:hAnsi="Courier New" w:cs="Courier New"/>
          <w:color w:val="37474F"/>
          <w:sz w:val="21"/>
          <w:szCs w:val="21"/>
        </w:rPr>
        <w:t>标签：</w:t>
      </w:r>
      <w:r>
        <w:rPr>
          <w:rFonts w:ascii="Courier New" w:hAnsi="Courier New" w:cs="Courier New"/>
          <w:color w:val="37474F"/>
          <w:sz w:val="21"/>
          <w:szCs w:val="21"/>
        </w:rPr>
        <w:t>[2 0 2 0 1 1 1 2 1 2 0 2 1 0 1 1 0 1 2 1 1 1 0 0 1 2 0 0 2 2 0]</w: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训练模型</w:t>
      </w:r>
    </w:p>
    <w:p w:rsidR="0048111B" w:rsidRDefault="0048111B" w:rsidP="0048111B">
      <w:pPr>
        <w:pStyle w:val="a3"/>
        <w:spacing w:before="240" w:beforeAutospacing="0" w:after="240" w:afterAutospacing="0"/>
        <w:rPr>
          <w:rFonts w:ascii="Arial" w:hAnsi="Arial" w:cs="Arial"/>
          <w:color w:val="212121"/>
        </w:rPr>
      </w:pPr>
      <w:del w:id="1497" w:author="Shirley Li" w:date="2018-12-06T23:53:00Z">
        <w:r w:rsidDel="00BC2C9D">
          <w:rPr>
            <w:rFonts w:ascii="Arial" w:hAnsi="Arial" w:cs="Arial"/>
            <w:color w:val="212121"/>
          </w:rPr>
          <w:delText>当模型逐渐优化或模型</w:delText>
        </w:r>
        <w:r w:rsidDel="00BC2C9D">
          <w:rPr>
            <w:rStyle w:val="a4"/>
            <w:rFonts w:ascii="Arial" w:hAnsi="Arial" w:cs="Arial"/>
            <w:color w:val="212121"/>
          </w:rPr>
          <w:delText>学习</w:delText>
        </w:r>
        <w:r w:rsidDel="00BC2C9D">
          <w:rPr>
            <w:rFonts w:ascii="Arial" w:hAnsi="Arial" w:cs="Arial"/>
            <w:color w:val="212121"/>
          </w:rPr>
          <w:delText>数据集时，</w:delText>
        </w:r>
      </w:del>
      <w:hyperlink r:id="rId143" w:anchor="training" w:history="1">
        <w:r>
          <w:rPr>
            <w:rStyle w:val="a5"/>
            <w:rFonts w:ascii="Arial" w:hAnsi="Arial" w:cs="Arial"/>
            <w:i/>
            <w:iCs/>
            <w:color w:val="039BE5"/>
          </w:rPr>
          <w:t>训练</w:t>
        </w:r>
      </w:hyperlink>
      <w:r>
        <w:rPr>
          <w:rFonts w:ascii="Arial" w:hAnsi="Arial" w:cs="Arial"/>
          <w:color w:val="212121"/>
        </w:rPr>
        <w:t>是机器学习的阶段</w:t>
      </w:r>
      <w:del w:id="1498" w:author="Shirley Li" w:date="2018-12-06T23:53:00Z">
        <w:r w:rsidDel="00BC2C9D">
          <w:rPr>
            <w:rFonts w:ascii="Arial" w:hAnsi="Arial" w:cs="Arial"/>
            <w:color w:val="212121"/>
          </w:rPr>
          <w:delText>。</w:delText>
        </w:r>
      </w:del>
      <w:ins w:id="1499" w:author="Shirley Li" w:date="2018-12-06T23:53:00Z">
        <w:r w:rsidR="00BC2C9D" w:rsidRPr="00BC2C9D">
          <w:rPr>
            <w:rFonts w:ascii="Arial" w:hAnsi="Arial" w:cs="Arial" w:hint="eastAsia"/>
            <w:color w:val="212121"/>
          </w:rPr>
          <w:t>，在此阶段中，模型会逐渐得到优化，也就是说，模型会了解数据集。</w:t>
        </w:r>
      </w:ins>
      <w:r>
        <w:rPr>
          <w:rFonts w:ascii="Arial" w:hAnsi="Arial" w:cs="Arial"/>
          <w:color w:val="212121"/>
        </w:rPr>
        <w:t>目标是充分了解训练数据集的结构，以便对</w:t>
      </w:r>
      <w:del w:id="1500" w:author="Shirley Li" w:date="2018-12-06T23:53:00Z">
        <w:r w:rsidDel="00F6741B">
          <w:rPr>
            <w:rFonts w:ascii="Arial" w:hAnsi="Arial" w:cs="Arial" w:hint="eastAsia"/>
            <w:color w:val="212121"/>
          </w:rPr>
          <w:delText>看不见</w:delText>
        </w:r>
      </w:del>
      <w:ins w:id="1501" w:author="Shirley Li" w:date="2018-12-06T23:53:00Z">
        <w:r w:rsidR="00F6741B">
          <w:rPr>
            <w:rFonts w:ascii="Arial" w:hAnsi="Arial" w:cs="Arial" w:hint="eastAsia"/>
            <w:color w:val="212121"/>
          </w:rPr>
          <w:t>没见过</w:t>
        </w:r>
      </w:ins>
      <w:r>
        <w:rPr>
          <w:rFonts w:ascii="Arial" w:hAnsi="Arial" w:cs="Arial"/>
          <w:color w:val="212121"/>
        </w:rPr>
        <w:t>的数据进行预测。如果您对训练数据集了解</w:t>
      </w:r>
      <w:r>
        <w:rPr>
          <w:rStyle w:val="a4"/>
          <w:rFonts w:ascii="Arial" w:hAnsi="Arial" w:cs="Arial"/>
          <w:color w:val="212121"/>
        </w:rPr>
        <w:t>得太多</w:t>
      </w:r>
      <w:r>
        <w:rPr>
          <w:rFonts w:ascii="Arial" w:hAnsi="Arial" w:cs="Arial"/>
          <w:color w:val="212121"/>
        </w:rPr>
        <w:t>，那么预测仅适用于它已经看到的数据，并且不会被推广。这个问题被称为</w:t>
      </w:r>
      <w:hyperlink r:id="rId144" w:anchor="overfitting" w:history="1">
        <w:r>
          <w:rPr>
            <w:rStyle w:val="a5"/>
            <w:rFonts w:ascii="Arial" w:hAnsi="Arial" w:cs="Arial"/>
            <w:i/>
            <w:iCs/>
            <w:color w:val="039BE5"/>
          </w:rPr>
          <w:t>过度拟合</w:t>
        </w:r>
      </w:hyperlink>
      <w:r>
        <w:rPr>
          <w:rFonts w:ascii="Arial" w:hAnsi="Arial" w:cs="Arial"/>
          <w:color w:val="212121"/>
        </w:rPr>
        <w:t xml:space="preserve"> - </w:t>
      </w:r>
      <w:r>
        <w:rPr>
          <w:rFonts w:ascii="Arial" w:hAnsi="Arial" w:cs="Arial"/>
          <w:color w:val="212121"/>
        </w:rPr>
        <w:t>就</w:t>
      </w:r>
      <w:ins w:id="1502" w:author="Shirley Li" w:date="2018-12-06T23:53:00Z">
        <w:r w:rsidR="00F6741B" w:rsidRPr="00F6741B">
          <w:rPr>
            <w:rFonts w:ascii="Arial" w:hAnsi="Arial" w:cs="Arial" w:hint="eastAsia"/>
            <w:color w:val="212121"/>
          </w:rPr>
          <w:t>好比将答案死记硬背下来，而不去理解问题的解决方式。</w:t>
        </w:r>
      </w:ins>
      <w:del w:id="1503" w:author="Shirley Li" w:date="2018-12-06T23:53:00Z">
        <w:r w:rsidDel="00F6741B">
          <w:rPr>
            <w:rFonts w:ascii="Arial" w:hAnsi="Arial" w:cs="Arial"/>
            <w:color w:val="212121"/>
          </w:rPr>
          <w:delText>像记忆答案而不是理解如何解决问题。</w:delText>
        </w:r>
      </w:del>
    </w:p>
    <w:p w:rsidR="0048111B" w:rsidRDefault="00F6741B" w:rsidP="0048111B">
      <w:pPr>
        <w:pStyle w:val="a3"/>
        <w:spacing w:before="240" w:beforeAutospacing="0" w:after="240" w:afterAutospacing="0"/>
        <w:rPr>
          <w:rFonts w:ascii="Arial" w:hAnsi="Arial" w:cs="Arial"/>
          <w:color w:val="212121"/>
        </w:rPr>
      </w:pPr>
      <w:ins w:id="1504" w:author="Shirley Li" w:date="2018-12-06T23:54:00Z">
        <w:r>
          <w:rPr>
            <w:rFonts w:ascii="Arial" w:hAnsi="Arial" w:cs="Arial" w:hint="eastAsia"/>
            <w:color w:val="212121"/>
          </w:rPr>
          <w:t>鸢尾花</w:t>
        </w:r>
      </w:ins>
      <w:del w:id="1505" w:author="Shirley Li" w:date="2018-12-06T23:54:00Z">
        <w:r w:rsidR="0048111B" w:rsidDel="00F6741B">
          <w:rPr>
            <w:rFonts w:ascii="Arial" w:hAnsi="Arial" w:cs="Arial"/>
            <w:color w:val="212121"/>
          </w:rPr>
          <w:delText>I</w:delText>
        </w:r>
      </w:del>
      <w:del w:id="1506" w:author="Shirley Li" w:date="2018-12-06T23:53:00Z">
        <w:r w:rsidR="0048111B" w:rsidDel="00F6741B">
          <w:rPr>
            <w:rFonts w:ascii="Arial" w:hAnsi="Arial" w:cs="Arial"/>
            <w:color w:val="212121"/>
          </w:rPr>
          <w:delText>ris</w:delText>
        </w:r>
      </w:del>
      <w:r w:rsidR="0048111B">
        <w:rPr>
          <w:rFonts w:ascii="Arial" w:hAnsi="Arial" w:cs="Arial"/>
          <w:color w:val="212121"/>
        </w:rPr>
        <w:t>分类问题是</w:t>
      </w:r>
      <w:hyperlink r:id="rId145" w:anchor="supervised_machine_learning" w:history="1">
        <w:r w:rsidR="0048111B">
          <w:rPr>
            <w:rStyle w:val="a5"/>
            <w:rFonts w:ascii="Arial" w:hAnsi="Arial" w:cs="Arial"/>
            <w:i/>
            <w:iCs/>
            <w:color w:val="039BE5"/>
          </w:rPr>
          <w:t>监督机器学习的</w:t>
        </w:r>
      </w:hyperlink>
      <w:r w:rsidR="0048111B">
        <w:rPr>
          <w:rFonts w:ascii="Arial" w:hAnsi="Arial" w:cs="Arial"/>
          <w:color w:val="212121"/>
        </w:rPr>
        <w:t>一个例子：模型是从包含标签的示例中</w:t>
      </w:r>
      <w:ins w:id="1507" w:author="Shirley Li" w:date="2018-12-06T23:54:00Z">
        <w:r>
          <w:rPr>
            <w:rFonts w:ascii="Arial" w:hAnsi="Arial" w:cs="Arial" w:hint="eastAsia"/>
            <w:color w:val="212121"/>
          </w:rPr>
          <w:t>加以</w:t>
        </w:r>
      </w:ins>
      <w:r w:rsidR="0048111B">
        <w:rPr>
          <w:rFonts w:ascii="Arial" w:hAnsi="Arial" w:cs="Arial"/>
          <w:color w:val="212121"/>
        </w:rPr>
        <w:t>训练</w:t>
      </w:r>
      <w:del w:id="1508" w:author="Shirley Li" w:date="2018-12-06T23:54:00Z">
        <w:r w:rsidR="0048111B" w:rsidDel="00F6741B">
          <w:rPr>
            <w:rFonts w:ascii="Arial" w:hAnsi="Arial" w:cs="Arial"/>
            <w:color w:val="212121"/>
          </w:rPr>
          <w:delText>出来的</w:delText>
        </w:r>
      </w:del>
      <w:r w:rsidR="0048111B">
        <w:rPr>
          <w:rFonts w:ascii="Arial" w:hAnsi="Arial" w:cs="Arial"/>
          <w:color w:val="212121"/>
        </w:rPr>
        <w:t>。在</w:t>
      </w:r>
      <w:hyperlink r:id="rId146" w:anchor="unsupervised_machine_learning" w:history="1">
        <w:r w:rsidR="0048111B">
          <w:rPr>
            <w:rStyle w:val="a5"/>
            <w:rFonts w:ascii="Arial" w:hAnsi="Arial" w:cs="Arial"/>
            <w:i/>
            <w:iCs/>
            <w:color w:val="039BE5"/>
          </w:rPr>
          <w:t>无监督的机器学习中</w:t>
        </w:r>
      </w:hyperlink>
      <w:r w:rsidR="0048111B">
        <w:rPr>
          <w:rFonts w:ascii="Arial" w:hAnsi="Arial" w:cs="Arial"/>
          <w:color w:val="212121"/>
        </w:rPr>
        <w:t>，示例不包含标签。相反，模型通常在特征中找到</w:t>
      </w:r>
      <w:ins w:id="1509" w:author="Shirley Li" w:date="2018-12-06T23:54:00Z">
        <w:r w:rsidR="003D7F58">
          <w:rPr>
            <w:rFonts w:ascii="Arial" w:hAnsi="Arial" w:cs="Arial" w:hint="eastAsia"/>
            <w:color w:val="212121"/>
          </w:rPr>
          <w:t>规律</w:t>
        </w:r>
      </w:ins>
      <w:del w:id="1510" w:author="Shirley Li" w:date="2018-12-06T23:54:00Z">
        <w:r w:rsidR="0048111B" w:rsidDel="003D7F58">
          <w:rPr>
            <w:rFonts w:ascii="Arial" w:hAnsi="Arial" w:cs="Arial"/>
            <w:color w:val="212121"/>
          </w:rPr>
          <w:delText>模式</w:delText>
        </w:r>
      </w:del>
      <w:r w:rsidR="0048111B">
        <w:rPr>
          <w:rFonts w:ascii="Arial" w:hAnsi="Arial" w:cs="Arial"/>
          <w:color w:val="212121"/>
        </w:rPr>
        <w:t>。</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定义损失和梯度函数</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培训和评估阶段都需要计算模型的</w:t>
      </w:r>
      <w:hyperlink r:id="rId147" w:anchor="loss" w:history="1">
        <w:r>
          <w:rPr>
            <w:rStyle w:val="a5"/>
            <w:rFonts w:ascii="Arial" w:hAnsi="Arial" w:cs="Arial"/>
            <w:i/>
            <w:iCs/>
            <w:color w:val="039BE5"/>
          </w:rPr>
          <w:t>损失</w:t>
        </w:r>
      </w:hyperlink>
      <w:r>
        <w:rPr>
          <w:rFonts w:ascii="Arial" w:hAnsi="Arial" w:cs="Arial"/>
          <w:color w:val="212121"/>
        </w:rPr>
        <w:t>。这可以衡量模型预测与所需标签的关系，换句话说，模型的执行情况有多糟糕。我们希望最小化或优化</w:t>
      </w:r>
      <w:ins w:id="1511" w:author="Shirley Li" w:date="2018-12-06T23:54:00Z">
        <w:r w:rsidR="00E37D00">
          <w:rPr>
            <w:rFonts w:ascii="Arial" w:hAnsi="Arial" w:cs="Arial" w:hint="eastAsia"/>
            <w:color w:val="212121"/>
          </w:rPr>
          <w:t>这个</w:t>
        </w:r>
      </w:ins>
      <w:del w:id="1512" w:author="Shirley Li" w:date="2018-12-06T23:54:00Z">
        <w:r w:rsidDel="00E37D00">
          <w:rPr>
            <w:rFonts w:ascii="Arial" w:hAnsi="Arial" w:cs="Arial"/>
            <w:color w:val="212121"/>
          </w:rPr>
          <w:delText>此</w:delText>
        </w:r>
      </w:del>
      <w:r>
        <w:rPr>
          <w:rFonts w:ascii="Arial" w:hAnsi="Arial" w:cs="Arial"/>
          <w:color w:val="212121"/>
        </w:rPr>
        <w:t>值。</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我们的模型将使用</w:t>
      </w:r>
      <w:hyperlink r:id="rId148" w:history="1">
        <w:r>
          <w:rPr>
            <w:rStyle w:val="a5"/>
            <w:rFonts w:ascii="Arial" w:hAnsi="Arial" w:cs="Arial"/>
            <w:color w:val="039BE5"/>
          </w:rPr>
          <w:t>tf.keras.losses.categorical_crossentropy</w:t>
        </w:r>
      </w:hyperlink>
      <w:r>
        <w:rPr>
          <w:rFonts w:ascii="Arial" w:hAnsi="Arial" w:cs="Arial"/>
          <w:color w:val="212121"/>
        </w:rPr>
        <w:t>函数计算其损失，该函数获取模型的</w:t>
      </w:r>
      <w:ins w:id="1513" w:author="Shirley Li" w:date="2018-12-06T23:55:00Z">
        <w:r w:rsidR="00E37D00">
          <w:rPr>
            <w:rFonts w:ascii="Arial" w:hAnsi="Arial" w:cs="Arial" w:hint="eastAsia"/>
            <w:color w:val="212121"/>
          </w:rPr>
          <w:t>类别概率</w:t>
        </w:r>
      </w:ins>
      <w:del w:id="1514" w:author="Shirley Li" w:date="2018-12-06T23:55:00Z">
        <w:r w:rsidDel="00E37D00">
          <w:rPr>
            <w:rFonts w:ascii="Arial" w:hAnsi="Arial" w:cs="Arial"/>
            <w:color w:val="212121"/>
          </w:rPr>
          <w:delText>类概率</w:delText>
        </w:r>
      </w:del>
      <w:r>
        <w:rPr>
          <w:rFonts w:ascii="Arial" w:hAnsi="Arial" w:cs="Arial"/>
          <w:color w:val="212121"/>
        </w:rPr>
        <w:t>预测</w:t>
      </w:r>
      <w:ins w:id="1515" w:author="Shirley Li" w:date="2018-12-06T23:55:00Z">
        <w:r w:rsidR="00E37D00">
          <w:rPr>
            <w:rFonts w:ascii="Arial" w:hAnsi="Arial" w:cs="Arial" w:hint="eastAsia"/>
            <w:color w:val="212121"/>
          </w:rPr>
          <w:t>结果</w:t>
        </w:r>
      </w:ins>
      <w:r>
        <w:rPr>
          <w:rFonts w:ascii="Arial" w:hAnsi="Arial" w:cs="Arial"/>
          <w:color w:val="212121"/>
        </w:rPr>
        <w:t>和</w:t>
      </w:r>
      <w:ins w:id="1516" w:author="Shirley Li" w:date="2018-12-06T23:55:00Z">
        <w:r w:rsidR="00E37D00">
          <w:rPr>
            <w:rFonts w:ascii="Arial" w:hAnsi="Arial" w:cs="Arial" w:hint="eastAsia"/>
            <w:color w:val="212121"/>
          </w:rPr>
          <w:t>预期</w:t>
        </w:r>
      </w:ins>
      <w:del w:id="1517" w:author="Shirley Li" w:date="2018-12-06T23:55:00Z">
        <w:r w:rsidDel="00E37D00">
          <w:rPr>
            <w:rFonts w:ascii="Arial" w:hAnsi="Arial" w:cs="Arial"/>
            <w:color w:val="212121"/>
          </w:rPr>
          <w:delText>所需</w:delText>
        </w:r>
      </w:del>
      <w:r>
        <w:rPr>
          <w:rFonts w:ascii="Arial" w:hAnsi="Arial" w:cs="Arial"/>
          <w:color w:val="212121"/>
        </w:rPr>
        <w:t>标签，</w:t>
      </w:r>
      <w:ins w:id="1518" w:author="Shirley Li" w:date="2018-12-06T23:55:00Z">
        <w:r w:rsidR="00D16EF0">
          <w:rPr>
            <w:rFonts w:ascii="Arial" w:hAnsi="Arial" w:cs="Arial" w:hint="eastAsia"/>
            <w:color w:val="212121"/>
          </w:rPr>
          <w:t>然后</w:t>
        </w:r>
      </w:ins>
      <w:del w:id="1519" w:author="Shirley Li" w:date="2018-12-06T23:55:00Z">
        <w:r w:rsidDel="00D16EF0">
          <w:rPr>
            <w:rFonts w:ascii="Arial" w:hAnsi="Arial" w:cs="Arial"/>
            <w:color w:val="212121"/>
          </w:rPr>
          <w:delText>并</w:delText>
        </w:r>
      </w:del>
      <w:r>
        <w:rPr>
          <w:rFonts w:ascii="Arial" w:hAnsi="Arial" w:cs="Arial"/>
          <w:color w:val="212121"/>
        </w:rPr>
        <w:t>返回</w:t>
      </w:r>
      <w:ins w:id="1520" w:author="Shirley Li" w:date="2018-12-06T23:55:00Z">
        <w:r w:rsidR="00D16EF0">
          <w:rPr>
            <w:rFonts w:ascii="Arial" w:hAnsi="Arial" w:cs="Arial" w:hint="eastAsia"/>
            <w:color w:val="212121"/>
          </w:rPr>
          <w:t>样本</w:t>
        </w:r>
      </w:ins>
      <w:del w:id="1521" w:author="Shirley Li" w:date="2018-12-06T23:55:00Z">
        <w:r w:rsidDel="00D16EF0">
          <w:rPr>
            <w:rFonts w:ascii="Arial" w:hAnsi="Arial" w:cs="Arial"/>
            <w:color w:val="212121"/>
          </w:rPr>
          <w:delText>示例</w:delText>
        </w:r>
      </w:del>
      <w:r>
        <w:rPr>
          <w:rFonts w:ascii="Arial" w:hAnsi="Arial" w:cs="Arial"/>
          <w:color w:val="212121"/>
        </w:rPr>
        <w:t>中的平均损失。</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y_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losses</w:t>
      </w:r>
      <w:r>
        <w:rPr>
          <w:rStyle w:val="pun"/>
          <w:rFonts w:ascii="Courier New" w:hAnsi="Courier New" w:cs="Courier New"/>
          <w:color w:val="37474F"/>
          <w:sz w:val="21"/>
          <w:szCs w:val="21"/>
        </w:rPr>
        <w:t>.</w:t>
      </w:r>
      <w:r>
        <w:rPr>
          <w:rStyle w:val="pln"/>
          <w:rFonts w:ascii="Courier New" w:hAnsi="Courier New" w:cs="Courier New"/>
          <w:color w:val="37474F"/>
          <w:sz w:val="21"/>
          <w:szCs w:val="21"/>
        </w:rPr>
        <w:t>sparse_softmax_cross_entropy</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y_</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"Loss test: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l</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损失测试：</w:t>
      </w:r>
      <w:r>
        <w:rPr>
          <w:rFonts w:ascii="Courier New" w:hAnsi="Courier New" w:cs="Courier New"/>
          <w:color w:val="37474F"/>
          <w:sz w:val="21"/>
          <w:szCs w:val="21"/>
        </w:rPr>
        <w:t>1.800889015197754</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使用</w:t>
      </w:r>
      <w:hyperlink r:id="rId149" w:history="1">
        <w:r>
          <w:rPr>
            <w:rStyle w:val="a5"/>
            <w:rFonts w:ascii="Arial" w:hAnsi="Arial" w:cs="Arial"/>
            <w:color w:val="039BE5"/>
          </w:rPr>
          <w:t>tf.GradientTape</w:t>
        </w:r>
      </w:hyperlink>
      <w:ins w:id="1522" w:author="Shirley Li" w:date="2018-12-06T23:56:00Z">
        <w:r w:rsidR="00C00DF8">
          <w:rPr>
            <w:rStyle w:val="a5"/>
            <w:rFonts w:ascii="Arial" w:hAnsi="Arial" w:cs="Arial"/>
            <w:color w:val="039BE5"/>
          </w:rPr>
          <w:t xml:space="preserve"> </w:t>
        </w:r>
      </w:ins>
      <w:del w:id="1523" w:author="Shirley Li" w:date="2018-12-06T23:56:00Z">
        <w:r w:rsidDel="00C00DF8">
          <w:rPr>
            <w:rFonts w:ascii="Arial" w:hAnsi="Arial" w:cs="Arial" w:hint="eastAsia"/>
            <w:color w:val="212121"/>
          </w:rPr>
          <w:delText>上下文</w:delText>
        </w:r>
      </w:del>
      <w:ins w:id="1524" w:author="Shirley Li" w:date="2018-12-06T23:56:00Z">
        <w:r w:rsidR="00C00DF8">
          <w:rPr>
            <w:rFonts w:ascii="Arial" w:hAnsi="Arial" w:cs="Arial" w:hint="eastAsia"/>
            <w:color w:val="212121"/>
          </w:rPr>
          <w:t>context</w:t>
        </w:r>
      </w:ins>
      <w:r>
        <w:rPr>
          <w:rFonts w:ascii="Arial" w:hAnsi="Arial" w:cs="Arial"/>
          <w:color w:val="212121"/>
        </w:rPr>
        <w:t>计算用于优化模型的</w:t>
      </w:r>
      <w:del w:id="1525" w:author="Shirley Li" w:date="2018-12-06T23:56:00Z">
        <w:r w:rsidR="00756807" w:rsidDel="002E4E5B">
          <w:rPr>
            <w:rStyle w:val="a5"/>
            <w:rFonts w:ascii="Arial" w:hAnsi="Arial" w:cs="Arial" w:hint="eastAsia"/>
            <w:i/>
            <w:iCs/>
            <w:color w:val="039BE5"/>
          </w:rPr>
          <w:fldChar w:fldCharType="begin"/>
        </w:r>
        <w:r w:rsidR="00756807" w:rsidDel="002E4E5B">
          <w:rPr>
            <w:rStyle w:val="a5"/>
            <w:rFonts w:ascii="Arial" w:hAnsi="Arial" w:cs="Arial" w:hint="eastAsia"/>
            <w:i/>
            <w:iCs/>
            <w:color w:val="039BE5"/>
          </w:rPr>
          <w:delInstrText xml:space="preserve"> HYPERLINK "https://developers.google.cn/machine-learning/crash-course/glossary" \l "gradient" </w:delInstrText>
        </w:r>
        <w:r w:rsidR="00756807" w:rsidDel="002E4E5B">
          <w:rPr>
            <w:rStyle w:val="a5"/>
            <w:rFonts w:ascii="Arial" w:hAnsi="Arial" w:cs="Arial" w:hint="eastAsia"/>
            <w:i/>
            <w:iCs/>
            <w:color w:val="039BE5"/>
          </w:rPr>
          <w:fldChar w:fldCharType="separate"/>
        </w:r>
        <w:r w:rsidDel="002E4E5B">
          <w:rPr>
            <w:rStyle w:val="a5"/>
            <w:rFonts w:ascii="Arial" w:hAnsi="Arial" w:cs="Arial" w:hint="eastAsia"/>
            <w:i/>
            <w:iCs/>
            <w:color w:val="039BE5"/>
          </w:rPr>
          <w:delText>渐变</w:delText>
        </w:r>
        <w:r w:rsidR="00756807" w:rsidDel="002E4E5B">
          <w:rPr>
            <w:rStyle w:val="a5"/>
            <w:rFonts w:ascii="Arial" w:hAnsi="Arial" w:cs="Arial" w:hint="eastAsia"/>
            <w:i/>
            <w:iCs/>
            <w:color w:val="039BE5"/>
          </w:rPr>
          <w:fldChar w:fldCharType="end"/>
        </w:r>
      </w:del>
      <w:ins w:id="1526" w:author="Shirley Li" w:date="2018-12-06T23:56:00Z">
        <w:r w:rsidR="002E4E5B">
          <w:rPr>
            <w:rStyle w:val="a5"/>
            <w:rFonts w:ascii="Arial" w:hAnsi="Arial" w:cs="Arial" w:hint="eastAsia"/>
            <w:i/>
            <w:iCs/>
            <w:color w:val="039BE5"/>
          </w:rPr>
          <w:t>梯度</w:t>
        </w:r>
      </w:ins>
      <w:r>
        <w:rPr>
          <w:rFonts w:ascii="Arial" w:hAnsi="Arial" w:cs="Arial"/>
          <w:color w:val="212121"/>
        </w:rPr>
        <w:t>。有关此更多示例，请参阅</w:t>
      </w:r>
      <w:r w:rsidR="00756807">
        <w:rPr>
          <w:rStyle w:val="a5"/>
          <w:rFonts w:ascii="Arial" w:hAnsi="Arial" w:cs="Arial"/>
          <w:color w:val="039BE5"/>
        </w:rPr>
        <w:fldChar w:fldCharType="begin"/>
      </w:r>
      <w:r w:rsidR="00756807">
        <w:rPr>
          <w:rStyle w:val="a5"/>
          <w:rFonts w:ascii="Arial" w:hAnsi="Arial" w:cs="Arial"/>
          <w:color w:val="039BE5"/>
        </w:rPr>
        <w:instrText xml:space="preserve"> HYPERLINK "https://tensorflow.google.cn/guide/eager" </w:instrText>
      </w:r>
      <w:r w:rsidR="00756807">
        <w:rPr>
          <w:rStyle w:val="a5"/>
          <w:rFonts w:ascii="Arial" w:hAnsi="Arial" w:cs="Arial"/>
          <w:color w:val="039BE5"/>
        </w:rPr>
        <w:fldChar w:fldCharType="separate"/>
      </w:r>
      <w:del w:id="1527" w:author="Shirley Li" w:date="2018-12-06T10:27:00Z">
        <w:r w:rsidDel="00BD0ACB">
          <w:rPr>
            <w:rStyle w:val="a5"/>
            <w:rFonts w:ascii="Arial" w:hAnsi="Arial" w:cs="Arial"/>
            <w:color w:val="039BE5"/>
          </w:rPr>
          <w:delText>急切的执行</w:delText>
        </w:r>
      </w:del>
      <w:ins w:id="1528" w:author="Shirley Li" w:date="2018-12-06T10:27:00Z">
        <w:r w:rsidR="00BD0ACB">
          <w:rPr>
            <w:rStyle w:val="a5"/>
            <w:rFonts w:ascii="Arial" w:hAnsi="Arial" w:cs="Arial"/>
            <w:color w:val="039BE5"/>
          </w:rPr>
          <w:t xml:space="preserve"> Eager Execution</w:t>
        </w:r>
      </w:ins>
      <w:r>
        <w:rPr>
          <w:rStyle w:val="a5"/>
          <w:rFonts w:ascii="Arial" w:hAnsi="Arial" w:cs="Arial"/>
          <w:color w:val="039BE5"/>
        </w:rPr>
        <w:t>指南</w:t>
      </w:r>
      <w:r w:rsidR="00756807">
        <w:rPr>
          <w:rStyle w:val="a5"/>
          <w:rFonts w:ascii="Arial" w:hAnsi="Arial" w:cs="Arial"/>
          <w:color w:val="039BE5"/>
        </w:rPr>
        <w:fldChar w:fldCharType="end"/>
      </w:r>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grad</w:t>
      </w:r>
      <w:r>
        <w:rPr>
          <w:rStyle w:val="pun"/>
          <w:rFonts w:ascii="Courier New" w:hAnsi="Courier New" w:cs="Courier New"/>
          <w:color w:val="37474F"/>
          <w:sz w:val="21"/>
          <w:szCs w:val="21"/>
        </w:rPr>
        <w:t>(</w:t>
      </w:r>
      <w:proofErr w:type="gramEnd"/>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GradientTape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tape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loss_value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targets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tape</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gradient</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trainable_variables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创建</w:t>
      </w:r>
      <w:del w:id="1529" w:author="Shirley Li" w:date="2018-12-06T23:57:00Z">
        <w:r w:rsidDel="00060069">
          <w:rPr>
            <w:rFonts w:ascii="Arial" w:hAnsi="Arial" w:cs="Arial"/>
            <w:b w:val="0"/>
            <w:bCs w:val="0"/>
            <w:color w:val="212121"/>
            <w:sz w:val="30"/>
            <w:szCs w:val="30"/>
          </w:rPr>
          <w:delText>一个</w:delText>
        </w:r>
      </w:del>
      <w:r>
        <w:rPr>
          <w:rFonts w:ascii="Arial" w:hAnsi="Arial" w:cs="Arial"/>
          <w:b w:val="0"/>
          <w:bCs w:val="0"/>
          <w:color w:val="212121"/>
          <w:sz w:val="30"/>
          <w:szCs w:val="30"/>
        </w:rPr>
        <w:t>优化器</w:t>
      </w:r>
    </w:p>
    <w:p w:rsidR="0048111B" w:rsidRDefault="0048111B" w:rsidP="0048111B">
      <w:pPr>
        <w:pStyle w:val="a3"/>
        <w:spacing w:before="240" w:beforeAutospacing="0" w:after="240" w:afterAutospacing="0"/>
        <w:rPr>
          <w:rFonts w:ascii="Arial" w:hAnsi="Arial" w:cs="Arial"/>
          <w:color w:val="212121"/>
        </w:rPr>
      </w:pPr>
      <w:del w:id="1530" w:author="Shirley Li" w:date="2018-12-06T23:57:00Z">
        <w:r w:rsidDel="00060069">
          <w:rPr>
            <w:rFonts w:ascii="Arial" w:hAnsi="Arial" w:cs="Arial"/>
            <w:color w:val="212121"/>
          </w:rPr>
          <w:delText>一个</w:delText>
        </w:r>
      </w:del>
      <w:hyperlink r:id="rId150" w:anchor="optimizer" w:history="1">
        <w:r>
          <w:rPr>
            <w:rStyle w:val="a5"/>
            <w:rFonts w:ascii="Arial" w:hAnsi="Arial" w:cs="Arial"/>
            <w:i/>
            <w:iCs/>
            <w:color w:val="039BE5"/>
          </w:rPr>
          <w:t>优化</w:t>
        </w:r>
      </w:hyperlink>
      <w:ins w:id="1531" w:author="Shirley Li" w:date="2018-12-06T23:57:00Z">
        <w:r w:rsidR="00060069">
          <w:rPr>
            <w:rFonts w:ascii="Arial" w:hAnsi="Arial" w:cs="Arial" w:hint="eastAsia"/>
            <w:color w:val="212121"/>
          </w:rPr>
          <w:t>器会将</w:t>
        </w:r>
      </w:ins>
      <w:del w:id="1532" w:author="Shirley Li" w:date="2018-12-06T23:57:00Z">
        <w:r w:rsidDel="00060069">
          <w:rPr>
            <w:rFonts w:ascii="Arial" w:hAnsi="Arial" w:cs="Arial"/>
            <w:color w:val="212121"/>
          </w:rPr>
          <w:delText>应用</w:delText>
        </w:r>
      </w:del>
      <w:r>
        <w:rPr>
          <w:rFonts w:ascii="Arial" w:hAnsi="Arial" w:cs="Arial"/>
          <w:color w:val="212121"/>
        </w:rPr>
        <w:t>计算</w:t>
      </w:r>
      <w:ins w:id="1533" w:author="Shirley Li" w:date="2018-12-06T23:57:00Z">
        <w:r w:rsidR="00060069">
          <w:rPr>
            <w:rFonts w:ascii="Arial" w:hAnsi="Arial" w:cs="Arial" w:hint="eastAsia"/>
            <w:color w:val="212121"/>
          </w:rPr>
          <w:t>出</w:t>
        </w:r>
      </w:ins>
      <w:r>
        <w:rPr>
          <w:rFonts w:ascii="Arial" w:hAnsi="Arial" w:cs="Arial"/>
          <w:color w:val="212121"/>
        </w:rPr>
        <w:t>的梯度</w:t>
      </w:r>
      <w:ins w:id="1534" w:author="Shirley Li" w:date="2018-12-06T23:57:00Z">
        <w:r w:rsidR="00060069">
          <w:rPr>
            <w:rFonts w:ascii="Arial" w:hAnsi="Arial" w:cs="Arial" w:hint="eastAsia"/>
            <w:color w:val="212121"/>
          </w:rPr>
          <w:t>应用于</w:t>
        </w:r>
      </w:ins>
      <w:del w:id="1535" w:author="Shirley Li" w:date="2018-12-06T23:57:00Z">
        <w:r w:rsidDel="00060069">
          <w:rPr>
            <w:rFonts w:ascii="Arial" w:hAnsi="Arial" w:cs="Arial"/>
            <w:color w:val="212121"/>
          </w:rPr>
          <w:delText>到</w:delText>
        </w:r>
      </w:del>
      <w:r>
        <w:rPr>
          <w:rFonts w:ascii="Arial" w:hAnsi="Arial" w:cs="Arial"/>
          <w:color w:val="212121"/>
        </w:rPr>
        <w:t>模型中的变量，以最小化</w:t>
      </w:r>
      <w:r>
        <w:rPr>
          <w:rStyle w:val="HTML"/>
          <w:rFonts w:ascii="Courier New" w:hAnsi="Courier New" w:cs="Courier New"/>
          <w:color w:val="37474F"/>
          <w:sz w:val="22"/>
          <w:szCs w:val="22"/>
          <w:shd w:val="clear" w:color="auto" w:fill="F7F7F7"/>
        </w:rPr>
        <w:t>loss</w:t>
      </w:r>
      <w:ins w:id="1536" w:author="Shirley Li" w:date="2018-12-06T23:58:00Z">
        <w:r w:rsidR="00060069">
          <w:rPr>
            <w:rFonts w:ascii="Arial" w:hAnsi="Arial" w:cs="Arial" w:hint="eastAsia"/>
            <w:color w:val="212121"/>
          </w:rPr>
          <w:t>函数</w:t>
        </w:r>
      </w:ins>
      <w:del w:id="1537" w:author="Shirley Li" w:date="2018-12-06T23:58:00Z">
        <w:r w:rsidDel="00060069">
          <w:rPr>
            <w:rFonts w:ascii="Arial" w:hAnsi="Arial" w:cs="Arial"/>
            <w:color w:val="212121"/>
          </w:rPr>
          <w:delText>功能</w:delText>
        </w:r>
      </w:del>
      <w:r>
        <w:rPr>
          <w:rFonts w:ascii="Arial" w:hAnsi="Arial" w:cs="Arial"/>
          <w:color w:val="212121"/>
        </w:rPr>
        <w:t>。您可以将损失函数视为曲面（参见图</w:t>
      </w:r>
      <w:r>
        <w:rPr>
          <w:rFonts w:ascii="Arial" w:hAnsi="Arial" w:cs="Arial"/>
          <w:color w:val="212121"/>
        </w:rPr>
        <w:t>3</w:t>
      </w:r>
      <w:r>
        <w:rPr>
          <w:rFonts w:ascii="Arial" w:hAnsi="Arial" w:cs="Arial"/>
          <w:color w:val="212121"/>
        </w:rPr>
        <w:t>），我们希望通过四处走动</w:t>
      </w:r>
      <w:ins w:id="1538" w:author="Shirley Li" w:date="2018-12-06T23:58:00Z">
        <w:r w:rsidR="00060069">
          <w:rPr>
            <w:rFonts w:ascii="Arial" w:hAnsi="Arial" w:cs="Arial" w:hint="eastAsia"/>
            <w:color w:val="212121"/>
          </w:rPr>
          <w:t>直到</w:t>
        </w:r>
      </w:ins>
      <w:r>
        <w:rPr>
          <w:rFonts w:ascii="Arial" w:hAnsi="Arial" w:cs="Arial"/>
          <w:color w:val="212121"/>
        </w:rPr>
        <w:t>找到它的最低点。</w:t>
      </w:r>
      <w:ins w:id="1539" w:author="Shirley Li" w:date="2018-12-06T23:58:00Z">
        <w:r w:rsidR="00060069" w:rsidRPr="00060069">
          <w:rPr>
            <w:rFonts w:ascii="Arial" w:hAnsi="Arial" w:cs="Arial" w:hint="eastAsia"/>
            <w:color w:val="212121"/>
          </w:rPr>
          <w:t>梯度指向</w:t>
        </w:r>
        <w:proofErr w:type="gramStart"/>
        <w:r w:rsidR="00060069" w:rsidRPr="00060069">
          <w:rPr>
            <w:rFonts w:ascii="Arial" w:hAnsi="Arial" w:cs="Arial" w:hint="eastAsia"/>
            <w:color w:val="212121"/>
          </w:rPr>
          <w:t>最</w:t>
        </w:r>
        <w:proofErr w:type="gramEnd"/>
        <w:r w:rsidR="00060069" w:rsidRPr="00060069">
          <w:rPr>
            <w:rFonts w:ascii="Arial" w:hAnsi="Arial" w:cs="Arial" w:hint="eastAsia"/>
            <w:color w:val="212121"/>
          </w:rPr>
          <w:t>高速上升的方向，因此我们将沿相反的方向向下移动。</w:t>
        </w:r>
      </w:ins>
      <w:del w:id="1540" w:author="Shirley Li" w:date="2018-12-06T23:58:00Z">
        <w:r w:rsidDel="00060069">
          <w:rPr>
            <w:rFonts w:ascii="Arial" w:hAnsi="Arial" w:cs="Arial"/>
            <w:color w:val="212121"/>
          </w:rPr>
          <w:delText>渐变指向最陡上升的方向</w:delText>
        </w:r>
        <w:r w:rsidDel="00060069">
          <w:rPr>
            <w:rFonts w:ascii="Arial" w:hAnsi="Arial" w:cs="Arial"/>
            <w:color w:val="212121"/>
          </w:rPr>
          <w:delText xml:space="preserve"> - </w:delText>
        </w:r>
        <w:r w:rsidDel="00060069">
          <w:rPr>
            <w:rFonts w:ascii="Arial" w:hAnsi="Arial" w:cs="Arial"/>
            <w:color w:val="212121"/>
          </w:rPr>
          <w:delText>所以我们将以相反的方向行进并向下移动。</w:delText>
        </w:r>
      </w:del>
      <w:r>
        <w:rPr>
          <w:rFonts w:ascii="Arial" w:hAnsi="Arial" w:cs="Arial"/>
          <w:color w:val="212121"/>
        </w:rPr>
        <w:t>通过迭代</w:t>
      </w:r>
      <w:ins w:id="1541" w:author="Shirley Li" w:date="2018-12-06T23:58:00Z">
        <w:r w:rsidR="00060069">
          <w:rPr>
            <w:rFonts w:ascii="Arial" w:hAnsi="Arial" w:cs="Arial" w:hint="eastAsia"/>
            <w:color w:val="212121"/>
          </w:rPr>
          <w:t>方式</w:t>
        </w:r>
      </w:ins>
      <w:r>
        <w:rPr>
          <w:rFonts w:ascii="Arial" w:hAnsi="Arial" w:cs="Arial"/>
          <w:color w:val="212121"/>
        </w:rPr>
        <w:t>计算每批的损失和梯度，</w:t>
      </w:r>
      <w:ins w:id="1542" w:author="Shirley Li" w:date="2018-12-06T23:58:00Z">
        <w:r w:rsidR="00060069">
          <w:rPr>
            <w:rFonts w:ascii="Arial" w:hAnsi="Arial" w:cs="Arial" w:hint="eastAsia"/>
            <w:color w:val="212121"/>
          </w:rPr>
          <w:t>以</w:t>
        </w:r>
      </w:ins>
      <w:del w:id="1543" w:author="Shirley Li" w:date="2018-12-06T23:58:00Z">
        <w:r w:rsidDel="00060069">
          <w:rPr>
            <w:rFonts w:ascii="Arial" w:hAnsi="Arial" w:cs="Arial"/>
            <w:color w:val="212121"/>
          </w:rPr>
          <w:delText>我们将</w:delText>
        </w:r>
      </w:del>
      <w:r>
        <w:rPr>
          <w:rFonts w:ascii="Arial" w:hAnsi="Arial" w:cs="Arial"/>
          <w:color w:val="212121"/>
        </w:rPr>
        <w:t>在训练期间调整模型。</w:t>
      </w:r>
      <w:del w:id="1544" w:author="Shirley Li" w:date="2018-12-06T23:59:00Z">
        <w:r w:rsidDel="00060069">
          <w:rPr>
            <w:rFonts w:ascii="Arial" w:hAnsi="Arial" w:cs="Arial"/>
            <w:color w:val="212121"/>
          </w:rPr>
          <w:delText>逐渐地，该</w:delText>
        </w:r>
      </w:del>
      <w:r>
        <w:rPr>
          <w:rFonts w:ascii="Arial" w:hAnsi="Arial" w:cs="Arial"/>
          <w:color w:val="212121"/>
        </w:rPr>
        <w:t>模型</w:t>
      </w:r>
      <w:ins w:id="1545" w:author="Shirley Li" w:date="2018-12-06T23:59:00Z">
        <w:r w:rsidR="00060069">
          <w:rPr>
            <w:rFonts w:ascii="Arial" w:hAnsi="Arial" w:cs="Arial" w:hint="eastAsia"/>
            <w:color w:val="212121"/>
          </w:rPr>
          <w:t>会逐渐</w:t>
        </w:r>
      </w:ins>
      <w:del w:id="1546" w:author="Shirley Li" w:date="2018-12-06T23:59:00Z">
        <w:r w:rsidDel="00060069">
          <w:rPr>
            <w:rFonts w:ascii="Arial" w:hAnsi="Arial" w:cs="Arial"/>
            <w:color w:val="212121"/>
          </w:rPr>
          <w:delText>将</w:delText>
        </w:r>
      </w:del>
      <w:r>
        <w:rPr>
          <w:rFonts w:ascii="Arial" w:hAnsi="Arial" w:cs="Arial"/>
          <w:color w:val="212121"/>
        </w:rPr>
        <w:t>找到权重和偏差的最佳组合，</w:t>
      </w:r>
      <w:del w:id="1547" w:author="Shirley Li" w:date="2018-12-06T23:59:00Z">
        <w:r w:rsidDel="0040165A">
          <w:rPr>
            <w:rFonts w:ascii="Arial" w:hAnsi="Arial" w:cs="Arial"/>
            <w:color w:val="212121"/>
          </w:rPr>
          <w:delText>以</w:delText>
        </w:r>
      </w:del>
      <w:ins w:id="1548" w:author="Shirley Li" w:date="2018-12-06T23:59:00Z">
        <w:r w:rsidR="0040165A">
          <w:rPr>
            <w:rFonts w:ascii="Arial" w:hAnsi="Arial" w:cs="Arial" w:hint="eastAsia"/>
            <w:color w:val="212121"/>
          </w:rPr>
          <w:t>从而</w:t>
        </w:r>
      </w:ins>
      <w:r>
        <w:rPr>
          <w:rFonts w:ascii="Arial" w:hAnsi="Arial" w:cs="Arial"/>
          <w:color w:val="212121"/>
        </w:rPr>
        <w:t>最小化损失。损失越低，模型的预测越好。</w:t>
      </w:r>
    </w:p>
    <w:tbl>
      <w:tblPr>
        <w:tblW w:w="9945" w:type="dxa"/>
        <w:tblCellMar>
          <w:top w:w="15" w:type="dxa"/>
          <w:left w:w="15" w:type="dxa"/>
          <w:bottom w:w="15" w:type="dxa"/>
          <w:right w:w="15" w:type="dxa"/>
        </w:tblCellMar>
        <w:tblLook w:val="04A0" w:firstRow="1" w:lastRow="0" w:firstColumn="1" w:lastColumn="0" w:noHBand="0" w:noVBand="1"/>
      </w:tblPr>
      <w:tblGrid>
        <w:gridCol w:w="10995"/>
      </w:tblGrid>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noProof/>
                <w:color w:val="212121"/>
                <w:szCs w:val="21"/>
              </w:rPr>
              <w:lastRenderedPageBreak/>
              <mc:AlternateContent>
                <mc:Choice Requires="wps">
                  <w:drawing>
                    <wp:inline distT="0" distB="0" distL="0" distR="0">
                      <wp:extent cx="6829425" cy="6829425"/>
                      <wp:effectExtent l="0" t="0" r="0" b="0"/>
                      <wp:docPr id="38" name="矩形 38" descr="优化算法在3D空间中随时间可视化。"/>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29425" cy="682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F0C35" id="矩形 38" o:spid="_x0000_s1026" alt="优化算法在3D空间中随时间可视化。" style="width:537.75pt;height:5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" filled="f" stroked="f">
                      <o:lock v:ext="edit" aspectratio="t"/>
                      <w10:anchorlock/>
                    </v:rect>
                  </w:pict>
                </mc:Fallback>
              </mc:AlternateConten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图</w:t>
            </w:r>
            <w:r>
              <w:rPr>
                <w:rFonts w:ascii="Arial" w:hAnsi="Arial" w:cs="Arial"/>
                <w:color w:val="212121"/>
                <w:szCs w:val="21"/>
              </w:rPr>
              <w:t>3.</w:t>
            </w:r>
            <w:r>
              <w:rPr>
                <w:rFonts w:ascii="Arial" w:hAnsi="Arial" w:cs="Arial"/>
                <w:color w:val="212121"/>
                <w:szCs w:val="21"/>
              </w:rPr>
              <w:t>在</w:t>
            </w:r>
            <w:r>
              <w:rPr>
                <w:rFonts w:ascii="Arial" w:hAnsi="Arial" w:cs="Arial"/>
                <w:color w:val="212121"/>
                <w:szCs w:val="21"/>
              </w:rPr>
              <w:t>3D</w:t>
            </w:r>
            <w:r>
              <w:rPr>
                <w:rFonts w:ascii="Arial" w:hAnsi="Arial" w:cs="Arial"/>
                <w:color w:val="212121"/>
                <w:szCs w:val="21"/>
              </w:rPr>
              <w:t>空间中随时间可视化的优化算法。</w:t>
            </w:r>
            <w:r>
              <w:rPr>
                <w:rFonts w:ascii="Arial" w:hAnsi="Arial" w:cs="Arial"/>
                <w:color w:val="212121"/>
                <w:szCs w:val="21"/>
              </w:rPr>
              <w:br/>
            </w:r>
            <w:r>
              <w:rPr>
                <w:rFonts w:ascii="Arial" w:hAnsi="Arial" w:cs="Arial"/>
                <w:color w:val="212121"/>
                <w:szCs w:val="21"/>
              </w:rPr>
              <w:t>（来源：</w:t>
            </w:r>
            <w:hyperlink r:id="rId151" w:history="1">
              <w:r>
                <w:rPr>
                  <w:rStyle w:val="a5"/>
                  <w:rFonts w:ascii="Arial" w:hAnsi="Arial" w:cs="Arial"/>
                  <w:color w:val="039BE5"/>
                  <w:szCs w:val="21"/>
                </w:rPr>
                <w:t>斯坦福大学</w:t>
              </w:r>
              <w:r>
                <w:rPr>
                  <w:rStyle w:val="a5"/>
                  <w:rFonts w:ascii="Arial" w:hAnsi="Arial" w:cs="Arial"/>
                  <w:color w:val="039BE5"/>
                  <w:szCs w:val="21"/>
                </w:rPr>
                <w:t>CS231n</w:t>
              </w:r>
              <w:r>
                <w:rPr>
                  <w:rStyle w:val="a5"/>
                  <w:rFonts w:ascii="Arial" w:hAnsi="Arial" w:cs="Arial"/>
                  <w:color w:val="039BE5"/>
                  <w:szCs w:val="21"/>
                </w:rPr>
                <w:t>级</w:t>
              </w:r>
            </w:hyperlink>
            <w:r>
              <w:rPr>
                <w:rFonts w:ascii="Arial" w:hAnsi="Arial" w:cs="Arial"/>
                <w:color w:val="212121"/>
                <w:szCs w:val="21"/>
              </w:rPr>
              <w:t>，麻省理工学院执照，图片来源：</w:t>
            </w:r>
            <w:hyperlink r:id="rId152" w:history="1">
              <w:r>
                <w:rPr>
                  <w:rStyle w:val="a5"/>
                  <w:rFonts w:ascii="Arial" w:hAnsi="Arial" w:cs="Arial"/>
                  <w:color w:val="039BE5"/>
                  <w:szCs w:val="21"/>
                </w:rPr>
                <w:t>Alec Radford</w:t>
              </w:r>
            </w:hyperlink>
            <w:r>
              <w:rPr>
                <w:rFonts w:ascii="Arial" w:hAnsi="Arial" w:cs="Arial"/>
                <w:color w:val="212121"/>
                <w:szCs w:val="21"/>
              </w:rPr>
              <w:t>）</w:t>
            </w:r>
          </w:p>
        </w:tc>
      </w:tr>
    </w:tbl>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TensorFlow</w:t>
      </w:r>
      <w:r>
        <w:rPr>
          <w:rFonts w:ascii="Arial" w:hAnsi="Arial" w:cs="Arial"/>
          <w:color w:val="212121"/>
        </w:rPr>
        <w:t>有许多可用于</w:t>
      </w:r>
      <w:del w:id="1549" w:author="Shirley Li" w:date="2018-12-07T00:18:00Z">
        <w:r w:rsidDel="00F405E8">
          <w:rPr>
            <w:rFonts w:ascii="Arial" w:hAnsi="Arial" w:cs="Arial" w:hint="eastAsia"/>
            <w:color w:val="212121"/>
          </w:rPr>
          <w:delText>培训</w:delText>
        </w:r>
      </w:del>
      <w:ins w:id="1550" w:author="Shirley Li" w:date="2018-12-07T00:18:00Z">
        <w:r w:rsidR="00F405E8">
          <w:rPr>
            <w:rFonts w:ascii="Arial" w:hAnsi="Arial" w:cs="Arial" w:hint="eastAsia"/>
            <w:color w:val="212121"/>
          </w:rPr>
          <w:t>训练</w:t>
        </w:r>
      </w:ins>
      <w:r>
        <w:rPr>
          <w:rFonts w:ascii="Arial" w:hAnsi="Arial" w:cs="Arial"/>
          <w:color w:val="212121"/>
        </w:rPr>
        <w:t>的</w:t>
      </w:r>
      <w:hyperlink r:id="rId153" w:history="1">
        <w:r>
          <w:rPr>
            <w:rStyle w:val="a5"/>
            <w:rFonts w:ascii="Arial" w:hAnsi="Arial" w:cs="Arial"/>
            <w:color w:val="039BE5"/>
          </w:rPr>
          <w:t>优化算法</w:t>
        </w:r>
      </w:hyperlink>
      <w:r>
        <w:rPr>
          <w:rFonts w:ascii="Arial" w:hAnsi="Arial" w:cs="Arial"/>
          <w:color w:val="212121"/>
        </w:rPr>
        <w:t>。该模型使用</w:t>
      </w:r>
      <w:hyperlink r:id="rId154" w:history="1">
        <w:r>
          <w:rPr>
            <w:rStyle w:val="a5"/>
            <w:rFonts w:ascii="Arial" w:hAnsi="Arial" w:cs="Arial"/>
            <w:color w:val="039BE5"/>
          </w:rPr>
          <w:t>tf.train.GradientDescentOptimizer</w:t>
        </w:r>
      </w:hyperlink>
      <w:ins w:id="1551" w:author="Shirley Li" w:date="2018-12-07T00:18:00Z">
        <w:r w:rsidR="00E50A37">
          <w:rPr>
            <w:rStyle w:val="a5"/>
            <w:rFonts w:ascii="Arial" w:hAnsi="Arial" w:cs="Arial" w:hint="eastAsia"/>
            <w:color w:val="039BE5"/>
          </w:rPr>
          <w:t>，他可以</w:t>
        </w:r>
      </w:ins>
      <w:r>
        <w:rPr>
          <w:rFonts w:ascii="Arial" w:hAnsi="Arial" w:cs="Arial"/>
          <w:color w:val="212121"/>
        </w:rPr>
        <w:t>实现</w:t>
      </w:r>
      <w:hyperlink r:id="rId155" w:anchor="gradient_descent" w:history="1">
        <w:r>
          <w:rPr>
            <w:rStyle w:val="a5"/>
            <w:rFonts w:ascii="Arial" w:hAnsi="Arial" w:cs="Arial"/>
            <w:i/>
            <w:iCs/>
            <w:color w:val="039BE5"/>
          </w:rPr>
          <w:t>随机梯度下降</w:t>
        </w:r>
      </w:hyperlink>
      <w:r>
        <w:rPr>
          <w:rFonts w:ascii="Arial" w:hAnsi="Arial" w:cs="Arial"/>
          <w:color w:val="212121"/>
        </w:rPr>
        <w:t>（</w:t>
      </w:r>
      <w:r>
        <w:rPr>
          <w:rFonts w:ascii="Arial" w:hAnsi="Arial" w:cs="Arial"/>
          <w:color w:val="212121"/>
        </w:rPr>
        <w:t>SGD</w:t>
      </w:r>
      <w:r>
        <w:rPr>
          <w:rFonts w:ascii="Arial" w:hAnsi="Arial" w:cs="Arial"/>
          <w:color w:val="212121"/>
        </w:rPr>
        <w:t>）算法。</w:t>
      </w:r>
      <w:del w:id="1552" w:author="Shirley Li" w:date="2018-12-07T00:18:00Z">
        <w:r w:rsidDel="00E50A37">
          <w:rPr>
            <w:rFonts w:ascii="Arial" w:hAnsi="Arial" w:cs="Arial"/>
            <w:color w:val="212121"/>
          </w:rPr>
          <w:delText>该</w:delText>
        </w:r>
      </w:del>
      <w:r>
        <w:rPr>
          <w:rStyle w:val="HTML"/>
          <w:rFonts w:ascii="Courier New" w:hAnsi="Courier New" w:cs="Courier New"/>
          <w:color w:val="37474F"/>
          <w:sz w:val="22"/>
          <w:szCs w:val="22"/>
          <w:shd w:val="clear" w:color="auto" w:fill="F7F7F7"/>
        </w:rPr>
        <w:t>learning_rate</w:t>
      </w:r>
      <w:ins w:id="1553" w:author="Shirley Li" w:date="2018-12-07T00:18:00Z">
        <w:r w:rsidR="00FD13F8">
          <w:rPr>
            <w:rFonts w:ascii="Arial" w:hAnsi="Arial" w:cs="Arial"/>
            <w:color w:val="212121"/>
          </w:rPr>
          <w:t>用于设置每次迭代（向下行走）的步长。</w:t>
        </w:r>
      </w:ins>
      <w:del w:id="1554" w:author="Shirley Li" w:date="2018-12-07T00:18:00Z">
        <w:r w:rsidDel="00FD13F8">
          <w:rPr>
            <w:rFonts w:ascii="Arial" w:hAnsi="Arial" w:cs="Arial"/>
            <w:color w:val="212121"/>
          </w:rPr>
          <w:delText>步长，以便对每个组迭代下山。</w:delText>
        </w:r>
      </w:del>
      <w:r>
        <w:rPr>
          <w:rFonts w:ascii="Arial" w:hAnsi="Arial" w:cs="Arial"/>
          <w:color w:val="212121"/>
        </w:rPr>
        <w:t>这是一个</w:t>
      </w:r>
      <w:r>
        <w:rPr>
          <w:rStyle w:val="a4"/>
          <w:rFonts w:ascii="Arial" w:hAnsi="Arial" w:cs="Arial"/>
          <w:color w:val="212121"/>
        </w:rPr>
        <w:t>超参数</w:t>
      </w:r>
      <w:r>
        <w:rPr>
          <w:rFonts w:ascii="Arial" w:hAnsi="Arial" w:cs="Arial"/>
          <w:color w:val="212121"/>
        </w:rPr>
        <w:t>，您通常会调整</w:t>
      </w:r>
      <w:ins w:id="1555" w:author="Shirley Li" w:date="2018-12-07T00:18:00Z">
        <w:r w:rsidR="00FD13F8">
          <w:rPr>
            <w:rFonts w:ascii="Arial" w:hAnsi="Arial" w:cs="Arial" w:hint="eastAsia"/>
            <w:color w:val="212121"/>
          </w:rPr>
          <w:t>这个参数</w:t>
        </w:r>
      </w:ins>
      <w:r>
        <w:rPr>
          <w:rFonts w:ascii="Arial" w:hAnsi="Arial" w:cs="Arial"/>
          <w:color w:val="212121"/>
        </w:rPr>
        <w:t>以获得更好的结果。</w:t>
      </w:r>
    </w:p>
    <w:p w:rsidR="0048111B" w:rsidRDefault="0048111B" w:rsidP="0048111B">
      <w:pPr>
        <w:pStyle w:val="a3"/>
        <w:spacing w:before="240" w:beforeAutospacing="0" w:after="240" w:afterAutospacing="0"/>
        <w:rPr>
          <w:rFonts w:ascii="Arial" w:hAnsi="Arial" w:cs="Arial"/>
          <w:color w:val="212121"/>
        </w:rPr>
      </w:pPr>
      <w:del w:id="1556" w:author="Shirley Li" w:date="2018-12-07T00:19:00Z">
        <w:r w:rsidDel="00FD13F8">
          <w:rPr>
            <w:rFonts w:ascii="Arial" w:hAnsi="Arial" w:cs="Arial"/>
            <w:color w:val="212121"/>
          </w:rPr>
          <w:lastRenderedPageBreak/>
          <w:delText>让</w:delText>
        </w:r>
      </w:del>
      <w:r>
        <w:rPr>
          <w:rFonts w:ascii="Arial" w:hAnsi="Arial" w:cs="Arial"/>
          <w:color w:val="212121"/>
        </w:rPr>
        <w:t>我们设置优化器和</w:t>
      </w:r>
      <w:r>
        <w:rPr>
          <w:rStyle w:val="HTML"/>
          <w:rFonts w:ascii="Courier New" w:hAnsi="Courier New" w:cs="Courier New"/>
          <w:color w:val="37474F"/>
          <w:sz w:val="22"/>
          <w:szCs w:val="22"/>
          <w:shd w:val="clear" w:color="auto" w:fill="F7F7F7"/>
        </w:rPr>
        <w:t>global_step</w:t>
      </w:r>
      <w:r>
        <w:rPr>
          <w:rFonts w:ascii="Arial" w:hAnsi="Arial" w:cs="Arial"/>
          <w:color w:val="212121"/>
        </w:rPr>
        <w:t>计数器：</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optimizer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proofErr w:type="gramEnd"/>
      <w:r>
        <w:rPr>
          <w:rStyle w:val="pun"/>
          <w:rFonts w:ascii="Courier New" w:hAnsi="Courier New" w:cs="Courier New"/>
          <w:color w:val="37474F"/>
          <w:sz w:val="21"/>
          <w:szCs w:val="21"/>
        </w:rPr>
        <w:t>.</w:t>
      </w:r>
      <w:r>
        <w:rPr>
          <w:rStyle w:val="typ"/>
          <w:rFonts w:ascii="Courier New" w:hAnsi="Courier New" w:cs="Courier New"/>
          <w:color w:val="9C27B0"/>
          <w:sz w:val="21"/>
          <w:szCs w:val="21"/>
        </w:rPr>
        <w:t>GradientDescentOptimizer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0.01</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global_step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get_or_create_global_step</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我们将使用它来计算单个优化步骤：</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"Step: {}, Initial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global_step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apply_gradients</w:t>
      </w:r>
      <w:r>
        <w:rPr>
          <w:rStyle w:val="pun"/>
          <w:rFonts w:ascii="Courier New" w:hAnsi="Courier New" w:cs="Courier New"/>
          <w:color w:val="37474F"/>
          <w:sz w:val="21"/>
          <w:szCs w:val="21"/>
        </w:rPr>
        <w:t>(</w:t>
      </w:r>
      <w:r>
        <w:rPr>
          <w:rStyle w:val="pln"/>
          <w:rFonts w:ascii="Courier New" w:hAnsi="Courier New" w:cs="Courier New"/>
          <w:color w:val="37474F"/>
          <w:sz w:val="21"/>
          <w:szCs w:val="21"/>
        </w:rPr>
        <w:t>zip</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global_step</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"Step: {},         Loss: {}"</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global_step</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features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步骤：</w:t>
      </w:r>
      <w:r>
        <w:rPr>
          <w:rFonts w:ascii="Courier New" w:hAnsi="Courier New" w:cs="Courier New"/>
          <w:color w:val="37474F"/>
          <w:sz w:val="21"/>
          <w:szCs w:val="21"/>
        </w:rPr>
        <w:t>0</w:t>
      </w:r>
      <w:r>
        <w:rPr>
          <w:rFonts w:ascii="Courier New" w:hAnsi="Courier New" w:cs="Courier New"/>
          <w:color w:val="37474F"/>
          <w:sz w:val="21"/>
          <w:szCs w:val="21"/>
        </w:rPr>
        <w:t>，初始损失：</w:t>
      </w:r>
      <w:r>
        <w:rPr>
          <w:rFonts w:ascii="Courier New" w:hAnsi="Courier New" w:cs="Courier New"/>
          <w:color w:val="37474F"/>
          <w:sz w:val="21"/>
          <w:szCs w:val="21"/>
        </w:rPr>
        <w:t>1.800889015197754</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步骤：</w:t>
      </w:r>
      <w:r>
        <w:rPr>
          <w:rFonts w:ascii="Courier New" w:hAnsi="Courier New" w:cs="Courier New"/>
          <w:color w:val="37474F"/>
          <w:sz w:val="21"/>
          <w:szCs w:val="21"/>
        </w:rPr>
        <w:t>1</w:t>
      </w:r>
      <w:r>
        <w:rPr>
          <w:rFonts w:ascii="Courier New" w:hAnsi="Courier New" w:cs="Courier New"/>
          <w:color w:val="37474F"/>
          <w:sz w:val="21"/>
          <w:szCs w:val="21"/>
        </w:rPr>
        <w:t>，损失：</w:t>
      </w:r>
      <w:r>
        <w:rPr>
          <w:rFonts w:ascii="Courier New" w:hAnsi="Courier New" w:cs="Courier New"/>
          <w:color w:val="37474F"/>
          <w:sz w:val="21"/>
          <w:szCs w:val="21"/>
        </w:rPr>
        <w:t>1.6618385314941406</w:t>
      </w:r>
    </w:p>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训练循环</w:t>
      </w:r>
    </w:p>
    <w:p w:rsidR="0048111B" w:rsidRDefault="00FD13F8" w:rsidP="0048111B">
      <w:pPr>
        <w:pStyle w:val="a3"/>
        <w:spacing w:before="240" w:beforeAutospacing="0" w:after="240" w:afterAutospacing="0"/>
        <w:rPr>
          <w:rFonts w:ascii="Arial" w:hAnsi="Arial" w:cs="Arial"/>
          <w:color w:val="212121"/>
        </w:rPr>
      </w:pPr>
      <w:ins w:id="1557" w:author="Shirley Li" w:date="2018-12-07T00:19:00Z">
        <w:r w:rsidRPr="00FD13F8">
          <w:rPr>
            <w:rFonts w:ascii="Arial" w:hAnsi="Arial" w:cs="Arial" w:hint="eastAsia"/>
            <w:color w:val="212121"/>
          </w:rPr>
          <w:t>一切准备就绪后，就可以开始训练模型了</w:t>
        </w:r>
      </w:ins>
      <w:del w:id="1558" w:author="Shirley Li" w:date="2018-12-07T00:19:00Z">
        <w:r w:rsidR="0048111B" w:rsidDel="00FD13F8">
          <w:rPr>
            <w:rFonts w:ascii="Arial" w:hAnsi="Arial" w:cs="Arial"/>
            <w:color w:val="212121"/>
          </w:rPr>
          <w:delText>随着所有部件的到位，模型已准备好进行培训</w:delText>
        </w:r>
      </w:del>
      <w:r w:rsidR="0048111B">
        <w:rPr>
          <w:rFonts w:ascii="Arial" w:hAnsi="Arial" w:cs="Arial"/>
          <w:color w:val="212121"/>
        </w:rPr>
        <w:t>！训练循环将数据集示例提供给模型，以帮助</w:t>
      </w:r>
      <w:del w:id="1559" w:author="Shirley Li" w:date="2018-12-07T00:20:00Z">
        <w:r w:rsidR="0048111B" w:rsidDel="00FD13F8">
          <w:rPr>
            <w:rFonts w:ascii="Arial" w:hAnsi="Arial" w:cs="Arial"/>
            <w:color w:val="212121"/>
          </w:rPr>
          <w:delText>其</w:delText>
        </w:r>
      </w:del>
      <w:ins w:id="1560" w:author="Shirley Li" w:date="2018-12-07T00:20:00Z">
        <w:r>
          <w:rPr>
            <w:rFonts w:ascii="Arial" w:hAnsi="Arial" w:cs="Arial" w:hint="eastAsia"/>
            <w:color w:val="212121"/>
          </w:rPr>
          <w:t>模型</w:t>
        </w:r>
      </w:ins>
      <w:r w:rsidR="0048111B">
        <w:rPr>
          <w:rFonts w:ascii="Arial" w:hAnsi="Arial" w:cs="Arial"/>
          <w:color w:val="212121"/>
        </w:rPr>
        <w:t>做出更好的预测。以下代码块</w:t>
      </w:r>
      <w:del w:id="1561" w:author="Shirley Li" w:date="2018-12-07T00:20:00Z">
        <w:r w:rsidR="0048111B" w:rsidDel="00FD13F8">
          <w:rPr>
            <w:rFonts w:ascii="Arial" w:hAnsi="Arial" w:cs="Arial" w:hint="eastAsia"/>
            <w:color w:val="212121"/>
          </w:rPr>
          <w:delText>设置了以下</w:delText>
        </w:r>
      </w:del>
      <w:ins w:id="1562" w:author="Shirley Li" w:date="2018-12-07T00:20:00Z">
        <w:r>
          <w:rPr>
            <w:rFonts w:ascii="Arial" w:hAnsi="Arial" w:cs="Arial" w:hint="eastAsia"/>
            <w:color w:val="212121"/>
          </w:rPr>
          <w:t>可以设置这些</w:t>
        </w:r>
      </w:ins>
      <w:r w:rsidR="0048111B">
        <w:rPr>
          <w:rFonts w:ascii="Arial" w:hAnsi="Arial" w:cs="Arial"/>
          <w:color w:val="212121"/>
        </w:rPr>
        <w:t>训练步骤：</w:t>
      </w:r>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迭代每个</w:t>
      </w:r>
      <w:ins w:id="1563" w:author="Shirley Li" w:date="2018-12-07T00:20:00Z">
        <w:r w:rsidR="006960E4">
          <w:rPr>
            <w:rStyle w:val="a4"/>
            <w:rFonts w:ascii="Arial" w:hAnsi="Arial" w:cs="Arial" w:hint="eastAsia"/>
            <w:color w:val="212121"/>
          </w:rPr>
          <w:t>周期</w:t>
        </w:r>
      </w:ins>
      <w:del w:id="1564" w:author="Shirley Li" w:date="2018-12-07T00:20:00Z">
        <w:r w:rsidDel="006960E4">
          <w:rPr>
            <w:rStyle w:val="a4"/>
            <w:rFonts w:ascii="Arial" w:hAnsi="Arial" w:cs="Arial"/>
            <w:color w:val="212121"/>
          </w:rPr>
          <w:delText>时代</w:delText>
        </w:r>
      </w:del>
      <w:r>
        <w:rPr>
          <w:rFonts w:ascii="Arial" w:hAnsi="Arial" w:cs="Arial"/>
          <w:color w:val="212121"/>
        </w:rPr>
        <w:t>。</w:t>
      </w:r>
      <w:ins w:id="1565" w:author="Shirley Li" w:date="2018-12-07T00:20:00Z">
        <w:r w:rsidR="006960E4" w:rsidRPr="006960E4">
          <w:rPr>
            <w:rFonts w:ascii="Arial" w:hAnsi="Arial" w:cs="Arial" w:hint="eastAsia"/>
            <w:color w:val="212121"/>
          </w:rPr>
          <w:t>通过一次</w:t>
        </w:r>
        <w:proofErr w:type="gramStart"/>
        <w:r w:rsidR="006960E4" w:rsidRPr="006960E4">
          <w:rPr>
            <w:rFonts w:ascii="Arial" w:hAnsi="Arial" w:cs="Arial" w:hint="eastAsia"/>
            <w:color w:val="212121"/>
          </w:rPr>
          <w:t>数据集即为</w:t>
        </w:r>
        <w:proofErr w:type="gramEnd"/>
        <w:r w:rsidR="006960E4" w:rsidRPr="006960E4">
          <w:rPr>
            <w:rFonts w:ascii="Arial" w:hAnsi="Arial" w:cs="Arial" w:hint="eastAsia"/>
            <w:color w:val="212121"/>
          </w:rPr>
          <w:t>一个周期。</w:t>
        </w:r>
      </w:ins>
      <w:del w:id="1566" w:author="Shirley Li" w:date="2018-12-07T00:20:00Z">
        <w:r w:rsidDel="006960E4">
          <w:rPr>
            <w:rFonts w:ascii="Arial" w:hAnsi="Arial" w:cs="Arial"/>
            <w:color w:val="212121"/>
          </w:rPr>
          <w:delText>一个纪元是一次通过数据集。</w:delText>
        </w:r>
      </w:del>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在一个</w:t>
      </w:r>
      <w:ins w:id="1567" w:author="Shirley Li" w:date="2018-12-07T00:20:00Z">
        <w:r w:rsidR="006960E4">
          <w:rPr>
            <w:rFonts w:ascii="Arial" w:hAnsi="Arial" w:cs="Arial" w:hint="eastAsia"/>
            <w:color w:val="212121"/>
          </w:rPr>
          <w:t>周期</w:t>
        </w:r>
      </w:ins>
      <w:del w:id="1568" w:author="Shirley Li" w:date="2018-12-07T00:20:00Z">
        <w:r w:rsidDel="006960E4">
          <w:rPr>
            <w:rFonts w:ascii="Arial" w:hAnsi="Arial" w:cs="Arial"/>
            <w:color w:val="212121"/>
          </w:rPr>
          <w:delText>纪元</w:delText>
        </w:r>
      </w:del>
      <w:r>
        <w:rPr>
          <w:rFonts w:ascii="Arial" w:hAnsi="Arial" w:cs="Arial"/>
          <w:color w:val="212121"/>
        </w:rPr>
        <w:t>内，迭代训练</w:t>
      </w:r>
      <w:ins w:id="1569" w:author="Shirley Li" w:date="2018-12-07T00:20:00Z">
        <w:r w:rsidR="00E14810">
          <w:rPr>
            <w:rFonts w:ascii="Arial" w:hAnsi="Arial" w:cs="Arial" w:hint="eastAsia"/>
            <w:color w:val="212121"/>
          </w:rPr>
          <w:t>集</w:t>
        </w:r>
      </w:ins>
      <w:ins w:id="1570" w:author="Shirley Li" w:date="2018-12-07T00:21:00Z">
        <w:r w:rsidR="00E14810">
          <w:rPr>
            <w:rStyle w:val="HTML"/>
            <w:rFonts w:ascii="Courier New" w:hAnsi="Courier New" w:cs="Courier New"/>
            <w:color w:val="37474F"/>
            <w:sz w:val="22"/>
            <w:shd w:val="clear" w:color="auto" w:fill="F7F7F7"/>
          </w:rPr>
          <w:t>Dataset</w:t>
        </w:r>
      </w:ins>
      <w:r>
        <w:rPr>
          <w:rFonts w:ascii="Arial" w:hAnsi="Arial" w:cs="Arial"/>
          <w:color w:val="212121"/>
        </w:rPr>
        <w:t>中的每个</w:t>
      </w:r>
      <w:ins w:id="1571" w:author="Shirley Li" w:date="2018-12-07T00:20:00Z">
        <w:r w:rsidR="00E14810">
          <w:rPr>
            <w:rFonts w:ascii="Arial" w:hAnsi="Arial" w:cs="Arial" w:hint="eastAsia"/>
            <w:color w:val="212121"/>
          </w:rPr>
          <w:t>样本</w:t>
        </w:r>
      </w:ins>
      <w:del w:id="1572" w:author="Shirley Li" w:date="2018-12-07T00:20:00Z">
        <w:r w:rsidDel="00E14810">
          <w:rPr>
            <w:rFonts w:ascii="Arial" w:hAnsi="Arial" w:cs="Arial"/>
            <w:color w:val="212121"/>
          </w:rPr>
          <w:delText>例子</w:delText>
        </w:r>
      </w:del>
      <w:r>
        <w:rPr>
          <w:rFonts w:ascii="Arial" w:hAnsi="Arial" w:cs="Arial"/>
          <w:color w:val="212121"/>
        </w:rPr>
        <w:t>，</w:t>
      </w:r>
      <w:del w:id="1573" w:author="Shirley Li" w:date="2018-12-07T00:21:00Z">
        <w:r w:rsidDel="00E14810">
          <w:rPr>
            <w:rStyle w:val="HTML"/>
            <w:rFonts w:ascii="Courier New" w:hAnsi="Courier New" w:cs="Courier New" w:hint="eastAsia"/>
            <w:color w:val="37474F"/>
            <w:sz w:val="22"/>
            <w:shd w:val="clear" w:color="auto" w:fill="F7F7F7"/>
          </w:rPr>
          <w:delText>Dataset</w:delText>
        </w:r>
        <w:r w:rsidR="00E14810" w:rsidDel="00E14810">
          <w:rPr>
            <w:rFonts w:ascii="Arial" w:hAnsi="Arial" w:cs="Arial" w:hint="eastAsia"/>
            <w:color w:val="212121"/>
          </w:rPr>
          <w:delText>抓住</w:delText>
        </w:r>
      </w:del>
      <w:ins w:id="1574" w:author="Shirley Li" w:date="2018-12-07T00:21:00Z">
        <w:r w:rsidR="00E14810">
          <w:rPr>
            <w:rStyle w:val="HTML"/>
            <w:rFonts w:ascii="Courier New" w:hAnsi="Courier New" w:cs="Courier New" w:hint="eastAsia"/>
            <w:color w:val="37474F"/>
            <w:sz w:val="22"/>
            <w:shd w:val="clear" w:color="auto" w:fill="F7F7F7"/>
          </w:rPr>
          <w:t>获取</w:t>
        </w:r>
      </w:ins>
      <w:r>
        <w:rPr>
          <w:rFonts w:ascii="Arial" w:hAnsi="Arial" w:cs="Arial"/>
          <w:color w:val="212121"/>
        </w:rPr>
        <w:t>它的</w:t>
      </w:r>
      <w:r>
        <w:rPr>
          <w:rStyle w:val="a4"/>
          <w:rFonts w:ascii="Arial" w:hAnsi="Arial" w:cs="Arial"/>
          <w:color w:val="212121"/>
        </w:rPr>
        <w:t>特征</w:t>
      </w:r>
      <w:r>
        <w:rPr>
          <w:rFonts w:ascii="Arial" w:hAnsi="Arial" w:cs="Arial"/>
          <w:color w:val="212121"/>
        </w:rPr>
        <w:t>（</w:t>
      </w:r>
      <w:r>
        <w:rPr>
          <w:rStyle w:val="HTML"/>
          <w:rFonts w:ascii="Courier New" w:hAnsi="Courier New" w:cs="Courier New"/>
          <w:color w:val="37474F"/>
          <w:sz w:val="22"/>
          <w:shd w:val="clear" w:color="auto" w:fill="F7F7F7"/>
        </w:rPr>
        <w:t>x</w:t>
      </w:r>
      <w:r>
        <w:rPr>
          <w:rFonts w:ascii="Arial" w:hAnsi="Arial" w:cs="Arial"/>
          <w:color w:val="212121"/>
        </w:rPr>
        <w:t>）和</w:t>
      </w:r>
      <w:r>
        <w:rPr>
          <w:rStyle w:val="a4"/>
          <w:rFonts w:ascii="Arial" w:hAnsi="Arial" w:cs="Arial"/>
          <w:color w:val="212121"/>
        </w:rPr>
        <w:t>标签</w:t>
      </w:r>
      <w:r>
        <w:rPr>
          <w:rFonts w:ascii="Arial" w:hAnsi="Arial" w:cs="Arial"/>
          <w:color w:val="212121"/>
        </w:rPr>
        <w:t>（</w:t>
      </w:r>
      <w:r>
        <w:rPr>
          <w:rStyle w:val="HTML"/>
          <w:rFonts w:ascii="Courier New" w:hAnsi="Courier New" w:cs="Courier New"/>
          <w:color w:val="37474F"/>
          <w:sz w:val="22"/>
          <w:shd w:val="clear" w:color="auto" w:fill="F7F7F7"/>
        </w:rPr>
        <w:t>y</w:t>
      </w:r>
      <w:r>
        <w:rPr>
          <w:rFonts w:ascii="Arial" w:hAnsi="Arial" w:cs="Arial"/>
          <w:color w:val="212121"/>
        </w:rPr>
        <w:t>）。</w:t>
      </w:r>
    </w:p>
    <w:p w:rsidR="007904F6" w:rsidRPr="007904F6" w:rsidRDefault="007904F6" w:rsidP="007904F6">
      <w:pPr>
        <w:pStyle w:val="ac"/>
        <w:numPr>
          <w:ilvl w:val="0"/>
          <w:numId w:val="32"/>
        </w:numPr>
        <w:ind w:firstLineChars="0"/>
        <w:rPr>
          <w:ins w:id="1575" w:author="Shirley Li" w:date="2018-12-07T00:21:00Z"/>
          <w:rFonts w:ascii="Arial" w:hAnsi="Arial" w:cs="Arial"/>
          <w:color w:val="212121"/>
        </w:rPr>
      </w:pPr>
      <w:ins w:id="1576" w:author="Shirley Li" w:date="2018-12-07T00:21:00Z">
        <w:r w:rsidRPr="007904F6">
          <w:rPr>
            <w:rFonts w:ascii="Arial" w:hAnsi="Arial" w:cs="Arial" w:hint="eastAsia"/>
            <w:color w:val="212121"/>
          </w:rPr>
          <w:t>根据样本的特征进行预测，并比较预测结果和标签。衡量预测结果的</w:t>
        </w:r>
        <w:proofErr w:type="gramStart"/>
        <w:r w:rsidRPr="007904F6">
          <w:rPr>
            <w:rFonts w:ascii="Arial" w:hAnsi="Arial" w:cs="Arial" w:hint="eastAsia"/>
            <w:color w:val="212121"/>
          </w:rPr>
          <w:t>不</w:t>
        </w:r>
        <w:proofErr w:type="gramEnd"/>
        <w:r w:rsidRPr="007904F6">
          <w:rPr>
            <w:rFonts w:ascii="Arial" w:hAnsi="Arial" w:cs="Arial" w:hint="eastAsia"/>
            <w:color w:val="212121"/>
          </w:rPr>
          <w:t>准确性，并使用所得的值计算模型的损失和梯度。</w:t>
        </w:r>
      </w:ins>
    </w:p>
    <w:p w:rsidR="0048111B" w:rsidDel="007904F6" w:rsidRDefault="0048111B" w:rsidP="006F7728">
      <w:pPr>
        <w:widowControl/>
        <w:numPr>
          <w:ilvl w:val="0"/>
          <w:numId w:val="32"/>
        </w:numPr>
        <w:spacing w:before="120" w:after="120"/>
        <w:ind w:left="0"/>
        <w:jc w:val="left"/>
        <w:rPr>
          <w:del w:id="1577" w:author="Shirley Li" w:date="2018-12-07T00:21:00Z"/>
          <w:rFonts w:ascii="Arial" w:hAnsi="Arial" w:cs="Arial"/>
          <w:color w:val="212121"/>
        </w:rPr>
      </w:pPr>
      <w:del w:id="1578" w:author="Shirley Li" w:date="2018-12-07T00:21:00Z">
        <w:r w:rsidDel="007904F6">
          <w:rPr>
            <w:rFonts w:ascii="Arial" w:hAnsi="Arial" w:cs="Arial"/>
            <w:color w:val="212121"/>
          </w:rPr>
          <w:delText>使用示例的功能，进行预测并将其与标签进行比较。测量预测的不准确性，并使用它来计算模型的损失和梯度。</w:delText>
        </w:r>
      </w:del>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使用</w:t>
      </w:r>
      <w:del w:id="1579" w:author="Shirley Li" w:date="2018-12-07T00:22:00Z">
        <w:r w:rsidDel="00206AE7">
          <w:rPr>
            <w:rFonts w:ascii="Arial" w:hAnsi="Arial" w:cs="Arial"/>
            <w:color w:val="212121"/>
          </w:rPr>
          <w:delText>an </w:delText>
        </w:r>
      </w:del>
      <w:r>
        <w:rPr>
          <w:rStyle w:val="HTML"/>
          <w:rFonts w:ascii="Courier New" w:hAnsi="Courier New" w:cs="Courier New"/>
          <w:color w:val="37474F"/>
          <w:sz w:val="22"/>
          <w:shd w:val="clear" w:color="auto" w:fill="F7F7F7"/>
        </w:rPr>
        <w:t>optimizer</w:t>
      </w:r>
      <w:r>
        <w:rPr>
          <w:rFonts w:ascii="Arial" w:hAnsi="Arial" w:cs="Arial"/>
          <w:color w:val="212121"/>
        </w:rPr>
        <w:t>更新模型的变量。</w:t>
      </w:r>
    </w:p>
    <w:p w:rsidR="0048111B" w:rsidRDefault="0048111B" w:rsidP="006F7728">
      <w:pPr>
        <w:widowControl/>
        <w:numPr>
          <w:ilvl w:val="0"/>
          <w:numId w:val="32"/>
        </w:numPr>
        <w:spacing w:before="120" w:after="120"/>
        <w:ind w:left="0"/>
        <w:jc w:val="left"/>
        <w:rPr>
          <w:rFonts w:ascii="Arial" w:hAnsi="Arial" w:cs="Arial"/>
          <w:color w:val="212121"/>
        </w:rPr>
      </w:pPr>
      <w:r>
        <w:rPr>
          <w:rFonts w:ascii="Arial" w:hAnsi="Arial" w:cs="Arial"/>
          <w:color w:val="212121"/>
        </w:rPr>
        <w:t>跟踪</w:t>
      </w:r>
      <w:ins w:id="1580" w:author="Shirley Li" w:date="2018-12-07T00:22:00Z">
        <w:r w:rsidR="00206AE7">
          <w:rPr>
            <w:rFonts w:ascii="Arial" w:hAnsi="Arial" w:cs="Arial" w:hint="eastAsia"/>
            <w:color w:val="212121"/>
          </w:rPr>
          <w:t>一些</w:t>
        </w:r>
      </w:ins>
      <w:del w:id="1581" w:author="Shirley Li" w:date="2018-12-07T00:22:00Z">
        <w:r w:rsidDel="00206AE7">
          <w:rPr>
            <w:rFonts w:ascii="Arial" w:hAnsi="Arial" w:cs="Arial"/>
            <w:color w:val="212121"/>
          </w:rPr>
          <w:delText>一些可视化</w:delText>
        </w:r>
      </w:del>
      <w:r>
        <w:rPr>
          <w:rFonts w:ascii="Arial" w:hAnsi="Arial" w:cs="Arial"/>
          <w:color w:val="212121"/>
        </w:rPr>
        <w:t>统计数据</w:t>
      </w:r>
      <w:ins w:id="1582" w:author="Shirley Li" w:date="2018-12-07T00:22:00Z">
        <w:r w:rsidR="00206AE7">
          <w:rPr>
            <w:rFonts w:ascii="Arial" w:hAnsi="Arial" w:cs="Arial" w:hint="eastAsia"/>
            <w:color w:val="212121"/>
          </w:rPr>
          <w:t>进行可视化</w:t>
        </w:r>
      </w:ins>
      <w:r>
        <w:rPr>
          <w:rFonts w:ascii="Arial" w:hAnsi="Arial" w:cs="Arial"/>
          <w:color w:val="212121"/>
        </w:rPr>
        <w:t>。</w:t>
      </w:r>
    </w:p>
    <w:p w:rsidR="0048111B" w:rsidRDefault="00206AE7" w:rsidP="006F7728">
      <w:pPr>
        <w:widowControl/>
        <w:numPr>
          <w:ilvl w:val="0"/>
          <w:numId w:val="32"/>
        </w:numPr>
        <w:spacing w:before="120" w:after="120"/>
        <w:ind w:left="0"/>
        <w:jc w:val="left"/>
        <w:rPr>
          <w:rFonts w:ascii="Arial" w:hAnsi="Arial" w:cs="Arial"/>
          <w:color w:val="212121"/>
        </w:rPr>
      </w:pPr>
      <w:ins w:id="1583" w:author="Shirley Li" w:date="2018-12-07T00:22:00Z">
        <w:r>
          <w:rPr>
            <w:rFonts w:ascii="Arial" w:hAnsi="Arial" w:cs="Arial" w:hint="eastAsia"/>
            <w:color w:val="212121"/>
          </w:rPr>
          <w:t>对每个周期重复执行以上步骤</w:t>
        </w:r>
      </w:ins>
      <w:del w:id="1584" w:author="Shirley Li" w:date="2018-12-07T00:22:00Z">
        <w:r w:rsidR="0048111B" w:rsidDel="00206AE7">
          <w:rPr>
            <w:rFonts w:ascii="Arial" w:hAnsi="Arial" w:cs="Arial"/>
            <w:color w:val="212121"/>
          </w:rPr>
          <w:delText>重复每个时代</w:delText>
        </w:r>
      </w:del>
      <w:r w:rsidR="0048111B">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del w:id="1585" w:author="Shirley Li" w:date="2018-12-07T00:22:00Z">
        <w:r w:rsidDel="00F87004">
          <w:rPr>
            <w:rFonts w:ascii="Arial" w:hAnsi="Arial" w:cs="Arial"/>
            <w:color w:val="212121"/>
          </w:rPr>
          <w:delText>该</w:delText>
        </w:r>
      </w:del>
      <w:r>
        <w:rPr>
          <w:rStyle w:val="HTML"/>
          <w:rFonts w:ascii="Courier New" w:hAnsi="Courier New" w:cs="Courier New"/>
          <w:color w:val="37474F"/>
          <w:sz w:val="22"/>
          <w:szCs w:val="22"/>
          <w:shd w:val="clear" w:color="auto" w:fill="F7F7F7"/>
        </w:rPr>
        <w:t>num_epochs</w:t>
      </w:r>
      <w:r>
        <w:rPr>
          <w:rFonts w:ascii="Arial" w:hAnsi="Arial" w:cs="Arial"/>
          <w:color w:val="212121"/>
        </w:rPr>
        <w:t>变量是</w:t>
      </w:r>
      <w:del w:id="1586" w:author="Shirley Li" w:date="2018-12-07T00:22:00Z">
        <w:r w:rsidDel="00F87004">
          <w:rPr>
            <w:rFonts w:ascii="Arial" w:hAnsi="Arial" w:cs="Arial"/>
            <w:color w:val="212121"/>
          </w:rPr>
          <w:delText>次</w:delText>
        </w:r>
      </w:del>
      <w:r>
        <w:rPr>
          <w:rFonts w:ascii="Arial" w:hAnsi="Arial" w:cs="Arial"/>
          <w:color w:val="212121"/>
        </w:rPr>
        <w:t>遍历数据集</w:t>
      </w:r>
      <w:del w:id="1587" w:author="Shirley Li" w:date="2018-12-07T00:23:00Z">
        <w:r w:rsidDel="00F87004">
          <w:rPr>
            <w:rFonts w:ascii="Arial" w:hAnsi="Arial" w:cs="Arial" w:hint="eastAsia"/>
            <w:color w:val="212121"/>
          </w:rPr>
          <w:delText>的收集数量</w:delText>
        </w:r>
      </w:del>
      <w:ins w:id="1588" w:author="Shirley Li" w:date="2018-12-07T00:23:00Z">
        <w:r w:rsidR="00F87004">
          <w:rPr>
            <w:rFonts w:ascii="Arial" w:hAnsi="Arial" w:cs="Arial" w:hint="eastAsia"/>
            <w:color w:val="212121"/>
          </w:rPr>
          <w:t>集合的次数</w:t>
        </w:r>
      </w:ins>
      <w:r>
        <w:rPr>
          <w:rFonts w:ascii="Arial" w:hAnsi="Arial" w:cs="Arial"/>
          <w:color w:val="212121"/>
        </w:rPr>
        <w:t>。与直觉相反</w:t>
      </w:r>
      <w:ins w:id="1589" w:author="Shirley Li" w:date="2018-12-07T00:23:00Z">
        <w:r w:rsidR="00F87004">
          <w:rPr>
            <w:rFonts w:ascii="Arial" w:hAnsi="Arial" w:cs="Arial" w:hint="eastAsia"/>
            <w:color w:val="212121"/>
          </w:rPr>
          <w:t>的是</w:t>
        </w:r>
      </w:ins>
      <w:r>
        <w:rPr>
          <w:rFonts w:ascii="Arial" w:hAnsi="Arial" w:cs="Arial"/>
          <w:color w:val="212121"/>
        </w:rPr>
        <w:t>，长时间训练模型并不能保证</w:t>
      </w:r>
      <w:del w:id="1590" w:author="Shirley Li" w:date="2018-12-07T00:23:00Z">
        <w:r w:rsidDel="00C03667">
          <w:rPr>
            <w:rFonts w:ascii="Arial" w:hAnsi="Arial" w:cs="Arial"/>
            <w:color w:val="212121"/>
          </w:rPr>
          <w:delText>更好的</w:delText>
        </w:r>
      </w:del>
      <w:r>
        <w:rPr>
          <w:rFonts w:ascii="Arial" w:hAnsi="Arial" w:cs="Arial"/>
          <w:color w:val="212121"/>
        </w:rPr>
        <w:t>模型</w:t>
      </w:r>
      <w:ins w:id="1591" w:author="Shirley Li" w:date="2018-12-07T00:23:00Z">
        <w:r w:rsidR="00C03667">
          <w:rPr>
            <w:rFonts w:ascii="Arial" w:hAnsi="Arial" w:cs="Arial" w:hint="eastAsia"/>
            <w:color w:val="212121"/>
          </w:rPr>
          <w:t>变得更好</w:t>
        </w:r>
      </w:ins>
      <w:r>
        <w:rPr>
          <w:rFonts w:ascii="Arial" w:hAnsi="Arial" w:cs="Arial"/>
          <w:color w:val="212121"/>
        </w:rPr>
        <w:t>。</w:t>
      </w:r>
      <w:r>
        <w:rPr>
          <w:rStyle w:val="HTML"/>
          <w:rFonts w:ascii="Courier New" w:hAnsi="Courier New" w:cs="Courier New"/>
          <w:color w:val="37474F"/>
          <w:sz w:val="22"/>
          <w:szCs w:val="22"/>
          <w:shd w:val="clear" w:color="auto" w:fill="F7F7F7"/>
        </w:rPr>
        <w:t>num_epochs</w:t>
      </w:r>
      <w:r>
        <w:rPr>
          <w:rFonts w:ascii="Arial" w:hAnsi="Arial" w:cs="Arial"/>
          <w:color w:val="212121"/>
        </w:rPr>
        <w:t>是一个可以调整的</w:t>
      </w:r>
      <w:hyperlink r:id="rId156" w:anchor="hyperparameter" w:history="1">
        <w:r>
          <w:rPr>
            <w:rStyle w:val="a5"/>
            <w:rFonts w:ascii="Arial" w:hAnsi="Arial" w:cs="Arial"/>
            <w:i/>
            <w:iCs/>
            <w:color w:val="039BE5"/>
          </w:rPr>
          <w:t>超参数</w:t>
        </w:r>
      </w:hyperlink>
      <w:r>
        <w:rPr>
          <w:rFonts w:ascii="Arial" w:hAnsi="Arial" w:cs="Arial"/>
          <w:color w:val="212121"/>
        </w:rPr>
        <w:t>。选择正确的数字通常需要经验和实验</w:t>
      </w:r>
      <w:ins w:id="1592" w:author="Shirley Li" w:date="2018-12-07T00:23:00Z">
        <w:r w:rsidR="00C03667">
          <w:rPr>
            <w:rFonts w:ascii="Arial" w:hAnsi="Arial" w:cs="Arial" w:hint="eastAsia"/>
            <w:color w:val="212121"/>
          </w:rPr>
          <w:t>积累</w:t>
        </w:r>
      </w:ins>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lastRenderedPageBreak/>
        <w:t>## Note: Rerunning this cell uses the same model variables</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keep results for plotting</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train_loss_results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train_accuracy_results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num_epochs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201</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epoch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range</w:t>
      </w:r>
      <w:r>
        <w:rPr>
          <w:rStyle w:val="pun"/>
          <w:rFonts w:ascii="Courier New" w:hAnsi="Courier New" w:cs="Courier New"/>
          <w:color w:val="37474F"/>
          <w:sz w:val="21"/>
          <w:szCs w:val="21"/>
        </w:rPr>
        <w:t>(</w:t>
      </w:r>
      <w:r>
        <w:rPr>
          <w:rStyle w:val="pln"/>
          <w:rFonts w:ascii="Courier New" w:hAnsi="Courier New" w:cs="Courier New"/>
          <w:color w:val="37474F"/>
          <w:sz w:val="21"/>
          <w:szCs w:val="21"/>
        </w:rPr>
        <w:t>num_epochs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epoch_loss_avg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metrics</w:t>
      </w:r>
      <w:r>
        <w:rPr>
          <w:rStyle w:val="pun"/>
          <w:rFonts w:ascii="Courier New" w:hAnsi="Courier New" w:cs="Courier New"/>
          <w:color w:val="37474F"/>
          <w:sz w:val="21"/>
          <w:szCs w:val="21"/>
        </w:rPr>
        <w:t>.</w:t>
      </w:r>
      <w:r>
        <w:rPr>
          <w:rStyle w:val="typ"/>
          <w:rFonts w:ascii="Courier New" w:hAnsi="Courier New" w:cs="Courier New"/>
          <w:color w:val="9C27B0"/>
          <w:sz w:val="21"/>
          <w:szCs w:val="21"/>
        </w:rPr>
        <w:t>Mean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epoch_accuracy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metrics</w:t>
      </w:r>
      <w:r>
        <w:rPr>
          <w:rStyle w:val="pun"/>
          <w:rFonts w:ascii="Courier New" w:hAnsi="Courier New" w:cs="Courier New"/>
          <w:color w:val="37474F"/>
          <w:sz w:val="21"/>
          <w:szCs w:val="21"/>
        </w:rPr>
        <w:t>.</w:t>
      </w:r>
      <w:r>
        <w:rPr>
          <w:rStyle w:val="typ"/>
          <w:rFonts w:ascii="Courier New" w:hAnsi="Courier New" w:cs="Courier New"/>
          <w:color w:val="9C27B0"/>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Training loop - using batches of 32</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train_dataset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Optimize the model</w:t>
      </w:r>
      <w:r>
        <w:rPr>
          <w:rFonts w:ascii="Courier New" w:hAnsi="Courier New" w:cs="Courier New"/>
          <w:color w:val="37474F"/>
          <w:sz w:val="21"/>
          <w:szCs w:val="21"/>
        </w:rPr>
        <w:br/>
      </w:r>
      <w:r>
        <w:rPr>
          <w:rStyle w:val="pln"/>
          <w:rFonts w:ascii="Courier New" w:hAnsi="Courier New" w:cs="Courier New"/>
          <w:color w:val="37474F"/>
          <w:sz w:val="21"/>
          <w:szCs w:val="21"/>
        </w:rPr>
        <w:t>    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grad</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apply_gradients</w:t>
      </w:r>
      <w:r>
        <w:rPr>
          <w:rStyle w:val="pun"/>
          <w:rFonts w:ascii="Courier New" w:hAnsi="Courier New" w:cs="Courier New"/>
          <w:color w:val="37474F"/>
          <w:sz w:val="21"/>
          <w:szCs w:val="21"/>
        </w:rPr>
        <w:t>(</w:t>
      </w:r>
      <w:r>
        <w:rPr>
          <w:rStyle w:val="pln"/>
          <w:rFonts w:ascii="Courier New" w:hAnsi="Courier New" w:cs="Courier New"/>
          <w:color w:val="37474F"/>
          <w:sz w:val="21"/>
          <w:szCs w:val="21"/>
        </w:rPr>
        <w:t>zip</w:t>
      </w:r>
      <w:r>
        <w:rPr>
          <w:rStyle w:val="pun"/>
          <w:rFonts w:ascii="Courier New" w:hAnsi="Courier New" w:cs="Courier New"/>
          <w:color w:val="37474F"/>
          <w:sz w:val="21"/>
          <w:szCs w:val="21"/>
        </w:rPr>
        <w:t>(</w:t>
      </w:r>
      <w:r>
        <w:rPr>
          <w:rStyle w:val="pln"/>
          <w:rFonts w:ascii="Courier New" w:hAnsi="Courier New" w:cs="Courier New"/>
          <w:color w:val="37474F"/>
          <w:sz w:val="21"/>
          <w:szCs w:val="21"/>
        </w:rPr>
        <w:t>grads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variables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global_step</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Track progress</w:t>
      </w:r>
      <w:r>
        <w:rPr>
          <w:rFonts w:ascii="Courier New" w:hAnsi="Courier New" w:cs="Courier New"/>
          <w:color w:val="37474F"/>
          <w:sz w:val="21"/>
          <w:szCs w:val="21"/>
        </w:rPr>
        <w:br/>
      </w:r>
      <w:r>
        <w:rPr>
          <w:rStyle w:val="pln"/>
          <w:rFonts w:ascii="Courier New" w:hAnsi="Courier New" w:cs="Courier New"/>
          <w:color w:val="37474F"/>
          <w:sz w:val="21"/>
          <w:szCs w:val="21"/>
        </w:rPr>
        <w:t>    epoch_loss_avg</w:t>
      </w:r>
      <w:r>
        <w:rPr>
          <w:rStyle w:val="pun"/>
          <w:rFonts w:ascii="Courier New" w:hAnsi="Courier New" w:cs="Courier New"/>
          <w:color w:val="37474F"/>
          <w:sz w:val="21"/>
          <w:szCs w:val="21"/>
        </w:rPr>
        <w:t>(</w:t>
      </w:r>
      <w:r>
        <w:rPr>
          <w:rStyle w:val="pln"/>
          <w:rFonts w:ascii="Courier New" w:hAnsi="Courier New" w:cs="Courier New"/>
          <w:color w:val="37474F"/>
          <w:sz w:val="21"/>
          <w:szCs w:val="21"/>
        </w:rPr>
        <w:t>loss_value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add current batch loss</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compare predicted label to actual label</w:t>
      </w:r>
      <w:r>
        <w:rPr>
          <w:rFonts w:ascii="Courier New" w:hAnsi="Courier New" w:cs="Courier New"/>
          <w:color w:val="37474F"/>
          <w:sz w:val="21"/>
          <w:szCs w:val="21"/>
        </w:rPr>
        <w:br/>
      </w:r>
      <w:r>
        <w:rPr>
          <w:rStyle w:val="pln"/>
          <w:rFonts w:ascii="Courier New" w:hAnsi="Courier New" w:cs="Courier New"/>
          <w:color w:val="37474F"/>
          <w:sz w:val="21"/>
          <w:szCs w:val="21"/>
        </w:rPr>
        <w:t>    epoch_accuracy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output_type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int32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com"/>
          <w:rFonts w:ascii="Courier New" w:hAnsi="Courier New" w:cs="Courier New"/>
          <w:color w:val="D81B60"/>
          <w:sz w:val="21"/>
          <w:szCs w:val="21"/>
        </w:rPr>
        <w:t># end epoch</w:t>
      </w:r>
      <w:r>
        <w:rPr>
          <w:rFonts w:ascii="Courier New" w:hAnsi="Courier New" w:cs="Courier New"/>
          <w:color w:val="37474F"/>
          <w:sz w:val="21"/>
          <w:szCs w:val="21"/>
        </w:rPr>
        <w:br/>
      </w:r>
      <w:r>
        <w:rPr>
          <w:rStyle w:val="pln"/>
          <w:rFonts w:ascii="Courier New" w:hAnsi="Courier New" w:cs="Courier New"/>
          <w:color w:val="37474F"/>
          <w:sz w:val="21"/>
          <w:szCs w:val="21"/>
        </w:rPr>
        <w:t>  train_loss_results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epoch_loss_avg</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train_accuracy_results</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if</w:t>
      </w:r>
      <w:r>
        <w:rPr>
          <w:rStyle w:val="pln"/>
          <w:rFonts w:ascii="Courier New" w:hAnsi="Courier New" w:cs="Courier New"/>
          <w:color w:val="37474F"/>
          <w:sz w:val="21"/>
          <w:szCs w:val="21"/>
        </w:rPr>
        <w:t xml:space="preserve"> epoch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50</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 {:03d}: Loss: {:.3f}, Accuracy: {:.3%}"</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epoch</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epoch_loss_avg</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epoch_accuracy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000</w:t>
      </w:r>
      <w:r>
        <w:rPr>
          <w:rFonts w:ascii="Courier New" w:hAnsi="Courier New" w:cs="Courier New"/>
          <w:color w:val="37474F"/>
          <w:sz w:val="21"/>
          <w:szCs w:val="21"/>
        </w:rPr>
        <w:t>：损失：</w:t>
      </w:r>
      <w:r>
        <w:rPr>
          <w:rFonts w:ascii="Courier New" w:hAnsi="Courier New" w:cs="Courier New"/>
          <w:color w:val="37474F"/>
          <w:sz w:val="21"/>
          <w:szCs w:val="21"/>
        </w:rPr>
        <w:t>1.603</w:t>
      </w:r>
      <w:r>
        <w:rPr>
          <w:rFonts w:ascii="Courier New" w:hAnsi="Courier New" w:cs="Courier New"/>
          <w:color w:val="37474F"/>
          <w:sz w:val="21"/>
          <w:szCs w:val="21"/>
        </w:rPr>
        <w:t>，准确度：</w:t>
      </w:r>
      <w:r>
        <w:rPr>
          <w:rFonts w:ascii="Courier New" w:hAnsi="Courier New" w:cs="Courier New"/>
          <w:color w:val="37474F"/>
          <w:sz w:val="21"/>
          <w:szCs w:val="21"/>
        </w:rPr>
        <w:t>35.000</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大纪元</w:t>
      </w:r>
      <w:r>
        <w:rPr>
          <w:rFonts w:ascii="Courier New" w:hAnsi="Courier New" w:cs="Courier New"/>
          <w:color w:val="37474F"/>
          <w:sz w:val="21"/>
          <w:szCs w:val="21"/>
        </w:rPr>
        <w:t>050</w:t>
      </w:r>
      <w:r>
        <w:rPr>
          <w:rFonts w:ascii="Courier New" w:hAnsi="Courier New" w:cs="Courier New"/>
          <w:color w:val="37474F"/>
          <w:sz w:val="21"/>
          <w:szCs w:val="21"/>
        </w:rPr>
        <w:t>：损失：</w:t>
      </w:r>
      <w:r>
        <w:rPr>
          <w:rFonts w:ascii="Courier New" w:hAnsi="Courier New" w:cs="Courier New"/>
          <w:color w:val="37474F"/>
          <w:sz w:val="21"/>
          <w:szCs w:val="21"/>
        </w:rPr>
        <w:t>0.493</w:t>
      </w:r>
      <w:r>
        <w:rPr>
          <w:rFonts w:ascii="Courier New" w:hAnsi="Courier New" w:cs="Courier New"/>
          <w:color w:val="37474F"/>
          <w:sz w:val="21"/>
          <w:szCs w:val="21"/>
        </w:rPr>
        <w:t>，准确度：</w:t>
      </w:r>
      <w:r>
        <w:rPr>
          <w:rFonts w:ascii="Courier New" w:hAnsi="Courier New" w:cs="Courier New"/>
          <w:color w:val="37474F"/>
          <w:sz w:val="21"/>
          <w:szCs w:val="21"/>
        </w:rPr>
        <w:t>79.167</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Epoch 100</w:t>
      </w:r>
      <w:r>
        <w:rPr>
          <w:rFonts w:ascii="Courier New" w:hAnsi="Courier New" w:cs="Courier New"/>
          <w:color w:val="37474F"/>
          <w:sz w:val="21"/>
          <w:szCs w:val="21"/>
        </w:rPr>
        <w:t>：损失：</w:t>
      </w:r>
      <w:r>
        <w:rPr>
          <w:rFonts w:ascii="Courier New" w:hAnsi="Courier New" w:cs="Courier New"/>
          <w:color w:val="37474F"/>
          <w:sz w:val="21"/>
          <w:szCs w:val="21"/>
        </w:rPr>
        <w:t>0.301</w:t>
      </w:r>
      <w:r>
        <w:rPr>
          <w:rFonts w:ascii="Courier New" w:hAnsi="Courier New" w:cs="Courier New"/>
          <w:color w:val="37474F"/>
          <w:sz w:val="21"/>
          <w:szCs w:val="21"/>
        </w:rPr>
        <w:t>，准确度：</w:t>
      </w:r>
      <w:r>
        <w:rPr>
          <w:rFonts w:ascii="Courier New" w:hAnsi="Courier New" w:cs="Courier New"/>
          <w:color w:val="37474F"/>
          <w:sz w:val="21"/>
          <w:szCs w:val="21"/>
        </w:rPr>
        <w:t>95.833</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时代</w:t>
      </w:r>
      <w:r>
        <w:rPr>
          <w:rFonts w:ascii="Courier New" w:hAnsi="Courier New" w:cs="Courier New"/>
          <w:color w:val="37474F"/>
          <w:sz w:val="21"/>
          <w:szCs w:val="21"/>
        </w:rPr>
        <w:t>150</w:t>
      </w:r>
      <w:r>
        <w:rPr>
          <w:rFonts w:ascii="Courier New" w:hAnsi="Courier New" w:cs="Courier New"/>
          <w:color w:val="37474F"/>
          <w:sz w:val="21"/>
          <w:szCs w:val="21"/>
        </w:rPr>
        <w:t>：损失：</w:t>
      </w:r>
      <w:r>
        <w:rPr>
          <w:rFonts w:ascii="Courier New" w:hAnsi="Courier New" w:cs="Courier New"/>
          <w:color w:val="37474F"/>
          <w:sz w:val="21"/>
          <w:szCs w:val="21"/>
        </w:rPr>
        <w:t>0.178</w:t>
      </w:r>
      <w:r>
        <w:rPr>
          <w:rFonts w:ascii="Courier New" w:hAnsi="Courier New" w:cs="Courier New"/>
          <w:color w:val="37474F"/>
          <w:sz w:val="21"/>
          <w:szCs w:val="21"/>
        </w:rPr>
        <w:t>，准确度：</w:t>
      </w:r>
      <w:r>
        <w:rPr>
          <w:rFonts w:ascii="Courier New" w:hAnsi="Courier New" w:cs="Courier New"/>
          <w:color w:val="37474F"/>
          <w:sz w:val="21"/>
          <w:szCs w:val="21"/>
        </w:rPr>
        <w:t>98.333</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Epoch 200</w:t>
      </w:r>
      <w:r>
        <w:rPr>
          <w:rFonts w:ascii="Courier New" w:hAnsi="Courier New" w:cs="Courier New"/>
          <w:color w:val="37474F"/>
          <w:sz w:val="21"/>
          <w:szCs w:val="21"/>
        </w:rPr>
        <w:t>：损失：</w:t>
      </w:r>
      <w:r>
        <w:rPr>
          <w:rFonts w:ascii="Courier New" w:hAnsi="Courier New" w:cs="Courier New"/>
          <w:color w:val="37474F"/>
          <w:sz w:val="21"/>
          <w:szCs w:val="21"/>
        </w:rPr>
        <w:t>0.135</w:t>
      </w:r>
      <w:r>
        <w:rPr>
          <w:rFonts w:ascii="Courier New" w:hAnsi="Courier New" w:cs="Courier New"/>
          <w:color w:val="37474F"/>
          <w:sz w:val="21"/>
          <w:szCs w:val="21"/>
        </w:rPr>
        <w:t>，准确度：</w:t>
      </w:r>
      <w:r>
        <w:rPr>
          <w:rFonts w:ascii="Courier New" w:hAnsi="Courier New" w:cs="Courier New"/>
          <w:color w:val="37474F"/>
          <w:sz w:val="21"/>
          <w:szCs w:val="21"/>
        </w:rPr>
        <w:t>98.333</w:t>
      </w:r>
      <w:r>
        <w:rPr>
          <w:rFonts w:ascii="Courier New" w:hAnsi="Courier New" w:cs="Courier New"/>
          <w:color w:val="37474F"/>
          <w:sz w:val="21"/>
          <w:szCs w:val="21"/>
        </w:rPr>
        <w:t>％</w:t>
      </w:r>
    </w:p>
    <w:p w:rsidR="0048111B" w:rsidRDefault="00B73B77" w:rsidP="0048111B">
      <w:pPr>
        <w:pStyle w:val="3"/>
        <w:spacing w:before="480" w:after="240" w:line="480" w:lineRule="atLeast"/>
        <w:rPr>
          <w:rFonts w:ascii="Arial" w:hAnsi="Arial" w:cs="Arial"/>
          <w:b w:val="0"/>
          <w:bCs w:val="0"/>
          <w:color w:val="212121"/>
          <w:sz w:val="30"/>
          <w:szCs w:val="30"/>
        </w:rPr>
      </w:pPr>
      <w:ins w:id="1593" w:author="Shirley Li" w:date="2018-12-07T00:23:00Z">
        <w:r>
          <w:rPr>
            <w:rFonts w:ascii="Arial" w:hAnsi="Arial" w:cs="Arial"/>
            <w:b w:val="0"/>
            <w:bCs w:val="0"/>
            <w:color w:val="212121"/>
            <w:sz w:val="30"/>
            <w:szCs w:val="30"/>
          </w:rPr>
          <w:t>可视化损失函数</w:t>
        </w:r>
      </w:ins>
      <w:r w:rsidR="0048111B">
        <w:rPr>
          <w:rFonts w:ascii="Arial" w:hAnsi="Arial" w:cs="Arial"/>
          <w:b w:val="0"/>
          <w:bCs w:val="0"/>
          <w:color w:val="212121"/>
          <w:sz w:val="30"/>
          <w:szCs w:val="30"/>
        </w:rPr>
        <w:t>随着时间的推移</w:t>
      </w:r>
      <w:ins w:id="1594" w:author="Shirley Li" w:date="2018-12-07T00:24:00Z">
        <w:r>
          <w:rPr>
            <w:rFonts w:ascii="Arial" w:hAnsi="Arial" w:cs="Arial" w:hint="eastAsia"/>
            <w:b w:val="0"/>
            <w:bCs w:val="0"/>
            <w:color w:val="212121"/>
            <w:sz w:val="30"/>
            <w:szCs w:val="30"/>
          </w:rPr>
          <w:t>而变化的情况</w:t>
        </w:r>
      </w:ins>
      <w:del w:id="1595" w:author="Shirley Li" w:date="2018-12-07T00:23:00Z">
        <w:r w:rsidR="0048111B" w:rsidDel="00B73B77">
          <w:rPr>
            <w:rFonts w:ascii="Arial" w:hAnsi="Arial" w:cs="Arial"/>
            <w:b w:val="0"/>
            <w:bCs w:val="0"/>
            <w:color w:val="212121"/>
            <w:sz w:val="30"/>
            <w:szCs w:val="30"/>
          </w:rPr>
          <w:delText>可视化损失函数</w:delText>
        </w:r>
      </w:del>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虽然</w:t>
      </w:r>
      <w:ins w:id="1596" w:author="Shirley Li" w:date="2018-12-07T00:24:00Z">
        <w:r w:rsidR="00B73B77">
          <w:rPr>
            <w:rFonts w:ascii="Arial" w:hAnsi="Arial" w:cs="Arial" w:hint="eastAsia"/>
            <w:color w:val="212121"/>
          </w:rPr>
          <w:t>输出</w:t>
        </w:r>
      </w:ins>
      <w:del w:id="1597" w:author="Shirley Li" w:date="2018-12-07T00:24:00Z">
        <w:r w:rsidDel="00B73B77">
          <w:rPr>
            <w:rFonts w:ascii="Arial" w:hAnsi="Arial" w:cs="Arial"/>
            <w:color w:val="212121"/>
          </w:rPr>
          <w:delText>打印</w:delText>
        </w:r>
      </w:del>
      <w:r>
        <w:rPr>
          <w:rFonts w:ascii="Arial" w:hAnsi="Arial" w:cs="Arial"/>
          <w:color w:val="212121"/>
        </w:rPr>
        <w:t>模型的</w:t>
      </w:r>
      <w:del w:id="1598" w:author="Shirley Li" w:date="2018-12-07T00:24:00Z">
        <w:r w:rsidDel="00B73B77">
          <w:rPr>
            <w:rFonts w:ascii="Arial" w:hAnsi="Arial" w:cs="Arial" w:hint="eastAsia"/>
            <w:color w:val="212121"/>
          </w:rPr>
          <w:delText>培训进度</w:delText>
        </w:r>
      </w:del>
      <w:ins w:id="1599" w:author="Shirley Li" w:date="2018-12-07T00:24:00Z">
        <w:r w:rsidR="00B73B77">
          <w:rPr>
            <w:rFonts w:ascii="Arial" w:hAnsi="Arial" w:cs="Arial" w:hint="eastAsia"/>
            <w:color w:val="212121"/>
          </w:rPr>
          <w:t>训练过程</w:t>
        </w:r>
      </w:ins>
      <w:r>
        <w:rPr>
          <w:rFonts w:ascii="Arial" w:hAnsi="Arial" w:cs="Arial"/>
          <w:color w:val="212121"/>
        </w:rPr>
        <w:t>很有帮助，但看到这一进展通常会</w:t>
      </w:r>
      <w:r>
        <w:rPr>
          <w:rStyle w:val="a4"/>
          <w:rFonts w:ascii="Arial" w:hAnsi="Arial" w:cs="Arial"/>
          <w:color w:val="212121"/>
        </w:rPr>
        <w:t>更有</w:t>
      </w:r>
      <w:r>
        <w:rPr>
          <w:rFonts w:ascii="Arial" w:hAnsi="Arial" w:cs="Arial"/>
          <w:color w:val="212121"/>
        </w:rPr>
        <w:t>帮助。</w:t>
      </w:r>
      <w:hyperlink r:id="rId157" w:history="1">
        <w:r>
          <w:rPr>
            <w:rStyle w:val="a5"/>
            <w:rFonts w:ascii="Arial" w:hAnsi="Arial" w:cs="Arial"/>
            <w:color w:val="039BE5"/>
          </w:rPr>
          <w:t>TensorBoard</w:t>
        </w:r>
      </w:hyperlink>
      <w:ins w:id="1600" w:author="Shirley Li" w:date="2018-12-07T00:24:00Z">
        <w:r w:rsidR="00B73B77">
          <w:rPr>
            <w:rFonts w:ascii="Arial" w:hAnsi="Arial" w:cs="Arial"/>
            <w:color w:val="212121"/>
          </w:rPr>
          <w:t>与</w:t>
        </w:r>
        <w:r w:rsidR="00B73B77">
          <w:rPr>
            <w:rFonts w:ascii="Arial" w:hAnsi="Arial" w:cs="Arial"/>
            <w:color w:val="212121"/>
          </w:rPr>
          <w:t>TensorFlow</w:t>
        </w:r>
        <w:r w:rsidR="00B73B77">
          <w:rPr>
            <w:rFonts w:ascii="Arial" w:hAnsi="Arial" w:cs="Arial" w:hint="eastAsia"/>
            <w:color w:val="212121"/>
          </w:rPr>
          <w:t>封装在一起</w:t>
        </w:r>
      </w:ins>
      <w:r>
        <w:rPr>
          <w:rFonts w:ascii="Arial" w:hAnsi="Arial" w:cs="Arial"/>
          <w:color w:val="212121"/>
        </w:rPr>
        <w:t>是一个很好的可视化工具，</w:t>
      </w:r>
      <w:del w:id="1601" w:author="Shirley Li" w:date="2018-12-07T00:24:00Z">
        <w:r w:rsidDel="00B73B77">
          <w:rPr>
            <w:rFonts w:ascii="Arial" w:hAnsi="Arial" w:cs="Arial"/>
            <w:color w:val="212121"/>
          </w:rPr>
          <w:delText>与</w:delText>
        </w:r>
        <w:r w:rsidDel="00B73B77">
          <w:rPr>
            <w:rFonts w:ascii="Arial" w:hAnsi="Arial" w:cs="Arial"/>
            <w:color w:val="212121"/>
          </w:rPr>
          <w:delText>TensorFlow</w:delText>
        </w:r>
        <w:r w:rsidDel="00B73B77">
          <w:rPr>
            <w:rFonts w:ascii="Arial" w:hAnsi="Arial" w:cs="Arial"/>
            <w:color w:val="212121"/>
          </w:rPr>
          <w:delText>一起打包，但</w:delText>
        </w:r>
      </w:del>
      <w:r>
        <w:rPr>
          <w:rFonts w:ascii="Arial" w:hAnsi="Arial" w:cs="Arial"/>
          <w:color w:val="212121"/>
        </w:rPr>
        <w:t>我们可以使用该</w:t>
      </w:r>
      <w:r>
        <w:rPr>
          <w:rStyle w:val="HTML"/>
          <w:rFonts w:ascii="Courier New" w:hAnsi="Courier New" w:cs="Courier New"/>
          <w:color w:val="37474F"/>
          <w:sz w:val="22"/>
          <w:szCs w:val="22"/>
          <w:shd w:val="clear" w:color="auto" w:fill="F7F7F7"/>
        </w:rPr>
        <w:t>matplotlib</w:t>
      </w:r>
      <w:r>
        <w:rPr>
          <w:rFonts w:ascii="Arial" w:hAnsi="Arial" w:cs="Arial"/>
          <w:color w:val="212121"/>
        </w:rPr>
        <w:t>模块创建基本图表。</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解释这些图表需要一些经验，但</w:t>
      </w:r>
      <w:del w:id="1602" w:author="Shirley Li" w:date="2018-12-07T00:25:00Z">
        <w:r w:rsidDel="00B73B77">
          <w:rPr>
            <w:rFonts w:ascii="Arial" w:hAnsi="Arial" w:cs="Arial" w:hint="eastAsia"/>
            <w:color w:val="212121"/>
          </w:rPr>
          <w:delText>你真的</w:delText>
        </w:r>
      </w:del>
      <w:ins w:id="1603" w:author="Shirley Li" w:date="2018-12-07T00:25:00Z">
        <w:r w:rsidR="00B73B77">
          <w:rPr>
            <w:rFonts w:ascii="Arial" w:hAnsi="Arial" w:cs="Arial" w:hint="eastAsia"/>
            <w:color w:val="212121"/>
          </w:rPr>
          <w:t>我们</w:t>
        </w:r>
      </w:ins>
      <w:r>
        <w:rPr>
          <w:rFonts w:ascii="Arial" w:hAnsi="Arial" w:cs="Arial"/>
          <w:color w:val="212121"/>
        </w:rPr>
        <w:t>希望看到</w:t>
      </w:r>
      <w:r>
        <w:rPr>
          <w:rStyle w:val="a4"/>
          <w:rFonts w:ascii="Arial" w:hAnsi="Arial" w:cs="Arial"/>
          <w:color w:val="212121"/>
        </w:rPr>
        <w:t>损失</w:t>
      </w:r>
      <w:r>
        <w:rPr>
          <w:rFonts w:ascii="Arial" w:hAnsi="Arial" w:cs="Arial"/>
          <w:color w:val="212121"/>
        </w:rPr>
        <w:t>下降，</w:t>
      </w:r>
      <w:r>
        <w:rPr>
          <w:rStyle w:val="a4"/>
          <w:rFonts w:ascii="Arial" w:hAnsi="Arial" w:cs="Arial"/>
          <w:color w:val="212121"/>
        </w:rPr>
        <w:t>准确性</w:t>
      </w:r>
      <w:r>
        <w:rPr>
          <w:rFonts w:ascii="Arial" w:hAnsi="Arial" w:cs="Arial"/>
          <w:color w:val="212121"/>
        </w:rPr>
        <w:t>上升。</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fig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axes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plt</w:t>
      </w:r>
      <w:r>
        <w:rPr>
          <w:rStyle w:val="pun"/>
          <w:rFonts w:ascii="Courier New" w:hAnsi="Courier New" w:cs="Courier New"/>
          <w:color w:val="37474F"/>
          <w:sz w:val="21"/>
          <w:szCs w:val="21"/>
        </w:rPr>
        <w:t>.</w:t>
      </w:r>
      <w:r>
        <w:rPr>
          <w:rStyle w:val="pln"/>
          <w:rFonts w:ascii="Courier New" w:hAnsi="Courier New" w:cs="Courier New"/>
          <w:color w:val="37474F"/>
          <w:sz w:val="21"/>
          <w:szCs w:val="21"/>
        </w:rPr>
        <w:t>subplots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sharex</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figsize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8</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fig</w:t>
      </w:r>
      <w:r>
        <w:rPr>
          <w:rStyle w:val="pun"/>
          <w:rFonts w:ascii="Courier New" w:hAnsi="Courier New" w:cs="Courier New"/>
          <w:color w:val="37474F"/>
          <w:sz w:val="21"/>
          <w:szCs w:val="21"/>
        </w:rPr>
        <w:t>.</w:t>
      </w:r>
      <w:r>
        <w:rPr>
          <w:rStyle w:val="pln"/>
          <w:rFonts w:ascii="Courier New" w:hAnsi="Courier New" w:cs="Courier New"/>
          <w:color w:val="37474F"/>
          <w:sz w:val="21"/>
          <w:szCs w:val="21"/>
        </w:rPr>
        <w:t>suptitle</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Metrics'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"Loss"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fontsize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train_loss_results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fontsize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"Epoch"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fontsize</w:t>
      </w:r>
      <w:r>
        <w:rPr>
          <w:rStyle w:val="pun"/>
          <w:rFonts w:ascii="Courier New" w:hAnsi="Courier New" w:cs="Courier New"/>
          <w:color w:val="37474F"/>
          <w:sz w:val="21"/>
          <w:szCs w:val="21"/>
        </w:rPr>
        <w:t>=</w:t>
      </w:r>
      <w:r>
        <w:rPr>
          <w:rStyle w:val="lit"/>
          <w:rFonts w:ascii="Courier New" w:hAnsi="Courier New" w:cs="Courier New"/>
          <w:color w:val="C53929"/>
          <w:sz w:val="21"/>
          <w:szCs w:val="21"/>
        </w:rPr>
        <w:t>14</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axes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plot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train_accuracy_results</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4800" cy="304800"/>
                <wp:effectExtent l="0" t="0" r="0" b="0"/>
                <wp:docPr id="37" name="矩形 37"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93916" id="矩形 37"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2++7v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评估模型的有效性</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现在模型已经过</w:t>
      </w:r>
      <w:del w:id="1604" w:author="Shirley Li" w:date="2018-12-07T00:26:00Z">
        <w:r w:rsidDel="0072041E">
          <w:rPr>
            <w:rFonts w:ascii="Arial" w:hAnsi="Arial" w:cs="Arial" w:hint="eastAsia"/>
            <w:color w:val="212121"/>
          </w:rPr>
          <w:delText>培训</w:delText>
        </w:r>
      </w:del>
      <w:ins w:id="1605" w:author="Shirley Li" w:date="2018-12-07T00:26:00Z">
        <w:r w:rsidR="0072041E">
          <w:rPr>
            <w:rFonts w:ascii="Arial" w:hAnsi="Arial" w:cs="Arial" w:hint="eastAsia"/>
            <w:color w:val="212121"/>
          </w:rPr>
          <w:t>训练</w:t>
        </w:r>
      </w:ins>
      <w:r>
        <w:rPr>
          <w:rFonts w:ascii="Arial" w:hAnsi="Arial" w:cs="Arial"/>
          <w:color w:val="212121"/>
        </w:rPr>
        <w:t>，我们可以对其性能进行一些</w:t>
      </w:r>
      <w:ins w:id="1606" w:author="Shirley Li" w:date="2018-12-07T00:26:00Z">
        <w:r w:rsidR="0072041E">
          <w:rPr>
            <w:rFonts w:ascii="Arial" w:hAnsi="Arial" w:cs="Arial" w:hint="eastAsia"/>
            <w:color w:val="212121"/>
          </w:rPr>
          <w:t>评估</w:t>
        </w:r>
      </w:ins>
      <w:del w:id="1607" w:author="Shirley Li" w:date="2018-12-07T00:26:00Z">
        <w:r w:rsidDel="0072041E">
          <w:rPr>
            <w:rFonts w:ascii="Arial" w:hAnsi="Arial" w:cs="Arial"/>
            <w:color w:val="212121"/>
          </w:rPr>
          <w:delText>统计</w:delText>
        </w:r>
      </w:del>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Style w:val="a4"/>
          <w:rFonts w:ascii="Arial" w:hAnsi="Arial" w:cs="Arial"/>
          <w:color w:val="212121"/>
        </w:rPr>
        <w:t>评估</w:t>
      </w:r>
      <w:r>
        <w:rPr>
          <w:rFonts w:ascii="Arial" w:hAnsi="Arial" w:cs="Arial"/>
          <w:color w:val="212121"/>
        </w:rPr>
        <w:t>意味着确定模型</w:t>
      </w:r>
      <w:ins w:id="1608" w:author="Shirley Li" w:date="2018-12-07T00:26:00Z">
        <w:r w:rsidR="00CC2A86">
          <w:rPr>
            <w:rFonts w:ascii="Arial" w:hAnsi="Arial" w:cs="Arial" w:hint="eastAsia"/>
            <w:color w:val="212121"/>
          </w:rPr>
          <w:t>是否能</w:t>
        </w:r>
      </w:ins>
      <w:del w:id="1609" w:author="Shirley Li" w:date="2018-12-07T00:26:00Z">
        <w:r w:rsidDel="00CC2A86">
          <w:rPr>
            <w:rFonts w:ascii="Arial" w:hAnsi="Arial" w:cs="Arial"/>
            <w:color w:val="212121"/>
          </w:rPr>
          <w:delText>如何</w:delText>
        </w:r>
      </w:del>
      <w:r>
        <w:rPr>
          <w:rFonts w:ascii="Arial" w:hAnsi="Arial" w:cs="Arial"/>
          <w:color w:val="212121"/>
        </w:rPr>
        <w:t>有效地进行预测。为了确定模型在</w:t>
      </w:r>
      <w:ins w:id="1610" w:author="Shirley Li" w:date="2018-12-07T00:27:00Z">
        <w:r w:rsidR="004F13A4">
          <w:rPr>
            <w:rFonts w:ascii="Arial" w:hAnsi="Arial" w:cs="Arial" w:hint="eastAsia"/>
            <w:color w:val="212121"/>
          </w:rPr>
          <w:t>鸢尾花</w:t>
        </w:r>
      </w:ins>
      <w:del w:id="1611" w:author="Shirley Li" w:date="2018-12-07T00:26:00Z">
        <w:r w:rsidDel="004F13A4">
          <w:rPr>
            <w:rFonts w:ascii="Arial" w:hAnsi="Arial" w:cs="Arial"/>
            <w:color w:val="212121"/>
          </w:rPr>
          <w:delText>Iris</w:delText>
        </w:r>
      </w:del>
      <w:r>
        <w:rPr>
          <w:rFonts w:ascii="Arial" w:hAnsi="Arial" w:cs="Arial"/>
          <w:color w:val="212121"/>
        </w:rPr>
        <w:t>分类</w:t>
      </w:r>
      <w:ins w:id="1612" w:author="Shirley Li" w:date="2018-12-07T00:27:00Z">
        <w:r w:rsidR="004F13A4">
          <w:rPr>
            <w:rFonts w:ascii="Arial" w:hAnsi="Arial" w:cs="Arial" w:hint="eastAsia"/>
            <w:color w:val="212121"/>
          </w:rPr>
          <w:t>方面</w:t>
        </w:r>
      </w:ins>
      <w:del w:id="1613" w:author="Shirley Li" w:date="2018-12-07T00:27:00Z">
        <w:r w:rsidDel="004F13A4">
          <w:rPr>
            <w:rFonts w:ascii="Arial" w:hAnsi="Arial" w:cs="Arial"/>
            <w:color w:val="212121"/>
          </w:rPr>
          <w:delText>中</w:delText>
        </w:r>
      </w:del>
      <w:r>
        <w:rPr>
          <w:rFonts w:ascii="Arial" w:hAnsi="Arial" w:cs="Arial"/>
          <w:color w:val="212121"/>
        </w:rPr>
        <w:t>的有效性，将一些萼片和花瓣测量值传递给模型，并要求模型预测它们代表的</w:t>
      </w:r>
      <w:ins w:id="1614" w:author="Shirley Li" w:date="2018-12-07T00:27:00Z">
        <w:r w:rsidR="00EB6BE5">
          <w:rPr>
            <w:rFonts w:ascii="Arial" w:hAnsi="Arial" w:cs="Arial" w:hint="eastAsia"/>
            <w:color w:val="212121"/>
          </w:rPr>
          <w:t>鸢尾花</w:t>
        </w:r>
      </w:ins>
      <w:del w:id="1615" w:author="Shirley Li" w:date="2018-12-07T00:27:00Z">
        <w:r w:rsidDel="00EB6BE5">
          <w:rPr>
            <w:rFonts w:ascii="Arial" w:hAnsi="Arial" w:cs="Arial"/>
            <w:color w:val="212121"/>
          </w:rPr>
          <w:delText>虹膜</w:delText>
        </w:r>
      </w:del>
      <w:r>
        <w:rPr>
          <w:rFonts w:ascii="Arial" w:hAnsi="Arial" w:cs="Arial"/>
          <w:color w:val="212121"/>
        </w:rPr>
        <w:t>种类</w:t>
      </w:r>
      <w:ins w:id="1616" w:author="Shirley Li" w:date="2018-12-07T00:27:00Z">
        <w:r w:rsidR="00EB6BE5">
          <w:rPr>
            <w:rFonts w:ascii="Arial" w:hAnsi="Arial" w:cs="Arial" w:hint="eastAsia"/>
            <w:color w:val="212121"/>
          </w:rPr>
          <w:t>，</w:t>
        </w:r>
      </w:ins>
      <w:del w:id="1617" w:author="Shirley Li" w:date="2018-12-07T00:27:00Z">
        <w:r w:rsidDel="00EB6BE5">
          <w:rPr>
            <w:rFonts w:ascii="Arial" w:hAnsi="Arial" w:cs="Arial"/>
            <w:color w:val="212121"/>
          </w:rPr>
          <w:delText>。</w:delText>
        </w:r>
      </w:del>
      <w:r>
        <w:rPr>
          <w:rFonts w:ascii="Arial" w:hAnsi="Arial" w:cs="Arial"/>
          <w:color w:val="212121"/>
        </w:rPr>
        <w:t>然后将模型的预测与实际标签进行比较。例如，</w:t>
      </w:r>
      <w:ins w:id="1618" w:author="Shirley Li" w:date="2018-12-07T00:27:00Z">
        <w:r w:rsidR="00EB6BE5" w:rsidRPr="00EB6BE5">
          <w:rPr>
            <w:rFonts w:ascii="Arial" w:hAnsi="Arial" w:cs="Arial" w:hint="eastAsia"/>
            <w:color w:val="212121"/>
          </w:rPr>
          <w:t>如果模型对一半输入样本的品种预测正确，</w:t>
        </w:r>
      </w:ins>
      <w:del w:id="1619" w:author="Shirley Li" w:date="2018-12-07T00:27:00Z">
        <w:r w:rsidDel="00EB6BE5">
          <w:rPr>
            <w:rFonts w:ascii="Arial" w:hAnsi="Arial" w:cs="Arial"/>
            <w:color w:val="212121"/>
          </w:rPr>
          <w:delText>挑上一半的输入例的正确种类的模型具有</w:delText>
        </w:r>
      </w:del>
      <w:ins w:id="1620" w:author="Shirley Li" w:date="2018-12-07T00:27:00Z">
        <w:r w:rsidR="00EB6BE5">
          <w:rPr>
            <w:rFonts w:ascii="Arial" w:hAnsi="Arial" w:cs="Arial" w:hint="eastAsia"/>
            <w:color w:val="212121"/>
          </w:rPr>
          <w:t>则</w:t>
        </w:r>
      </w:ins>
      <w:del w:id="1621" w:author="Shirley Li" w:date="2018-12-07T00:27:00Z">
        <w:r w:rsidR="00756807" w:rsidDel="00EB6BE5">
          <w:rPr>
            <w:rStyle w:val="a5"/>
            <w:rFonts w:ascii="Arial" w:hAnsi="Arial" w:cs="Arial"/>
            <w:i/>
            <w:iCs/>
            <w:color w:val="039BE5"/>
          </w:rPr>
          <w:fldChar w:fldCharType="begin"/>
        </w:r>
        <w:r w:rsidR="00756807" w:rsidDel="00EB6BE5">
          <w:rPr>
            <w:rStyle w:val="a5"/>
            <w:rFonts w:ascii="Arial" w:hAnsi="Arial" w:cs="Arial"/>
            <w:i/>
            <w:iCs/>
            <w:color w:val="039BE5"/>
          </w:rPr>
          <w:delInstrText xml:space="preserve"> HYPERLINK "https://developers.google.cn/machine-learning/glossary/" \l "accuracy" </w:delInstrText>
        </w:r>
        <w:r w:rsidR="00756807" w:rsidDel="00EB6BE5">
          <w:rPr>
            <w:rStyle w:val="a5"/>
            <w:rFonts w:ascii="Arial" w:hAnsi="Arial" w:cs="Arial"/>
            <w:i/>
            <w:iCs/>
            <w:color w:val="039BE5"/>
          </w:rPr>
          <w:fldChar w:fldCharType="separate"/>
        </w:r>
        <w:r w:rsidDel="00EB6BE5">
          <w:rPr>
            <w:rStyle w:val="a5"/>
            <w:rFonts w:ascii="Arial" w:hAnsi="Arial" w:cs="Arial"/>
            <w:i/>
            <w:iCs/>
            <w:color w:val="039BE5"/>
          </w:rPr>
          <w:delText>精度</w:delText>
        </w:r>
        <w:r w:rsidR="00756807" w:rsidDel="00EB6BE5">
          <w:rPr>
            <w:rStyle w:val="a5"/>
            <w:rFonts w:ascii="Arial" w:hAnsi="Arial" w:cs="Arial"/>
            <w:i/>
            <w:iCs/>
            <w:color w:val="039BE5"/>
          </w:rPr>
          <w:fldChar w:fldCharType="end"/>
        </w:r>
      </w:del>
      <w:ins w:id="1622" w:author="Shirley Li" w:date="2018-12-07T00:27:00Z">
        <w:r w:rsidR="00EB6BE5">
          <w:rPr>
            <w:rStyle w:val="a5"/>
            <w:rFonts w:ascii="Arial" w:hAnsi="Arial" w:cs="Arial" w:hint="eastAsia"/>
            <w:i/>
            <w:iCs/>
            <w:color w:val="039BE5"/>
          </w:rPr>
          <w:t>准确率</w:t>
        </w:r>
      </w:ins>
      <w:del w:id="1623" w:author="Shirley Li" w:date="2018-12-07T00:27:00Z">
        <w:r w:rsidDel="00EB6BE5">
          <w:rPr>
            <w:rFonts w:ascii="Arial" w:hAnsi="Arial" w:cs="Arial"/>
            <w:color w:val="212121"/>
          </w:rPr>
          <w:delText>的</w:delText>
        </w:r>
      </w:del>
      <w:ins w:id="1624" w:author="Shirley Li" w:date="2018-12-07T00:27:00Z">
        <w:r w:rsidR="00EB6BE5">
          <w:rPr>
            <w:rFonts w:ascii="Arial" w:hAnsi="Arial" w:cs="Arial" w:hint="eastAsia"/>
            <w:color w:val="212121"/>
          </w:rPr>
          <w:t>有</w:t>
        </w:r>
      </w:ins>
      <w:r>
        <w:rPr>
          <w:rStyle w:val="HTML"/>
          <w:rFonts w:ascii="Courier New" w:hAnsi="Courier New" w:cs="Courier New"/>
          <w:color w:val="37474F"/>
          <w:sz w:val="22"/>
          <w:szCs w:val="22"/>
          <w:shd w:val="clear" w:color="auto" w:fill="F7F7F7"/>
        </w:rPr>
        <w:t>0.5</w:t>
      </w:r>
      <w:r>
        <w:rPr>
          <w:rFonts w:ascii="Arial" w:hAnsi="Arial" w:cs="Arial"/>
          <w:color w:val="212121"/>
        </w:rPr>
        <w:t>。图</w:t>
      </w:r>
      <w:r>
        <w:rPr>
          <w:rFonts w:ascii="Arial" w:hAnsi="Arial" w:cs="Arial"/>
          <w:color w:val="212121"/>
        </w:rPr>
        <w:t>4</w:t>
      </w:r>
      <w:r>
        <w:rPr>
          <w:rFonts w:ascii="Arial" w:hAnsi="Arial" w:cs="Arial"/>
          <w:color w:val="212121"/>
        </w:rPr>
        <w:t>显示了一个</w:t>
      </w:r>
      <w:ins w:id="1625" w:author="Shirley Li" w:date="2018-12-07T00:28:00Z">
        <w:r w:rsidR="00CA263C">
          <w:rPr>
            <w:rFonts w:ascii="Arial" w:hAnsi="Arial" w:cs="Arial" w:hint="eastAsia"/>
            <w:color w:val="212121"/>
          </w:rPr>
          <w:t>效果更好</w:t>
        </w:r>
      </w:ins>
      <w:del w:id="1626" w:author="Shirley Li" w:date="2018-12-07T00:28:00Z">
        <w:r w:rsidDel="00CA263C">
          <w:rPr>
            <w:rFonts w:ascii="Arial" w:hAnsi="Arial" w:cs="Arial"/>
            <w:color w:val="212121"/>
          </w:rPr>
          <w:delText>稍微更有效</w:delText>
        </w:r>
      </w:del>
      <w:r>
        <w:rPr>
          <w:rFonts w:ascii="Arial" w:hAnsi="Arial" w:cs="Arial"/>
          <w:color w:val="212121"/>
        </w:rPr>
        <w:t>的模型，</w:t>
      </w:r>
      <w:del w:id="1627" w:author="Shirley Li" w:date="2018-12-07T00:28:00Z">
        <w:r w:rsidDel="00CA263C">
          <w:rPr>
            <w:rFonts w:ascii="Arial" w:hAnsi="Arial" w:cs="Arial" w:hint="eastAsia"/>
            <w:color w:val="212121"/>
          </w:rPr>
          <w:delText>使得</w:delText>
        </w:r>
      </w:del>
      <w:ins w:id="1628" w:author="Shirley Li" w:date="2018-12-07T00:28:00Z">
        <w:r w:rsidR="00CA263C">
          <w:rPr>
            <w:rFonts w:ascii="Arial" w:hAnsi="Arial" w:cs="Arial" w:hint="eastAsia"/>
            <w:color w:val="212121"/>
          </w:rPr>
          <w:t>其中</w:t>
        </w:r>
      </w:ins>
      <w:r>
        <w:rPr>
          <w:rFonts w:ascii="Arial" w:hAnsi="Arial" w:cs="Arial"/>
          <w:color w:val="212121"/>
        </w:rPr>
        <w:t>5</w:t>
      </w:r>
      <w:r>
        <w:rPr>
          <w:rFonts w:ascii="Arial" w:hAnsi="Arial" w:cs="Arial"/>
          <w:color w:val="212121"/>
        </w:rPr>
        <w:t>个预测</w:t>
      </w:r>
      <w:ins w:id="1629" w:author="Shirley Li" w:date="2018-12-07T00:28:00Z">
        <w:r w:rsidR="002F1E3F">
          <w:rPr>
            <w:rFonts w:ascii="Arial" w:hAnsi="Arial" w:cs="Arial" w:hint="eastAsia"/>
            <w:color w:val="212121"/>
          </w:rPr>
          <w:t>里有</w:t>
        </w:r>
      </w:ins>
      <w:del w:id="1630" w:author="Shirley Li" w:date="2018-12-07T00:28:00Z">
        <w:r w:rsidDel="002F1E3F">
          <w:rPr>
            <w:rFonts w:ascii="Arial" w:hAnsi="Arial" w:cs="Arial"/>
            <w:color w:val="212121"/>
          </w:rPr>
          <w:delText>中的</w:delText>
        </w:r>
      </w:del>
      <w:r>
        <w:rPr>
          <w:rFonts w:ascii="Arial" w:hAnsi="Arial" w:cs="Arial"/>
          <w:color w:val="212121"/>
        </w:rPr>
        <w:t>4</w:t>
      </w:r>
      <w:r>
        <w:rPr>
          <w:rFonts w:ascii="Arial" w:hAnsi="Arial" w:cs="Arial"/>
          <w:color w:val="212121"/>
        </w:rPr>
        <w:t>个</w:t>
      </w:r>
      <w:ins w:id="1631" w:author="Shirley Li" w:date="2018-12-07T00:28:00Z">
        <w:r w:rsidR="002F1E3F">
          <w:rPr>
            <w:rFonts w:ascii="Arial" w:hAnsi="Arial" w:cs="Arial" w:hint="eastAsia"/>
            <w:color w:val="212121"/>
          </w:rPr>
          <w:t>判断正确，</w:t>
        </w:r>
        <w:r w:rsidR="002F1E3F">
          <w:rPr>
            <w:rFonts w:ascii="Arial" w:hAnsi="Arial" w:cs="Arial"/>
            <w:color w:val="212121"/>
          </w:rPr>
          <w:t>准确度</w:t>
        </w:r>
        <w:r w:rsidR="002F1E3F">
          <w:rPr>
            <w:rFonts w:ascii="Arial" w:hAnsi="Arial" w:cs="Arial" w:hint="eastAsia"/>
            <w:color w:val="212121"/>
          </w:rPr>
          <w:t>为</w:t>
        </w:r>
      </w:ins>
      <w:del w:id="1632" w:author="Shirley Li" w:date="2018-12-07T00:28:00Z">
        <w:r w:rsidDel="002F1E3F">
          <w:rPr>
            <w:rFonts w:ascii="Arial" w:hAnsi="Arial" w:cs="Arial"/>
            <w:color w:val="212121"/>
          </w:rPr>
          <w:delText>以</w:delText>
        </w:r>
      </w:del>
      <w:r>
        <w:rPr>
          <w:rFonts w:ascii="Arial" w:hAnsi="Arial" w:cs="Arial"/>
          <w:color w:val="212121"/>
        </w:rPr>
        <w:t>80</w:t>
      </w:r>
      <w:r>
        <w:rPr>
          <w:rFonts w:ascii="Arial" w:hAnsi="Arial" w:cs="Arial"/>
          <w:color w:val="212121"/>
        </w:rPr>
        <w:t>％</w:t>
      </w:r>
      <w:del w:id="1633" w:author="Shirley Li" w:date="2018-12-07T00:28:00Z">
        <w:r w:rsidDel="002F1E3F">
          <w:rPr>
            <w:rFonts w:ascii="Arial" w:hAnsi="Arial" w:cs="Arial"/>
            <w:color w:val="212121"/>
          </w:rPr>
          <w:delText>的准确度正确</w:delText>
        </w:r>
      </w:del>
      <w:r>
        <w:rPr>
          <w:rFonts w:ascii="Arial" w:hAnsi="Arial" w:cs="Arial"/>
          <w:color w:val="212121"/>
        </w:rPr>
        <w:t>：</w:t>
      </w:r>
    </w:p>
    <w:tbl>
      <w:tblPr>
        <w:tblW w:w="9945" w:type="dxa"/>
        <w:tblCellMar>
          <w:top w:w="120" w:type="dxa"/>
          <w:left w:w="120" w:type="dxa"/>
          <w:bottom w:w="120" w:type="dxa"/>
          <w:right w:w="120" w:type="dxa"/>
        </w:tblCellMar>
        <w:tblLook w:val="04A0" w:firstRow="1" w:lastRow="0" w:firstColumn="1" w:lastColumn="0" w:noHBand="0" w:noVBand="1"/>
      </w:tblPr>
      <w:tblGrid>
        <w:gridCol w:w="1367"/>
        <w:gridCol w:w="1368"/>
        <w:gridCol w:w="1368"/>
        <w:gridCol w:w="1368"/>
        <w:gridCol w:w="1697"/>
        <w:gridCol w:w="2777"/>
      </w:tblGrid>
      <w:tr w:rsidR="0048111B" w:rsidTr="0048111B">
        <w:trPr>
          <w:trHeight w:val="720"/>
        </w:trPr>
        <w:tc>
          <w:tcPr>
            <w:tcW w:w="0" w:type="auto"/>
            <w:gridSpan w:val="4"/>
            <w:tcBorders>
              <w:top w:val="nil"/>
              <w:left w:val="nil"/>
              <w:bottom w:val="nil"/>
              <w:right w:val="nil"/>
            </w:tcBorders>
            <w:shd w:val="clear" w:color="auto" w:fill="78909C"/>
            <w:vAlign w:val="center"/>
            <w:hideMark/>
          </w:tcPr>
          <w:p w:rsidR="0048111B" w:rsidRDefault="0048111B">
            <w:pPr>
              <w:spacing w:line="360" w:lineRule="atLeast"/>
              <w:rPr>
                <w:rFonts w:ascii="Arial" w:hAnsi="Arial" w:cs="Arial"/>
                <w:color w:val="FFFFFF"/>
              </w:rPr>
            </w:pPr>
            <w:r>
              <w:rPr>
                <w:rFonts w:ascii="Arial" w:hAnsi="Arial" w:cs="Arial"/>
                <w:color w:val="FFFFFF"/>
              </w:rPr>
              <w:t>示例功能</w:t>
            </w:r>
          </w:p>
        </w:tc>
        <w:tc>
          <w:tcPr>
            <w:tcW w:w="0" w:type="auto"/>
            <w:tcBorders>
              <w:top w:val="nil"/>
              <w:left w:val="nil"/>
              <w:bottom w:val="nil"/>
              <w:right w:val="nil"/>
            </w:tcBorders>
            <w:shd w:val="clear" w:color="auto" w:fill="78909C"/>
            <w:vAlign w:val="center"/>
            <w:hideMark/>
          </w:tcPr>
          <w:p w:rsidR="0048111B" w:rsidRDefault="0048111B">
            <w:pPr>
              <w:spacing w:line="360" w:lineRule="atLeast"/>
              <w:rPr>
                <w:rFonts w:ascii="Arial" w:hAnsi="Arial" w:cs="Arial"/>
                <w:color w:val="FFFFFF"/>
              </w:rPr>
            </w:pPr>
            <w:r>
              <w:rPr>
                <w:rFonts w:ascii="Arial" w:hAnsi="Arial" w:cs="Arial"/>
                <w:color w:val="FFFFFF"/>
              </w:rPr>
              <w:t>标签</w:t>
            </w:r>
          </w:p>
        </w:tc>
        <w:tc>
          <w:tcPr>
            <w:tcW w:w="0" w:type="auto"/>
            <w:tcBorders>
              <w:top w:val="nil"/>
              <w:left w:val="nil"/>
              <w:bottom w:val="nil"/>
              <w:right w:val="nil"/>
            </w:tcBorders>
            <w:shd w:val="clear" w:color="auto" w:fill="78909C"/>
            <w:vAlign w:val="center"/>
            <w:hideMark/>
          </w:tcPr>
          <w:p w:rsidR="0048111B" w:rsidRDefault="0048111B">
            <w:pPr>
              <w:spacing w:line="360" w:lineRule="atLeast"/>
              <w:rPr>
                <w:rFonts w:ascii="Arial" w:hAnsi="Arial" w:cs="Arial"/>
                <w:color w:val="FFFFFF"/>
              </w:rPr>
            </w:pPr>
            <w:r>
              <w:rPr>
                <w:rFonts w:ascii="Arial" w:hAnsi="Arial" w:cs="Arial"/>
                <w:color w:val="FFFFFF"/>
              </w:rPr>
              <w:t>模型预测</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5.9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3.0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4.3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6.9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3.1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5.4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5.1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3.3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0.5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0</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lastRenderedPageBreak/>
              <w:t>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3.4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4.5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c>
          <w:tcPr>
            <w:tcW w:w="0" w:type="auto"/>
            <w:tcBorders>
              <w:top w:val="nil"/>
              <w:left w:val="nil"/>
              <w:bottom w:val="nil"/>
              <w:right w:val="nil"/>
            </w:tcBorders>
            <w:shd w:val="clear" w:color="auto" w:fill="FF0000"/>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w:t>
            </w:r>
          </w:p>
        </w:tc>
      </w:tr>
      <w:tr w:rsidR="0048111B" w:rsidTr="0048111B">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5.5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2.5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1</w:t>
            </w:r>
          </w:p>
        </w:tc>
      </w:tr>
      <w:tr w:rsidR="0048111B" w:rsidTr="0048111B">
        <w:tc>
          <w:tcPr>
            <w:tcW w:w="0" w:type="auto"/>
            <w:gridSpan w:val="6"/>
            <w:tcBorders>
              <w:top w:val="nil"/>
              <w:left w:val="nil"/>
              <w:bottom w:val="nil"/>
              <w:right w:val="nil"/>
            </w:tcBorders>
            <w:shd w:val="clear" w:color="auto" w:fill="78909C"/>
            <w:tcMar>
              <w:top w:w="105" w:type="dxa"/>
              <w:left w:w="120" w:type="dxa"/>
              <w:bottom w:w="120" w:type="dxa"/>
              <w:right w:w="120" w:type="dxa"/>
            </w:tcMar>
            <w:hideMark/>
          </w:tcPr>
          <w:p w:rsidR="0048111B" w:rsidRDefault="0048111B">
            <w:pPr>
              <w:spacing w:line="300" w:lineRule="atLeast"/>
              <w:rPr>
                <w:rFonts w:ascii="Arial" w:hAnsi="Arial" w:cs="Arial"/>
                <w:color w:val="212121"/>
                <w:szCs w:val="21"/>
              </w:rPr>
            </w:pPr>
            <w:r>
              <w:rPr>
                <w:rFonts w:ascii="Arial" w:hAnsi="Arial" w:cs="Arial"/>
                <w:color w:val="212121"/>
                <w:szCs w:val="21"/>
              </w:rPr>
              <w:t>图</w:t>
            </w:r>
            <w:r>
              <w:rPr>
                <w:rFonts w:ascii="Arial" w:hAnsi="Arial" w:cs="Arial"/>
                <w:color w:val="212121"/>
                <w:szCs w:val="21"/>
              </w:rPr>
              <w:t>4.</w:t>
            </w:r>
            <w:r>
              <w:rPr>
                <w:rFonts w:ascii="Arial" w:hAnsi="Arial" w:cs="Arial"/>
                <w:color w:val="212121"/>
                <w:szCs w:val="21"/>
              </w:rPr>
              <w:t>一个</w:t>
            </w:r>
            <w:r>
              <w:rPr>
                <w:rFonts w:ascii="Arial" w:hAnsi="Arial" w:cs="Arial"/>
                <w:color w:val="212121"/>
                <w:szCs w:val="21"/>
              </w:rPr>
              <w:t>80</w:t>
            </w:r>
            <w:r>
              <w:rPr>
                <w:rFonts w:ascii="Arial" w:hAnsi="Arial" w:cs="Arial"/>
                <w:color w:val="212121"/>
                <w:szCs w:val="21"/>
              </w:rPr>
              <w:t>％准确的</w:t>
            </w:r>
            <w:ins w:id="1634" w:author="Shirley Li" w:date="2018-12-07T00:28:00Z">
              <w:r w:rsidR="00901E30">
                <w:rPr>
                  <w:rFonts w:ascii="Arial" w:hAnsi="Arial" w:cs="Arial" w:hint="eastAsia"/>
                  <w:color w:val="212121"/>
                  <w:szCs w:val="21"/>
                </w:rPr>
                <w:t>鸢尾花</w:t>
              </w:r>
            </w:ins>
            <w:del w:id="1635" w:author="Shirley Li" w:date="2018-12-07T00:28:00Z">
              <w:r w:rsidDel="00901E30">
                <w:rPr>
                  <w:rFonts w:ascii="Arial" w:hAnsi="Arial" w:cs="Arial"/>
                  <w:color w:val="212121"/>
                  <w:szCs w:val="21"/>
                </w:rPr>
                <w:delText>Iris</w:delText>
              </w:r>
            </w:del>
            <w:r>
              <w:rPr>
                <w:rFonts w:ascii="Arial" w:hAnsi="Arial" w:cs="Arial"/>
                <w:color w:val="212121"/>
                <w:szCs w:val="21"/>
              </w:rPr>
              <w:t>分类器。</w:t>
            </w:r>
            <w:r>
              <w:rPr>
                <w:rFonts w:ascii="Arial" w:hAnsi="Arial" w:cs="Arial"/>
                <w:color w:val="212121"/>
                <w:szCs w:val="21"/>
              </w:rPr>
              <w:br/>
              <w:t> </w:t>
            </w:r>
          </w:p>
        </w:tc>
      </w:tr>
    </w:tbl>
    <w:p w:rsidR="0048111B" w:rsidRDefault="0048111B" w:rsidP="0048111B">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设置测试数据集</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评估模型类似于训练模型。最大的区别是</w:t>
      </w:r>
      <w:del w:id="1636" w:author="Shirley Li" w:date="2018-12-07T00:29:00Z">
        <w:r w:rsidDel="0055468D">
          <w:rPr>
            <w:rFonts w:ascii="Arial" w:hAnsi="Arial" w:cs="Arial" w:hint="eastAsia"/>
            <w:color w:val="212121"/>
          </w:rPr>
          <w:delText>示例</w:delText>
        </w:r>
      </w:del>
      <w:ins w:id="1637" w:author="Shirley Li" w:date="2018-12-07T00:29:00Z">
        <w:r w:rsidR="0055468D">
          <w:rPr>
            <w:rFonts w:ascii="Arial" w:hAnsi="Arial" w:cs="Arial" w:hint="eastAsia"/>
            <w:color w:val="212121"/>
          </w:rPr>
          <w:t>样本</w:t>
        </w:r>
      </w:ins>
      <w:r>
        <w:rPr>
          <w:rFonts w:ascii="Arial" w:hAnsi="Arial" w:cs="Arial"/>
          <w:color w:val="212121"/>
        </w:rPr>
        <w:t>来自单独的</w:t>
      </w:r>
      <w:hyperlink r:id="rId158" w:anchor="test_set" w:history="1">
        <w:r>
          <w:rPr>
            <w:rStyle w:val="a5"/>
            <w:rFonts w:ascii="Arial" w:hAnsi="Arial" w:cs="Arial"/>
            <w:i/>
            <w:iCs/>
            <w:color w:val="039BE5"/>
          </w:rPr>
          <w:t>测试集</w:t>
        </w:r>
      </w:hyperlink>
      <w:r>
        <w:rPr>
          <w:rFonts w:ascii="Arial" w:hAnsi="Arial" w:cs="Arial"/>
          <w:color w:val="212121"/>
        </w:rPr>
        <w:t>而不是训练集。为了公平地评估模型的有效性，用于评估模型的示例必须与用于训练模型的示例不同。</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测试设置</w:t>
      </w:r>
      <w:r>
        <w:rPr>
          <w:rStyle w:val="HTML"/>
          <w:rFonts w:ascii="Courier New" w:hAnsi="Courier New" w:cs="Courier New"/>
          <w:color w:val="37474F"/>
          <w:sz w:val="22"/>
          <w:szCs w:val="22"/>
          <w:shd w:val="clear" w:color="auto" w:fill="F7F7F7"/>
        </w:rPr>
        <w:t>Dataset</w:t>
      </w:r>
      <w:r>
        <w:rPr>
          <w:rFonts w:ascii="Arial" w:hAnsi="Arial" w:cs="Arial"/>
          <w:color w:val="212121"/>
        </w:rPr>
        <w:t>类似于培训设置</w:t>
      </w:r>
      <w:r>
        <w:rPr>
          <w:rStyle w:val="HTML"/>
          <w:rFonts w:ascii="Courier New" w:hAnsi="Courier New" w:cs="Courier New"/>
          <w:color w:val="37474F"/>
          <w:sz w:val="22"/>
          <w:szCs w:val="22"/>
          <w:shd w:val="clear" w:color="auto" w:fill="F7F7F7"/>
        </w:rPr>
        <w:t>Dataset</w:t>
      </w:r>
      <w:r>
        <w:rPr>
          <w:rFonts w:ascii="Arial" w:hAnsi="Arial" w:cs="Arial"/>
          <w:color w:val="212121"/>
        </w:rPr>
        <w:t>。下载</w:t>
      </w:r>
      <w:r>
        <w:rPr>
          <w:rFonts w:ascii="Arial" w:hAnsi="Arial" w:cs="Arial"/>
          <w:color w:val="212121"/>
        </w:rPr>
        <w:t>CSV</w:t>
      </w:r>
      <w:r>
        <w:rPr>
          <w:rFonts w:ascii="Arial" w:hAnsi="Arial" w:cs="Arial"/>
          <w:color w:val="212121"/>
        </w:rPr>
        <w:t>文本文件并解析该值，然后给它</w:t>
      </w:r>
      <w:del w:id="1638" w:author="Shirley Li" w:date="2018-12-07T00:29:00Z">
        <w:r w:rsidDel="0055468D">
          <w:rPr>
            <w:rFonts w:ascii="Arial" w:hAnsi="Arial" w:cs="Arial" w:hint="eastAsia"/>
            <w:color w:val="212121"/>
          </w:rPr>
          <w:delText>一点点洗牌</w:delText>
        </w:r>
      </w:del>
      <w:ins w:id="1639" w:author="Shirley Li" w:date="2018-12-07T00:29:00Z">
        <w:r w:rsidR="0055468D">
          <w:rPr>
            <w:rFonts w:ascii="Arial" w:hAnsi="Arial" w:cs="Arial" w:hint="eastAsia"/>
            <w:color w:val="212121"/>
          </w:rPr>
          <w:t>进行随机化处理</w:t>
        </w:r>
      </w:ins>
      <w:r>
        <w:rPr>
          <w:rFonts w:ascii="Arial" w:hAnsi="Arial" w:cs="Arial"/>
          <w:color w:val="2121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test_url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"http://download.tensorflow.org/data/iris_test.csv"</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test_fp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utils</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fname</w:t>
      </w:r>
      <w:r>
        <w:rPr>
          <w:rStyle w:val="pun"/>
          <w:rFonts w:ascii="Courier New" w:hAnsi="Courier New" w:cs="Courier New"/>
          <w:color w:val="37474F"/>
          <w:sz w:val="21"/>
          <w:szCs w:val="21"/>
        </w:rPr>
        <w:t>=</w:t>
      </w:r>
      <w:proofErr w:type="gramStart"/>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basename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test_url</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origin</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test_url</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http://download.tensorflow.org/data/iris_test.csv</w:t>
      </w:r>
      <w:r>
        <w:rPr>
          <w:rFonts w:ascii="Courier New" w:hAnsi="Courier New" w:cs="Courier New"/>
          <w:color w:val="37474F"/>
          <w:sz w:val="21"/>
          <w:szCs w:val="21"/>
        </w:rPr>
        <w:t>下载数据</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8192/573 [============================================== ================================================== ================================================== ================================================== ================================================== ================================================== ================================================== ================================================== ================================]  -  0s 0us / step</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test_dataset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contrib</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make_csv_dataset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test_fp</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batch_size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column_names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column_names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label_name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'species'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num_epochs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shuffle</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test_dataset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map</w:t>
      </w:r>
      <w:r>
        <w:rPr>
          <w:rStyle w:val="pun"/>
          <w:rFonts w:ascii="Courier New" w:hAnsi="Courier New" w:cs="Courier New"/>
          <w:color w:val="37474F"/>
          <w:sz w:val="21"/>
          <w:szCs w:val="21"/>
        </w:rPr>
        <w:t>(</w:t>
      </w:r>
      <w:r>
        <w:rPr>
          <w:rStyle w:val="pln"/>
          <w:rFonts w:ascii="Courier New" w:hAnsi="Courier New" w:cs="Courier New"/>
          <w:color w:val="37474F"/>
          <w:sz w:val="21"/>
          <w:szCs w:val="21"/>
        </w:rPr>
        <w:t>pack_features_vector</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963B44" w:rsidP="0048111B">
      <w:pPr>
        <w:pStyle w:val="3"/>
        <w:spacing w:before="480" w:after="240" w:line="480" w:lineRule="atLeast"/>
        <w:rPr>
          <w:rFonts w:ascii="Arial" w:hAnsi="Arial" w:cs="Arial"/>
          <w:b w:val="0"/>
          <w:bCs w:val="0"/>
          <w:color w:val="212121"/>
          <w:sz w:val="30"/>
          <w:szCs w:val="30"/>
        </w:rPr>
      </w:pPr>
      <w:ins w:id="1640" w:author="Shirley Li" w:date="2018-12-07T00:29:00Z">
        <w:r>
          <w:rPr>
            <w:rFonts w:ascii="Arial" w:hAnsi="Arial" w:cs="Arial" w:hint="eastAsia"/>
            <w:b w:val="0"/>
            <w:bCs w:val="0"/>
            <w:color w:val="212121"/>
            <w:sz w:val="30"/>
            <w:szCs w:val="30"/>
          </w:rPr>
          <w:t>在</w:t>
        </w:r>
      </w:ins>
      <w:del w:id="1641" w:author="Shirley Li" w:date="2018-12-07T00:29:00Z">
        <w:r w:rsidR="0048111B" w:rsidDel="00963B44">
          <w:rPr>
            <w:rFonts w:ascii="Arial" w:hAnsi="Arial" w:cs="Arial"/>
            <w:b w:val="0"/>
            <w:bCs w:val="0"/>
            <w:color w:val="212121"/>
            <w:sz w:val="30"/>
            <w:szCs w:val="30"/>
          </w:rPr>
          <w:delText>评估测试</w:delText>
        </w:r>
      </w:del>
      <w:r w:rsidR="0048111B">
        <w:rPr>
          <w:rFonts w:ascii="Arial" w:hAnsi="Arial" w:cs="Arial"/>
          <w:b w:val="0"/>
          <w:bCs w:val="0"/>
          <w:color w:val="212121"/>
          <w:sz w:val="30"/>
          <w:szCs w:val="30"/>
        </w:rPr>
        <w:t>数据集</w:t>
      </w:r>
      <w:ins w:id="1642" w:author="Shirley Li" w:date="2018-12-07T00:29:00Z">
        <w:r>
          <w:rPr>
            <w:rFonts w:ascii="Arial" w:hAnsi="Arial" w:cs="Arial" w:hint="eastAsia"/>
            <w:b w:val="0"/>
            <w:bCs w:val="0"/>
            <w:color w:val="212121"/>
            <w:sz w:val="30"/>
            <w:szCs w:val="30"/>
          </w:rPr>
          <w:t>上</w:t>
        </w:r>
        <w:r>
          <w:rPr>
            <w:rFonts w:ascii="Arial" w:hAnsi="Arial" w:cs="Arial"/>
            <w:b w:val="0"/>
            <w:bCs w:val="0"/>
            <w:color w:val="212121"/>
            <w:sz w:val="30"/>
            <w:szCs w:val="30"/>
          </w:rPr>
          <w:t>评估测试</w:t>
        </w:r>
      </w:ins>
      <w:del w:id="1643" w:author="Shirley Li" w:date="2018-12-07T00:29:00Z">
        <w:r w:rsidR="0048111B" w:rsidDel="00963B44">
          <w:rPr>
            <w:rFonts w:ascii="Arial" w:hAnsi="Arial" w:cs="Arial"/>
            <w:b w:val="0"/>
            <w:bCs w:val="0"/>
            <w:color w:val="212121"/>
            <w:sz w:val="30"/>
            <w:szCs w:val="30"/>
          </w:rPr>
          <w:delText>上的</w:delText>
        </w:r>
      </w:del>
      <w:r w:rsidR="0048111B">
        <w:rPr>
          <w:rFonts w:ascii="Arial" w:hAnsi="Arial" w:cs="Arial"/>
          <w:b w:val="0"/>
          <w:bCs w:val="0"/>
          <w:color w:val="212121"/>
          <w:sz w:val="30"/>
          <w:szCs w:val="30"/>
        </w:rPr>
        <w:t>模型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与训练阶段不同，该模型仅评估测试数据的单个</w:t>
      </w:r>
      <w:del w:id="1644" w:author="Shirley Li" w:date="2018-12-07T00:29:00Z">
        <w:r w:rsidR="00756807" w:rsidDel="00C80F34">
          <w:rPr>
            <w:rStyle w:val="a5"/>
            <w:rFonts w:ascii="Arial" w:hAnsi="Arial" w:cs="Arial" w:hint="eastAsia"/>
            <w:color w:val="039BE5"/>
          </w:rPr>
          <w:fldChar w:fldCharType="begin"/>
        </w:r>
        <w:r w:rsidR="00756807" w:rsidDel="00C80F34">
          <w:rPr>
            <w:rStyle w:val="a5"/>
            <w:rFonts w:ascii="Arial" w:hAnsi="Arial" w:cs="Arial" w:hint="eastAsia"/>
            <w:color w:val="039BE5"/>
          </w:rPr>
          <w:delInstrText xml:space="preserve"> HYPERLINK "https://developers.google.cn/machine-learning/glossary/" \l "epoch" </w:delInstrText>
        </w:r>
        <w:r w:rsidR="00756807" w:rsidDel="00C80F34">
          <w:rPr>
            <w:rStyle w:val="a5"/>
            <w:rFonts w:ascii="Arial" w:hAnsi="Arial" w:cs="Arial" w:hint="eastAsia"/>
            <w:color w:val="039BE5"/>
          </w:rPr>
          <w:fldChar w:fldCharType="separate"/>
        </w:r>
        <w:r w:rsidDel="00C80F34">
          <w:rPr>
            <w:rStyle w:val="a5"/>
            <w:rFonts w:ascii="Arial" w:hAnsi="Arial" w:cs="Arial" w:hint="eastAsia"/>
            <w:color w:val="039BE5"/>
          </w:rPr>
          <w:delText>时期</w:delText>
        </w:r>
        <w:r w:rsidR="00756807" w:rsidDel="00C80F34">
          <w:rPr>
            <w:rStyle w:val="a5"/>
            <w:rFonts w:ascii="Arial" w:hAnsi="Arial" w:cs="Arial" w:hint="eastAsia"/>
            <w:color w:val="039BE5"/>
          </w:rPr>
          <w:fldChar w:fldCharType="end"/>
        </w:r>
      </w:del>
      <w:ins w:id="1645" w:author="Shirley Li" w:date="2018-12-07T00:29:00Z">
        <w:r w:rsidR="00C80F34">
          <w:rPr>
            <w:rStyle w:val="a5"/>
            <w:rFonts w:ascii="Arial" w:hAnsi="Arial" w:cs="Arial" w:hint="eastAsia"/>
            <w:color w:val="039BE5"/>
          </w:rPr>
          <w:t>周期</w:t>
        </w:r>
      </w:ins>
      <w:r>
        <w:rPr>
          <w:rFonts w:ascii="Arial" w:hAnsi="Arial" w:cs="Arial"/>
          <w:color w:val="212121"/>
        </w:rPr>
        <w:t>。在下面的代码单元格中，我们</w:t>
      </w:r>
      <w:del w:id="1646" w:author="Shirley Li" w:date="2018-12-07T00:29:00Z">
        <w:r w:rsidDel="003F47A3">
          <w:rPr>
            <w:rFonts w:ascii="Arial" w:hAnsi="Arial" w:cs="Arial" w:hint="eastAsia"/>
            <w:color w:val="212121"/>
          </w:rPr>
          <w:delText>迭代</w:delText>
        </w:r>
      </w:del>
      <w:ins w:id="1647" w:author="Shirley Li" w:date="2018-12-07T00:29:00Z">
        <w:r w:rsidR="003F47A3">
          <w:rPr>
            <w:rFonts w:ascii="Arial" w:hAnsi="Arial" w:cs="Arial" w:hint="eastAsia"/>
            <w:color w:val="212121"/>
          </w:rPr>
          <w:t>遍历</w:t>
        </w:r>
      </w:ins>
      <w:r>
        <w:rPr>
          <w:rFonts w:ascii="Arial" w:hAnsi="Arial" w:cs="Arial"/>
          <w:color w:val="212121"/>
        </w:rPr>
        <w:t>测试集中的每个示例，并将模型的预测与实际标签进行比较。这</w:t>
      </w:r>
      <w:ins w:id="1648" w:author="Shirley Li" w:date="2018-12-07T00:30:00Z">
        <w:r w:rsidR="003F47A3">
          <w:rPr>
            <w:rFonts w:ascii="Arial" w:hAnsi="Arial" w:cs="Arial" w:hint="eastAsia"/>
            <w:color w:val="212121"/>
          </w:rPr>
          <w:t>是为了</w:t>
        </w:r>
      </w:ins>
      <w:del w:id="1649" w:author="Shirley Li" w:date="2018-12-07T00:30:00Z">
        <w:r w:rsidDel="003F47A3">
          <w:rPr>
            <w:rFonts w:ascii="Arial" w:hAnsi="Arial" w:cs="Arial"/>
            <w:color w:val="212121"/>
          </w:rPr>
          <w:delText>用于</w:delText>
        </w:r>
      </w:del>
      <w:r>
        <w:rPr>
          <w:rFonts w:ascii="Arial" w:hAnsi="Arial" w:cs="Arial"/>
          <w:color w:val="212121"/>
        </w:rPr>
        <w:t>测量</w:t>
      </w:r>
      <w:ins w:id="1650" w:author="Shirley Li" w:date="2018-12-07T00:30:00Z">
        <w:r w:rsidR="003F47A3">
          <w:rPr>
            <w:rFonts w:ascii="Arial" w:hAnsi="Arial" w:cs="Arial"/>
            <w:color w:val="212121"/>
          </w:rPr>
          <w:t>模型</w:t>
        </w:r>
        <w:r w:rsidR="003F47A3">
          <w:rPr>
            <w:rFonts w:ascii="Arial" w:hAnsi="Arial" w:cs="Arial" w:hint="eastAsia"/>
            <w:color w:val="212121"/>
          </w:rPr>
          <w:t>在</w:t>
        </w:r>
      </w:ins>
      <w:r>
        <w:rPr>
          <w:rFonts w:ascii="Arial" w:hAnsi="Arial" w:cs="Arial"/>
          <w:color w:val="212121"/>
        </w:rPr>
        <w:t>整个测试集中</w:t>
      </w:r>
      <w:del w:id="1651" w:author="Shirley Li" w:date="2018-12-07T00:30:00Z">
        <w:r w:rsidDel="003F47A3">
          <w:rPr>
            <w:rFonts w:ascii="Arial" w:hAnsi="Arial" w:cs="Arial"/>
            <w:color w:val="212121"/>
          </w:rPr>
          <w:delText>模型</w:delText>
        </w:r>
      </w:del>
      <w:r>
        <w:rPr>
          <w:rFonts w:ascii="Arial" w:hAnsi="Arial" w:cs="Arial"/>
          <w:color w:val="212121"/>
        </w:rPr>
        <w:t>的准确性。</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test_accuracy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tfe</w:t>
      </w:r>
      <w:r>
        <w:rPr>
          <w:rStyle w:val="pun"/>
          <w:rFonts w:ascii="Courier New" w:hAnsi="Courier New" w:cs="Courier New"/>
          <w:color w:val="37474F"/>
          <w:sz w:val="21"/>
          <w:szCs w:val="21"/>
        </w:rPr>
        <w:t>.</w:t>
      </w:r>
      <w:r>
        <w:rPr>
          <w:rStyle w:val="pln"/>
          <w:rFonts w:ascii="Courier New" w:hAnsi="Courier New" w:cs="Courier New"/>
          <w:color w:val="37474F"/>
          <w:sz w:val="21"/>
          <w:szCs w:val="21"/>
        </w:rPr>
        <w:t>metrics</w:t>
      </w:r>
      <w:r>
        <w:rPr>
          <w:rStyle w:val="pun"/>
          <w:rFonts w:ascii="Courier New" w:hAnsi="Courier New" w:cs="Courier New"/>
          <w:color w:val="37474F"/>
          <w:sz w:val="21"/>
          <w:szCs w:val="21"/>
        </w:rPr>
        <w:t>.</w:t>
      </w:r>
      <w:r>
        <w:rPr>
          <w:rStyle w:val="typ"/>
          <w:rFonts w:ascii="Courier New" w:hAnsi="Courier New" w:cs="Courier New"/>
          <w:color w:val="9C27B0"/>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test_dataset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logits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prediction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output_type</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int32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test_accuracy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 set accuracy: {:.3%}"</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测试设定精度：</w:t>
      </w:r>
      <w:r>
        <w:rPr>
          <w:rFonts w:ascii="Courier New" w:hAnsi="Courier New" w:cs="Courier New"/>
          <w:color w:val="37474F"/>
          <w:sz w:val="21"/>
          <w:szCs w:val="21"/>
        </w:rPr>
        <w:t>96.667</w:t>
      </w:r>
      <w:r>
        <w:rPr>
          <w:rFonts w:ascii="Courier New" w:hAnsi="Courier New" w:cs="Courier New"/>
          <w:color w:val="37474F"/>
          <w:sz w:val="21"/>
          <w:szCs w:val="21"/>
        </w:rPr>
        <w:t>％</w:t>
      </w:r>
    </w:p>
    <w:p w:rsidR="0048111B" w:rsidRDefault="0041649D" w:rsidP="0048111B">
      <w:pPr>
        <w:pStyle w:val="a3"/>
        <w:spacing w:before="240" w:beforeAutospacing="0" w:after="240" w:afterAutospacing="0"/>
        <w:rPr>
          <w:rFonts w:ascii="Arial" w:hAnsi="Arial" w:cs="Arial"/>
          <w:color w:val="212121"/>
        </w:rPr>
      </w:pPr>
      <w:ins w:id="1652" w:author="Shirley Li" w:date="2018-12-07T00:30:00Z">
        <w:r>
          <w:rPr>
            <w:rFonts w:ascii="Arial" w:hAnsi="Arial" w:cs="Arial"/>
            <w:color w:val="212121"/>
          </w:rPr>
          <w:t>例如，</w:t>
        </w:r>
      </w:ins>
      <w:r w:rsidR="0048111B">
        <w:rPr>
          <w:rFonts w:ascii="Arial" w:hAnsi="Arial" w:cs="Arial"/>
          <w:color w:val="212121"/>
        </w:rPr>
        <w:t>我们可以看到最后一批</w:t>
      </w:r>
      <w:ins w:id="1653" w:author="Shirley Li" w:date="2018-12-07T00:30:00Z">
        <w:r>
          <w:rPr>
            <w:rFonts w:ascii="Arial" w:hAnsi="Arial" w:cs="Arial" w:hint="eastAsia"/>
            <w:color w:val="212121"/>
          </w:rPr>
          <w:t>数据</w:t>
        </w:r>
      </w:ins>
      <w:r w:rsidR="0048111B">
        <w:rPr>
          <w:rFonts w:ascii="Arial" w:hAnsi="Arial" w:cs="Arial"/>
          <w:color w:val="212121"/>
        </w:rPr>
        <w:t>，</w:t>
      </w:r>
      <w:del w:id="1654" w:author="Shirley Li" w:date="2018-12-07T00:30:00Z">
        <w:r w:rsidR="0048111B" w:rsidDel="0041649D">
          <w:rPr>
            <w:rFonts w:ascii="Arial" w:hAnsi="Arial" w:cs="Arial"/>
            <w:color w:val="212121"/>
          </w:rPr>
          <w:delText>例如，</w:delText>
        </w:r>
      </w:del>
      <w:r w:rsidR="0048111B">
        <w:rPr>
          <w:rFonts w:ascii="Arial" w:hAnsi="Arial" w:cs="Arial"/>
          <w:color w:val="212121"/>
        </w:rPr>
        <w:t>模型</w:t>
      </w:r>
      <w:del w:id="1655" w:author="Shirley Li" w:date="2018-12-07T00:30:00Z">
        <w:r w:rsidR="0048111B" w:rsidDel="005F67AF">
          <w:rPr>
            <w:rFonts w:ascii="Arial" w:hAnsi="Arial" w:cs="Arial" w:hint="eastAsia"/>
            <w:color w:val="212121"/>
          </w:rPr>
          <w:delText>通常</w:delText>
        </w:r>
      </w:del>
      <w:ins w:id="1656" w:author="Shirley Li" w:date="2018-12-07T00:30:00Z">
        <w:r w:rsidR="005F67AF">
          <w:rPr>
            <w:rFonts w:ascii="Arial" w:hAnsi="Arial" w:cs="Arial" w:hint="eastAsia"/>
            <w:color w:val="212121"/>
          </w:rPr>
          <w:t>预测</w:t>
        </w:r>
      </w:ins>
      <w:r w:rsidR="0048111B">
        <w:rPr>
          <w:rFonts w:ascii="Arial" w:hAnsi="Arial" w:cs="Arial"/>
          <w:color w:val="212121"/>
        </w:rPr>
        <w:t>是正确的：</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stack</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y</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2"/>
        <w:pBdr>
          <w:bottom w:val="single" w:sz="6" w:space="2" w:color="EBEBEB"/>
        </w:pBdr>
        <w:spacing w:before="600" w:after="300" w:line="480" w:lineRule="atLeast"/>
        <w:rPr>
          <w:rFonts w:ascii="Arial" w:hAnsi="Arial" w:cs="Arial"/>
          <w:b w:val="0"/>
          <w:bCs w:val="0"/>
          <w:color w:val="212121"/>
          <w:spacing w:val="-2"/>
          <w:sz w:val="36"/>
          <w:szCs w:val="36"/>
        </w:rPr>
      </w:pPr>
      <w:r>
        <w:rPr>
          <w:rFonts w:ascii="Arial" w:hAnsi="Arial" w:cs="Arial"/>
          <w:b w:val="0"/>
          <w:bCs w:val="0"/>
          <w:color w:val="212121"/>
          <w:spacing w:val="-2"/>
        </w:rPr>
        <w:t>使用训练的模型进行预测</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我们已经训练了一个模型并且</w:t>
      </w:r>
      <w:r>
        <w:rPr>
          <w:rFonts w:ascii="Arial" w:hAnsi="Arial" w:cs="Arial"/>
          <w:color w:val="212121"/>
        </w:rPr>
        <w:t>“</w:t>
      </w:r>
      <w:r>
        <w:rPr>
          <w:rFonts w:ascii="Arial" w:hAnsi="Arial" w:cs="Arial"/>
          <w:color w:val="212121"/>
        </w:rPr>
        <w:t>证明</w:t>
      </w:r>
      <w:r>
        <w:rPr>
          <w:rFonts w:ascii="Arial" w:hAnsi="Arial" w:cs="Arial"/>
          <w:color w:val="212121"/>
        </w:rPr>
        <w:t>”</w:t>
      </w:r>
      <w:r>
        <w:rPr>
          <w:rFonts w:ascii="Arial" w:hAnsi="Arial" w:cs="Arial"/>
          <w:color w:val="212121"/>
        </w:rPr>
        <w:t>它对</w:t>
      </w:r>
      <w:ins w:id="1657" w:author="Shirley Li" w:date="2018-12-07T00:31:00Z">
        <w:r w:rsidR="005F67AF">
          <w:rPr>
            <w:rFonts w:ascii="Arial" w:hAnsi="Arial" w:cs="Arial" w:hint="eastAsia"/>
            <w:color w:val="212121"/>
          </w:rPr>
          <w:t>鸢尾花</w:t>
        </w:r>
      </w:ins>
      <w:del w:id="1658" w:author="Shirley Li" w:date="2018-12-07T00:31:00Z">
        <w:r w:rsidDel="005F67AF">
          <w:rPr>
            <w:rFonts w:ascii="Arial" w:hAnsi="Arial" w:cs="Arial"/>
            <w:color w:val="212121"/>
          </w:rPr>
          <w:delText>Iris</w:delText>
        </w:r>
      </w:del>
      <w:r>
        <w:rPr>
          <w:rFonts w:ascii="Arial" w:hAnsi="Arial" w:cs="Arial"/>
          <w:color w:val="212121"/>
        </w:rPr>
        <w:t>物种进行分类是</w:t>
      </w:r>
      <w:del w:id="1659" w:author="Shirley Li" w:date="2018-12-07T00:31:00Z">
        <w:r w:rsidDel="005F67AF">
          <w:rPr>
            <w:rFonts w:ascii="Arial" w:hAnsi="Arial" w:cs="Arial" w:hint="eastAsia"/>
            <w:color w:val="212121"/>
          </w:rPr>
          <w:delText>好的</w:delText>
        </w:r>
      </w:del>
      <w:ins w:id="1660" w:author="Shirley Li" w:date="2018-12-07T00:31:00Z">
        <w:r w:rsidR="005F67AF">
          <w:rPr>
            <w:rFonts w:ascii="Arial" w:hAnsi="Arial" w:cs="Arial" w:hint="eastAsia"/>
            <w:color w:val="212121"/>
          </w:rPr>
          <w:t>有效的</w:t>
        </w:r>
      </w:ins>
      <w:r>
        <w:rPr>
          <w:rFonts w:ascii="Arial" w:hAnsi="Arial" w:cs="Arial"/>
          <w:color w:val="212121"/>
        </w:rPr>
        <w:t xml:space="preserve"> - </w:t>
      </w:r>
      <w:r>
        <w:rPr>
          <w:rFonts w:ascii="Arial" w:hAnsi="Arial" w:cs="Arial"/>
          <w:color w:val="212121"/>
        </w:rPr>
        <w:t>但不是完美的。现在让我们使用训练有素的模型对</w:t>
      </w:r>
      <w:hyperlink r:id="rId159" w:anchor="unlabeled_example" w:history="1">
        <w:r>
          <w:rPr>
            <w:rStyle w:val="a5"/>
            <w:rFonts w:ascii="Arial" w:hAnsi="Arial" w:cs="Arial"/>
            <w:color w:val="039BE5"/>
          </w:rPr>
          <w:t>未标记的例子</w:t>
        </w:r>
      </w:hyperlink>
      <w:r>
        <w:rPr>
          <w:rFonts w:ascii="Arial" w:hAnsi="Arial" w:cs="Arial"/>
          <w:color w:val="212121"/>
        </w:rPr>
        <w:t>做出一些预测</w:t>
      </w:r>
      <w:r>
        <w:rPr>
          <w:rFonts w:ascii="Arial" w:hAnsi="Arial" w:cs="Arial"/>
          <w:color w:val="212121"/>
        </w:rPr>
        <w:t>; </w:t>
      </w:r>
      <w:r>
        <w:rPr>
          <w:rFonts w:ascii="Arial" w:hAnsi="Arial" w:cs="Arial"/>
          <w:color w:val="212121"/>
        </w:rPr>
        <w:t>也就是说，</w:t>
      </w:r>
      <w:ins w:id="1661" w:author="Shirley Li" w:date="2018-12-07T00:31:00Z">
        <w:r w:rsidR="005F67AF">
          <w:rPr>
            <w:rFonts w:ascii="Arial" w:hAnsi="Arial" w:cs="Arial" w:hint="eastAsia"/>
            <w:color w:val="212121"/>
          </w:rPr>
          <w:t>这些例子</w:t>
        </w:r>
      </w:ins>
      <w:r>
        <w:rPr>
          <w:rFonts w:ascii="Arial" w:hAnsi="Arial" w:cs="Arial"/>
          <w:color w:val="212121"/>
        </w:rPr>
        <w:t>包含</w:t>
      </w:r>
      <w:ins w:id="1662" w:author="Shirley Li" w:date="2018-12-07T00:31:00Z">
        <w:r w:rsidR="005F67AF">
          <w:rPr>
            <w:rFonts w:ascii="Arial" w:hAnsi="Arial" w:cs="Arial" w:hint="eastAsia"/>
            <w:color w:val="212121"/>
          </w:rPr>
          <w:t>特征</w:t>
        </w:r>
      </w:ins>
      <w:del w:id="1663" w:author="Shirley Li" w:date="2018-12-07T00:31:00Z">
        <w:r w:rsidDel="005F67AF">
          <w:rPr>
            <w:rFonts w:ascii="Arial" w:hAnsi="Arial" w:cs="Arial"/>
            <w:color w:val="212121"/>
          </w:rPr>
          <w:delText>功能</w:delText>
        </w:r>
      </w:del>
      <w:r>
        <w:rPr>
          <w:rFonts w:ascii="Arial" w:hAnsi="Arial" w:cs="Arial"/>
          <w:color w:val="212121"/>
        </w:rPr>
        <w:t>但不包含标签</w:t>
      </w:r>
      <w:del w:id="1664" w:author="Shirley Li" w:date="2018-12-07T00:31:00Z">
        <w:r w:rsidDel="002A0955">
          <w:rPr>
            <w:rFonts w:ascii="Arial" w:hAnsi="Arial" w:cs="Arial"/>
            <w:color w:val="212121"/>
          </w:rPr>
          <w:delText>的示例</w:delText>
        </w:r>
      </w:del>
      <w:r>
        <w:rPr>
          <w:rFonts w:ascii="Arial" w:hAnsi="Arial" w:cs="Arial"/>
          <w:color w:val="212121"/>
        </w:rPr>
        <w:t>。</w:t>
      </w:r>
    </w:p>
    <w:p w:rsidR="0048111B" w:rsidRDefault="0048111B" w:rsidP="0048111B">
      <w:pPr>
        <w:pStyle w:val="a3"/>
        <w:spacing w:before="240" w:beforeAutospacing="0" w:after="240" w:afterAutospacing="0"/>
        <w:rPr>
          <w:rFonts w:ascii="Arial" w:hAnsi="Arial" w:cs="Arial"/>
          <w:color w:val="212121"/>
        </w:rPr>
      </w:pPr>
      <w:r>
        <w:rPr>
          <w:rFonts w:ascii="Arial" w:hAnsi="Arial" w:cs="Arial"/>
          <w:color w:val="212121"/>
        </w:rPr>
        <w:t>在现实生活中，未标记的示例可能来自许多不同的来源，包括应用程序，</w:t>
      </w:r>
      <w:r>
        <w:rPr>
          <w:rFonts w:ascii="Arial" w:hAnsi="Arial" w:cs="Arial"/>
          <w:color w:val="212121"/>
        </w:rPr>
        <w:t>CSV</w:t>
      </w:r>
      <w:r>
        <w:rPr>
          <w:rFonts w:ascii="Arial" w:hAnsi="Arial" w:cs="Arial"/>
          <w:color w:val="212121"/>
        </w:rPr>
        <w:t>文件和数据源。目前，我们将手动提供三个未标记的示例来预测其标签。回想一下，</w:t>
      </w:r>
      <w:ins w:id="1665" w:author="Shirley Li" w:date="2018-12-07T00:32:00Z">
        <w:r w:rsidR="002A0955" w:rsidRPr="002A0955">
          <w:rPr>
            <w:rFonts w:ascii="Arial" w:hAnsi="Arial" w:cs="Arial" w:hint="eastAsia"/>
            <w:color w:val="212121"/>
          </w:rPr>
          <w:t>标签编号会映射到一个指定的表示法：</w:t>
        </w:r>
      </w:ins>
      <w:del w:id="1666" w:author="Shirley Li" w:date="2018-12-07T00:32:00Z">
        <w:r w:rsidDel="002A0955">
          <w:rPr>
            <w:rFonts w:ascii="Arial" w:hAnsi="Arial" w:cs="Arial"/>
            <w:color w:val="212121"/>
          </w:rPr>
          <w:delText>标签号被映射到命名表示，如下所示：</w:delText>
        </w:r>
      </w:del>
    </w:p>
    <w:p w:rsidR="0048111B" w:rsidRDefault="0048111B" w:rsidP="006F7728">
      <w:pPr>
        <w:widowControl/>
        <w:numPr>
          <w:ilvl w:val="0"/>
          <w:numId w:val="33"/>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0</w:t>
      </w:r>
      <w:r>
        <w:rPr>
          <w:rFonts w:ascii="Arial" w:hAnsi="Arial" w:cs="Arial"/>
          <w:color w:val="212121"/>
        </w:rPr>
        <w:t>：</w:t>
      </w:r>
      <w:del w:id="1667" w:author="Shirley Li" w:date="2018-12-07T00:32:00Z">
        <w:r w:rsidDel="002A0955">
          <w:rPr>
            <w:rFonts w:ascii="Arial" w:hAnsi="Arial" w:cs="Arial" w:hint="eastAsia"/>
            <w:color w:val="212121"/>
          </w:rPr>
          <w:delText>Iris setosa</w:delText>
        </w:r>
      </w:del>
      <w:ins w:id="1668" w:author="Shirley Li" w:date="2018-12-07T00:32:00Z">
        <w:r w:rsidR="002A0955">
          <w:rPr>
            <w:rFonts w:ascii="Arial" w:hAnsi="Arial" w:cs="Arial" w:hint="eastAsia"/>
            <w:color w:val="212121"/>
          </w:rPr>
          <w:t>山鸢尾</w:t>
        </w:r>
      </w:ins>
    </w:p>
    <w:p w:rsidR="0048111B" w:rsidRDefault="0048111B" w:rsidP="006F7728">
      <w:pPr>
        <w:widowControl/>
        <w:numPr>
          <w:ilvl w:val="0"/>
          <w:numId w:val="33"/>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1</w:t>
      </w:r>
      <w:r>
        <w:rPr>
          <w:rFonts w:ascii="Arial" w:hAnsi="Arial" w:cs="Arial"/>
          <w:color w:val="212121"/>
        </w:rPr>
        <w:t>：</w:t>
      </w:r>
      <w:ins w:id="1669" w:author="Shirley Li" w:date="2018-12-07T00:32:00Z">
        <w:r w:rsidR="002A0955">
          <w:rPr>
            <w:rFonts w:ascii="Arial" w:hAnsi="Arial" w:cs="Arial" w:hint="eastAsia"/>
            <w:color w:val="212121"/>
          </w:rPr>
          <w:t>变色鸢尾</w:t>
        </w:r>
      </w:ins>
      <w:del w:id="1670" w:author="Shirley Li" w:date="2018-12-07T00:32:00Z">
        <w:r w:rsidDel="002A0955">
          <w:rPr>
            <w:rFonts w:ascii="Arial" w:hAnsi="Arial" w:cs="Arial"/>
            <w:color w:val="212121"/>
          </w:rPr>
          <w:delText>虹膜杂色</w:delText>
        </w:r>
      </w:del>
    </w:p>
    <w:p w:rsidR="0048111B" w:rsidRDefault="0048111B" w:rsidP="006F7728">
      <w:pPr>
        <w:widowControl/>
        <w:numPr>
          <w:ilvl w:val="0"/>
          <w:numId w:val="33"/>
        </w:numPr>
        <w:spacing w:before="120" w:after="120"/>
        <w:ind w:left="0"/>
        <w:jc w:val="left"/>
        <w:rPr>
          <w:rFonts w:ascii="Arial" w:hAnsi="Arial" w:cs="Arial"/>
          <w:color w:val="212121"/>
        </w:rPr>
      </w:pPr>
      <w:r>
        <w:rPr>
          <w:rStyle w:val="HTML"/>
          <w:rFonts w:ascii="Courier New" w:hAnsi="Courier New" w:cs="Courier New"/>
          <w:color w:val="37474F"/>
          <w:sz w:val="22"/>
          <w:shd w:val="clear" w:color="auto" w:fill="F7F7F7"/>
        </w:rPr>
        <w:t>2</w:t>
      </w:r>
      <w:r>
        <w:rPr>
          <w:rFonts w:ascii="Arial" w:hAnsi="Arial" w:cs="Arial"/>
          <w:color w:val="212121"/>
        </w:rPr>
        <w:t>：</w:t>
      </w:r>
      <w:ins w:id="1671" w:author="Shirley Li" w:date="2018-12-07T00:32:00Z">
        <w:r w:rsidR="002A0955" w:rsidRPr="002A0955">
          <w:rPr>
            <w:rFonts w:ascii="Arial" w:hAnsi="Arial" w:cs="Arial" w:hint="eastAsia"/>
            <w:color w:val="212121"/>
          </w:rPr>
          <w:t>维吉尼亚鸢尾</w:t>
        </w:r>
      </w:ins>
      <w:del w:id="1672" w:author="Shirley Li" w:date="2018-12-07T00:32:00Z">
        <w:r w:rsidDel="002A0955">
          <w:rPr>
            <w:rFonts w:ascii="Arial" w:hAnsi="Arial" w:cs="Arial"/>
            <w:color w:val="212121"/>
          </w:rPr>
          <w:delText>Iris virginica</w:delText>
        </w:r>
      </w:del>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predict_dataset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convert_to_tensor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5.1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3.3</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1.7</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5.9</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4.2</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1.5</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lit"/>
          <w:rFonts w:ascii="Courier New" w:hAnsi="Courier New" w:cs="Courier New"/>
          <w:color w:val="C53929"/>
          <w:sz w:val="21"/>
          <w:szCs w:val="21"/>
        </w:rPr>
        <w:t>6.9</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3.1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5.4</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2.1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predictions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model</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predict_dataset</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logits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enumerate</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predictions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class_idx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argmax</w:t>
      </w:r>
      <w:r>
        <w:rPr>
          <w:rStyle w:val="pun"/>
          <w:rFonts w:ascii="Courier New" w:hAnsi="Courier New" w:cs="Courier New"/>
          <w:color w:val="37474F"/>
          <w:sz w:val="21"/>
          <w:szCs w:val="21"/>
        </w:rPr>
        <w:t>(</w:t>
      </w:r>
      <w:r>
        <w:rPr>
          <w:rStyle w:val="pln"/>
          <w:rFonts w:ascii="Courier New" w:hAnsi="Courier New" w:cs="Courier New"/>
          <w:color w:val="37474F"/>
          <w:sz w:val="21"/>
          <w:szCs w:val="21"/>
        </w:rPr>
        <w:t>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numpy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p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nn</w:t>
      </w:r>
      <w:r>
        <w:rPr>
          <w:rStyle w:val="pun"/>
          <w:rFonts w:ascii="Courier New" w:hAnsi="Courier New" w:cs="Courier New"/>
          <w:color w:val="37474F"/>
          <w:sz w:val="21"/>
          <w:szCs w:val="21"/>
        </w:rPr>
        <w:t>.</w:t>
      </w:r>
      <w:r>
        <w:rPr>
          <w:rStyle w:val="pln"/>
          <w:rFonts w:ascii="Courier New" w:hAnsi="Courier New" w:cs="Courier New"/>
          <w:color w:val="37474F"/>
          <w:sz w:val="21"/>
          <w:szCs w:val="21"/>
        </w:rPr>
        <w:t>softmax</w:t>
      </w:r>
      <w:r>
        <w:rPr>
          <w:rStyle w:val="pun"/>
          <w:rFonts w:ascii="Courier New" w:hAnsi="Courier New" w:cs="Courier New"/>
          <w:color w:val="37474F"/>
          <w:sz w:val="21"/>
          <w:szCs w:val="21"/>
        </w:rPr>
        <w:t>(</w:t>
      </w:r>
      <w:r>
        <w:rPr>
          <w:rStyle w:val="pln"/>
          <w:rFonts w:ascii="Courier New" w:hAnsi="Courier New" w:cs="Courier New"/>
          <w:color w:val="37474F"/>
          <w:sz w:val="21"/>
          <w:szCs w:val="21"/>
        </w:rPr>
        <w:t>logits</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class_idx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name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class_names</w:t>
      </w:r>
      <w:r>
        <w:rPr>
          <w:rStyle w:val="pun"/>
          <w:rFonts w:ascii="Courier New" w:hAnsi="Courier New" w:cs="Courier New"/>
          <w:color w:val="37474F"/>
          <w:sz w:val="21"/>
          <w:szCs w:val="21"/>
        </w:rPr>
        <w:t>[</w:t>
      </w:r>
      <w:r>
        <w:rPr>
          <w:rStyle w:val="pln"/>
          <w:rFonts w:ascii="Courier New" w:hAnsi="Courier New" w:cs="Courier New"/>
          <w:color w:val="37474F"/>
          <w:sz w:val="21"/>
          <w:szCs w:val="21"/>
        </w:rPr>
        <w:t>class_idx</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"Example {} prediction: {} ({:4.1f}%)"</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i</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Style w:val="pln"/>
          <w:rFonts w:ascii="Courier New" w:hAnsi="Courier New" w:cs="Courier New"/>
          <w:color w:val="37474F"/>
          <w:sz w:val="21"/>
          <w:szCs w:val="21"/>
        </w:rPr>
        <w:t>p</w:t>
      </w:r>
      <w:r>
        <w:rPr>
          <w:rStyle w:val="pun"/>
          <w:rFonts w:ascii="Courier New" w:hAnsi="Courier New" w:cs="Courier New"/>
          <w:color w:val="37474F"/>
          <w:sz w:val="21"/>
          <w:szCs w:val="21"/>
        </w:rPr>
        <w:t>))</w:t>
      </w:r>
      <w:r>
        <w:rPr>
          <w:rFonts w:ascii="Courier New" w:hAnsi="Courier New" w:cs="Courier New"/>
          <w:color w:val="37474F"/>
          <w:sz w:val="21"/>
          <w:szCs w:val="21"/>
        </w:rPr>
        <w:br/>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实施例</w:t>
      </w:r>
      <w:r>
        <w:rPr>
          <w:rFonts w:ascii="Courier New" w:hAnsi="Courier New" w:cs="Courier New"/>
          <w:color w:val="37474F"/>
          <w:sz w:val="21"/>
          <w:szCs w:val="21"/>
        </w:rPr>
        <w:t>0</w:t>
      </w:r>
      <w:r>
        <w:rPr>
          <w:rFonts w:ascii="Courier New" w:hAnsi="Courier New" w:cs="Courier New"/>
          <w:color w:val="37474F"/>
          <w:sz w:val="21"/>
          <w:szCs w:val="21"/>
        </w:rPr>
        <w:t>预测：</w:t>
      </w:r>
      <w:r>
        <w:rPr>
          <w:rFonts w:ascii="Courier New" w:hAnsi="Courier New" w:cs="Courier New"/>
          <w:color w:val="37474F"/>
          <w:sz w:val="21"/>
          <w:szCs w:val="21"/>
        </w:rPr>
        <w:t>Iris setosa</w:t>
      </w:r>
      <w:r>
        <w:rPr>
          <w:rFonts w:ascii="Courier New" w:hAnsi="Courier New" w:cs="Courier New"/>
          <w:color w:val="37474F"/>
          <w:sz w:val="21"/>
          <w:szCs w:val="21"/>
        </w:rPr>
        <w:t>（</w:t>
      </w:r>
      <w:r>
        <w:rPr>
          <w:rFonts w:ascii="Courier New" w:hAnsi="Courier New" w:cs="Courier New"/>
          <w:color w:val="37474F"/>
          <w:sz w:val="21"/>
          <w:szCs w:val="21"/>
        </w:rPr>
        <w:t>97.6</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实施例</w:t>
      </w:r>
      <w:r>
        <w:rPr>
          <w:rFonts w:ascii="Courier New" w:hAnsi="Courier New" w:cs="Courier New"/>
          <w:color w:val="37474F"/>
          <w:sz w:val="21"/>
          <w:szCs w:val="21"/>
        </w:rPr>
        <w:t>1</w:t>
      </w:r>
      <w:r>
        <w:rPr>
          <w:rFonts w:ascii="Courier New" w:hAnsi="Courier New" w:cs="Courier New"/>
          <w:color w:val="37474F"/>
          <w:sz w:val="21"/>
          <w:szCs w:val="21"/>
        </w:rPr>
        <w:t>预测：虹膜鸢尾（</w:t>
      </w:r>
      <w:r>
        <w:rPr>
          <w:rFonts w:ascii="Courier New" w:hAnsi="Courier New" w:cs="Courier New"/>
          <w:color w:val="37474F"/>
          <w:sz w:val="21"/>
          <w:szCs w:val="21"/>
        </w:rPr>
        <w:t>90.8</w:t>
      </w:r>
      <w:r>
        <w:rPr>
          <w:rFonts w:ascii="Courier New" w:hAnsi="Courier New" w:cs="Courier New"/>
          <w:color w:val="37474F"/>
          <w:sz w:val="21"/>
          <w:szCs w:val="21"/>
        </w:rPr>
        <w:t>％）</w:t>
      </w:r>
    </w:p>
    <w:p w:rsidR="0048111B" w:rsidRDefault="0048111B" w:rsidP="0048111B">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实施例</w:t>
      </w:r>
      <w:r>
        <w:rPr>
          <w:rFonts w:ascii="Courier New" w:hAnsi="Courier New" w:cs="Courier New"/>
          <w:color w:val="37474F"/>
          <w:sz w:val="21"/>
          <w:szCs w:val="21"/>
        </w:rPr>
        <w:t>2</w:t>
      </w:r>
      <w:r>
        <w:rPr>
          <w:rFonts w:ascii="Courier New" w:hAnsi="Courier New" w:cs="Courier New"/>
          <w:color w:val="37474F"/>
          <w:sz w:val="21"/>
          <w:szCs w:val="21"/>
        </w:rPr>
        <w:t>预测：</w:t>
      </w:r>
      <w:r>
        <w:rPr>
          <w:rFonts w:ascii="Courier New" w:hAnsi="Courier New" w:cs="Courier New"/>
          <w:color w:val="37474F"/>
          <w:sz w:val="21"/>
          <w:szCs w:val="21"/>
        </w:rPr>
        <w:t>Iris virginica</w:t>
      </w:r>
      <w:r>
        <w:rPr>
          <w:rFonts w:ascii="Courier New" w:hAnsi="Courier New" w:cs="Courier New"/>
          <w:color w:val="37474F"/>
          <w:sz w:val="21"/>
          <w:szCs w:val="21"/>
        </w:rPr>
        <w:t>（</w:t>
      </w:r>
      <w:r>
        <w:rPr>
          <w:rFonts w:ascii="Courier New" w:hAnsi="Courier New" w:cs="Courier New"/>
          <w:color w:val="37474F"/>
          <w:sz w:val="21"/>
          <w:szCs w:val="21"/>
        </w:rPr>
        <w:t>71.1</w:t>
      </w:r>
      <w:r>
        <w:rPr>
          <w:rFonts w:ascii="Courier New" w:hAnsi="Courier New" w:cs="Courier New"/>
          <w:color w:val="37474F"/>
          <w:sz w:val="21"/>
          <w:szCs w:val="21"/>
        </w:rPr>
        <w:t>％）</w:t>
      </w:r>
    </w:p>
    <w:p w:rsidR="006F7728" w:rsidRDefault="006F7728">
      <w:pPr>
        <w:widowControl/>
        <w:jc w:val="left"/>
      </w:pPr>
      <w:r>
        <w:br w:type="page"/>
      </w:r>
    </w:p>
    <w:p w:rsidR="006F7728" w:rsidRPr="009B37C0" w:rsidRDefault="006F7728" w:rsidP="006F7728">
      <w:pPr>
        <w:widowControl/>
        <w:spacing w:after="300" w:line="600" w:lineRule="atLeast"/>
        <w:jc w:val="left"/>
        <w:outlineLvl w:val="0"/>
        <w:rPr>
          <w:rFonts w:ascii="Arial" w:eastAsia="宋体" w:hAnsi="Arial" w:cs="Arial"/>
          <w:color w:val="757575"/>
          <w:spacing w:val="-2"/>
          <w:kern w:val="36"/>
          <w:sz w:val="51"/>
          <w:szCs w:val="51"/>
        </w:rPr>
      </w:pPr>
      <w:r w:rsidRPr="009B37C0">
        <w:rPr>
          <w:rFonts w:ascii="Arial" w:eastAsia="宋体" w:hAnsi="Arial" w:cs="Arial"/>
          <w:color w:val="757575"/>
          <w:spacing w:val="-2"/>
          <w:kern w:val="36"/>
          <w:sz w:val="51"/>
          <w:szCs w:val="51"/>
        </w:rPr>
        <w:lastRenderedPageBreak/>
        <w:t>使用</w:t>
      </w:r>
      <w:r w:rsidRPr="009B37C0">
        <w:rPr>
          <w:rFonts w:ascii="Arial" w:eastAsia="宋体" w:hAnsi="Arial" w:cs="Arial"/>
          <w:color w:val="757575"/>
          <w:spacing w:val="-2"/>
          <w:kern w:val="36"/>
          <w:sz w:val="51"/>
          <w:szCs w:val="51"/>
        </w:rPr>
        <w:t>Estimators</w:t>
      </w:r>
      <w:r w:rsidRPr="009B37C0">
        <w:rPr>
          <w:rFonts w:ascii="Arial" w:eastAsia="宋体" w:hAnsi="Arial" w:cs="Arial"/>
          <w:color w:val="757575"/>
          <w:spacing w:val="-2"/>
          <w:kern w:val="36"/>
          <w:sz w:val="51"/>
          <w:szCs w:val="51"/>
        </w:rPr>
        <w:t>构建线性模型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本教程使用</w:t>
      </w:r>
      <w:ins w:id="1673" w:author="Shirley Li" w:date="2018-12-07T07:49:00Z">
        <w:r w:rsidR="00983A96" w:rsidRPr="009B37C0">
          <w:rPr>
            <w:rFonts w:ascii="Arial" w:eastAsia="宋体" w:hAnsi="Arial" w:cs="Arial"/>
            <w:color w:val="212121"/>
            <w:kern w:val="0"/>
            <w:sz w:val="24"/>
            <w:szCs w:val="24"/>
          </w:rPr>
          <w:t>TensorFlow</w:t>
        </w:r>
        <w:r w:rsidR="00983A96" w:rsidRPr="009B37C0">
          <w:rPr>
            <w:rFonts w:ascii="Arial" w:eastAsia="宋体" w:hAnsi="Arial" w:cs="Arial"/>
            <w:color w:val="212121"/>
            <w:kern w:val="0"/>
            <w:sz w:val="24"/>
            <w:szCs w:val="24"/>
          </w:rPr>
          <w:t>中的</w:t>
        </w:r>
      </w:ins>
      <w:hyperlink r:id="rId160" w:history="1">
        <w:r w:rsidRPr="009B37C0">
          <w:rPr>
            <w:rFonts w:ascii="Courier New" w:eastAsia="宋体" w:hAnsi="Courier New" w:cs="Courier New"/>
            <w:color w:val="039BE5"/>
            <w:kern w:val="0"/>
            <w:sz w:val="22"/>
            <w:shd w:val="clear" w:color="auto" w:fill="F7F7F7"/>
          </w:rPr>
          <w:t>tf.estimator</w:t>
        </w:r>
      </w:hyperlink>
      <w:ins w:id="1674" w:author="Shirley Li" w:date="2018-12-07T07:49:00Z">
        <w:r w:rsidR="00983A96" w:rsidRPr="009B37C0" w:rsidDel="00983A96">
          <w:rPr>
            <w:rFonts w:ascii="Arial" w:eastAsia="宋体" w:hAnsi="Arial" w:cs="Arial"/>
            <w:color w:val="212121"/>
            <w:kern w:val="0"/>
            <w:sz w:val="24"/>
            <w:szCs w:val="24"/>
          </w:rPr>
          <w:t xml:space="preserve"> </w:t>
        </w:r>
      </w:ins>
      <w:del w:id="1675" w:author="Shirley Li" w:date="2018-12-07T07:49:00Z">
        <w:r w:rsidRPr="009B37C0" w:rsidDel="00983A96">
          <w:rPr>
            <w:rFonts w:ascii="Arial" w:eastAsia="宋体" w:hAnsi="Arial" w:cs="Arial"/>
            <w:color w:val="212121"/>
            <w:kern w:val="0"/>
            <w:sz w:val="24"/>
            <w:szCs w:val="24"/>
          </w:rPr>
          <w:delText>TensorFlow</w:delText>
        </w:r>
        <w:r w:rsidRPr="009B37C0" w:rsidDel="00983A96">
          <w:rPr>
            <w:rFonts w:ascii="Arial" w:eastAsia="宋体" w:hAnsi="Arial" w:cs="Arial"/>
            <w:color w:val="212121"/>
            <w:kern w:val="0"/>
            <w:sz w:val="24"/>
            <w:szCs w:val="24"/>
          </w:rPr>
          <w:delText>中的</w:delText>
        </w:r>
      </w:del>
      <w:r w:rsidRPr="009B37C0">
        <w:rPr>
          <w:rFonts w:ascii="Arial" w:eastAsia="宋体" w:hAnsi="Arial" w:cs="Arial"/>
          <w:color w:val="212121"/>
          <w:kern w:val="0"/>
          <w:sz w:val="24"/>
          <w:szCs w:val="24"/>
        </w:rPr>
        <w:t>API</w:t>
      </w:r>
      <w:r w:rsidRPr="009B37C0">
        <w:rPr>
          <w:rFonts w:ascii="Arial" w:eastAsia="宋体" w:hAnsi="Arial" w:cs="Arial"/>
          <w:color w:val="212121"/>
          <w:kern w:val="0"/>
          <w:sz w:val="24"/>
          <w:szCs w:val="24"/>
        </w:rPr>
        <w:t>来解决基准二</w:t>
      </w:r>
      <w:del w:id="1676" w:author="Shirley Li" w:date="2018-12-07T07:50:00Z">
        <w:r w:rsidRPr="009B37C0" w:rsidDel="00996DDC">
          <w:rPr>
            <w:rFonts w:ascii="Arial" w:eastAsia="宋体" w:hAnsi="Arial" w:cs="Arial" w:hint="eastAsia"/>
            <w:color w:val="212121"/>
            <w:kern w:val="0"/>
            <w:sz w:val="24"/>
            <w:szCs w:val="24"/>
          </w:rPr>
          <w:delText>进制</w:delText>
        </w:r>
      </w:del>
      <w:ins w:id="1677" w:author="Shirley Li" w:date="2018-12-07T07:50:00Z">
        <w:r w:rsidR="00996DDC">
          <w:rPr>
            <w:rFonts w:ascii="Arial" w:eastAsia="宋体" w:hAnsi="Arial" w:cs="Arial" w:hint="eastAsia"/>
            <w:color w:val="212121"/>
            <w:kern w:val="0"/>
            <w:sz w:val="24"/>
            <w:szCs w:val="24"/>
          </w:rPr>
          <w:t>元</w:t>
        </w:r>
      </w:ins>
      <w:r w:rsidRPr="009B37C0">
        <w:rPr>
          <w:rFonts w:ascii="Arial" w:eastAsia="宋体" w:hAnsi="Arial" w:cs="Arial"/>
          <w:color w:val="212121"/>
          <w:kern w:val="0"/>
          <w:sz w:val="24"/>
          <w:szCs w:val="24"/>
        </w:rPr>
        <w:t>分类问题。</w:t>
      </w:r>
      <w:ins w:id="1678" w:author="Shirley Li" w:date="2018-12-07T07:50:00Z">
        <w:r w:rsidR="009F3CF4" w:rsidRPr="009F3CF4">
          <w:rPr>
            <w:rFonts w:ascii="Arial" w:eastAsia="宋体" w:hAnsi="Arial" w:cs="Arial"/>
            <w:color w:val="212121"/>
            <w:kern w:val="0"/>
            <w:sz w:val="24"/>
            <w:szCs w:val="24"/>
          </w:rPr>
          <w:t>Estimator</w:t>
        </w:r>
      </w:ins>
      <w:del w:id="1679" w:author="Shirley Li" w:date="2018-12-07T07:50:00Z">
        <w:r w:rsidRPr="009B37C0" w:rsidDel="009F3CF4">
          <w:rPr>
            <w:rFonts w:ascii="Arial" w:eastAsia="宋体" w:hAnsi="Arial" w:cs="Arial"/>
            <w:color w:val="212121"/>
            <w:kern w:val="0"/>
            <w:sz w:val="24"/>
            <w:szCs w:val="24"/>
          </w:rPr>
          <w:delText>估算器</w:delText>
        </w:r>
      </w:del>
      <w:r w:rsidRPr="009B37C0">
        <w:rPr>
          <w:rFonts w:ascii="Arial" w:eastAsia="宋体" w:hAnsi="Arial" w:cs="Arial"/>
          <w:color w:val="212121"/>
          <w:kern w:val="0"/>
          <w:sz w:val="24"/>
          <w:szCs w:val="24"/>
        </w:rPr>
        <w:t>是</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最具扩展性</w:t>
      </w:r>
      <w:del w:id="1680" w:author="Shirley Li" w:date="2018-12-07T07:50:00Z">
        <w:r w:rsidRPr="009B37C0" w:rsidDel="00190A82">
          <w:rPr>
            <w:rFonts w:ascii="Arial" w:eastAsia="宋体" w:hAnsi="Arial" w:cs="Arial" w:hint="eastAsia"/>
            <w:color w:val="212121"/>
            <w:kern w:val="0"/>
            <w:sz w:val="24"/>
            <w:szCs w:val="24"/>
          </w:rPr>
          <w:delText>和</w:delText>
        </w:r>
      </w:del>
      <w:ins w:id="1681" w:author="Shirley Li" w:date="2018-12-07T07:50:00Z">
        <w:r w:rsidR="00190A82">
          <w:rPr>
            <w:rFonts w:ascii="Arial" w:eastAsia="宋体" w:hAnsi="Arial" w:cs="Arial" w:hint="eastAsia"/>
            <w:color w:val="212121"/>
            <w:kern w:val="0"/>
            <w:sz w:val="24"/>
            <w:szCs w:val="24"/>
          </w:rPr>
          <w:t>并且</w:t>
        </w:r>
      </w:ins>
      <w:r w:rsidRPr="009B37C0">
        <w:rPr>
          <w:rFonts w:ascii="Arial" w:eastAsia="宋体" w:hAnsi="Arial" w:cs="Arial"/>
          <w:color w:val="212121"/>
          <w:kern w:val="0"/>
          <w:sz w:val="24"/>
          <w:szCs w:val="24"/>
        </w:rPr>
        <w:t>面向生产的</w:t>
      </w:r>
      <w:ins w:id="1682" w:author="Shirley Li" w:date="2018-12-07T07:50:00Z">
        <w:r w:rsidR="00190A82" w:rsidRPr="009B37C0">
          <w:rPr>
            <w:rFonts w:ascii="Arial" w:eastAsia="宋体" w:hAnsi="Arial" w:cs="Arial"/>
            <w:color w:val="212121"/>
            <w:kern w:val="0"/>
            <w:sz w:val="24"/>
            <w:szCs w:val="24"/>
          </w:rPr>
          <w:t>TensorFlow</w:t>
        </w:r>
      </w:ins>
      <w:r w:rsidRPr="009B37C0">
        <w:rPr>
          <w:rFonts w:ascii="Arial" w:eastAsia="宋体" w:hAnsi="Arial" w:cs="Arial"/>
          <w:color w:val="212121"/>
          <w:kern w:val="0"/>
          <w:sz w:val="24"/>
          <w:szCs w:val="24"/>
        </w:rPr>
        <w:t>模型类型。有关更多信息，请参阅</w:t>
      </w:r>
      <w:hyperlink r:id="rId161" w:history="1">
        <w:r w:rsidRPr="009B37C0">
          <w:rPr>
            <w:rFonts w:ascii="Arial" w:eastAsia="宋体" w:hAnsi="Arial" w:cs="Arial"/>
            <w:color w:val="039BE5"/>
            <w:kern w:val="0"/>
            <w:sz w:val="24"/>
            <w:szCs w:val="24"/>
            <w:u w:val="single"/>
          </w:rPr>
          <w:t>Estimator</w:t>
        </w:r>
        <w:r w:rsidRPr="009B37C0">
          <w:rPr>
            <w:rFonts w:ascii="Arial" w:eastAsia="宋体" w:hAnsi="Arial" w:cs="Arial"/>
            <w:color w:val="039BE5"/>
            <w:kern w:val="0"/>
            <w:sz w:val="24"/>
            <w:szCs w:val="24"/>
            <w:u w:val="single"/>
          </w:rPr>
          <w:t>指南</w:t>
        </w:r>
      </w:hyperlink>
      <w:r w:rsidRPr="009B37C0">
        <w:rPr>
          <w:rFonts w:ascii="Arial" w:eastAsia="宋体" w:hAnsi="Arial" w:cs="Arial"/>
          <w:color w:val="212121"/>
          <w:kern w:val="0"/>
          <w:sz w:val="24"/>
          <w:szCs w:val="24"/>
        </w:rPr>
        <w:t>。</w:t>
      </w:r>
    </w:p>
    <w:p w:rsidR="006F7728" w:rsidRPr="009B37C0" w:rsidRDefault="005C467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ins w:id="1683" w:author="Shirley Li" w:date="2018-12-07T07:50:00Z">
        <w:r>
          <w:rPr>
            <w:rFonts w:ascii="Arial" w:eastAsia="宋体" w:hAnsi="Arial" w:cs="Arial" w:hint="eastAsia"/>
            <w:color w:val="212121"/>
            <w:spacing w:val="-2"/>
            <w:kern w:val="0"/>
            <w:sz w:val="36"/>
            <w:szCs w:val="36"/>
          </w:rPr>
          <w:t>概述</w:t>
        </w:r>
      </w:ins>
      <w:del w:id="1684" w:author="Shirley Li" w:date="2018-12-07T07:50:00Z">
        <w:r w:rsidR="006F7728" w:rsidRPr="009B37C0" w:rsidDel="005C4678">
          <w:rPr>
            <w:rFonts w:ascii="Arial" w:eastAsia="宋体" w:hAnsi="Arial" w:cs="Arial"/>
            <w:color w:val="212121"/>
            <w:spacing w:val="-2"/>
            <w:kern w:val="0"/>
            <w:sz w:val="36"/>
            <w:szCs w:val="36"/>
          </w:rPr>
          <w:delText>概观</w:delText>
        </w:r>
      </w:del>
    </w:p>
    <w:p w:rsidR="006F7728" w:rsidRPr="009B37C0" w:rsidRDefault="005C4678" w:rsidP="006F7728">
      <w:pPr>
        <w:widowControl/>
        <w:spacing w:before="240" w:after="240"/>
        <w:jc w:val="left"/>
        <w:rPr>
          <w:rFonts w:ascii="Arial" w:eastAsia="宋体" w:hAnsi="Arial" w:cs="Arial"/>
          <w:color w:val="212121"/>
          <w:kern w:val="0"/>
          <w:sz w:val="24"/>
          <w:szCs w:val="24"/>
        </w:rPr>
      </w:pPr>
      <w:ins w:id="1685" w:author="Shirley Li" w:date="2018-12-07T07:50:00Z">
        <w:r>
          <w:rPr>
            <w:rFonts w:ascii="Arial" w:eastAsia="宋体" w:hAnsi="Arial" w:cs="Arial" w:hint="eastAsia"/>
            <w:color w:val="212121"/>
            <w:kern w:val="0"/>
            <w:sz w:val="24"/>
            <w:szCs w:val="24"/>
          </w:rPr>
          <w:t>我们</w:t>
        </w:r>
      </w:ins>
      <w:r w:rsidR="006F7728" w:rsidRPr="009B37C0">
        <w:rPr>
          <w:rFonts w:ascii="Arial" w:eastAsia="宋体" w:hAnsi="Arial" w:cs="Arial"/>
          <w:color w:val="212121"/>
          <w:kern w:val="0"/>
          <w:sz w:val="24"/>
          <w:szCs w:val="24"/>
        </w:rPr>
        <w:t>使用包含人的年龄，教育程度，婚姻状况和职业（</w:t>
      </w:r>
      <w:r w:rsidR="006F7728" w:rsidRPr="009B37C0">
        <w:rPr>
          <w:rFonts w:ascii="Arial" w:eastAsia="宋体" w:hAnsi="Arial" w:cs="Arial"/>
          <w:i/>
          <w:iCs/>
          <w:color w:val="212121"/>
          <w:kern w:val="0"/>
          <w:sz w:val="24"/>
          <w:szCs w:val="24"/>
        </w:rPr>
        <w:t>特征</w:t>
      </w:r>
      <w:r w:rsidR="006F7728" w:rsidRPr="009B37C0">
        <w:rPr>
          <w:rFonts w:ascii="Arial" w:eastAsia="宋体" w:hAnsi="Arial" w:cs="Arial"/>
          <w:color w:val="212121"/>
          <w:kern w:val="0"/>
          <w:sz w:val="24"/>
          <w:szCs w:val="24"/>
        </w:rPr>
        <w:t>）数据的人口普查数据，</w:t>
      </w:r>
      <w:del w:id="1686" w:author="Shirley Li" w:date="2018-12-07T07:51:00Z">
        <w:r w:rsidR="006F7728" w:rsidRPr="009B37C0" w:rsidDel="005C4678">
          <w:rPr>
            <w:rFonts w:ascii="Arial" w:eastAsia="宋体" w:hAnsi="Arial" w:cs="Arial"/>
            <w:color w:val="212121"/>
            <w:kern w:val="0"/>
            <w:sz w:val="24"/>
            <w:szCs w:val="24"/>
          </w:rPr>
          <w:delText>我们将</w:delText>
        </w:r>
      </w:del>
      <w:r w:rsidR="006F7728" w:rsidRPr="009B37C0">
        <w:rPr>
          <w:rFonts w:ascii="Arial" w:eastAsia="宋体" w:hAnsi="Arial" w:cs="Arial"/>
          <w:color w:val="212121"/>
          <w:kern w:val="0"/>
          <w:sz w:val="24"/>
          <w:szCs w:val="24"/>
        </w:rPr>
        <w:t>尝试预测该人每年的收入是否超过</w:t>
      </w:r>
      <w:r w:rsidR="006F7728" w:rsidRPr="009B37C0">
        <w:rPr>
          <w:rFonts w:ascii="Arial" w:eastAsia="宋体" w:hAnsi="Arial" w:cs="Arial"/>
          <w:color w:val="212121"/>
          <w:kern w:val="0"/>
          <w:sz w:val="24"/>
          <w:szCs w:val="24"/>
        </w:rPr>
        <w:t>5</w:t>
      </w:r>
      <w:r w:rsidR="006F7728" w:rsidRPr="009B37C0">
        <w:rPr>
          <w:rFonts w:ascii="Arial" w:eastAsia="宋体" w:hAnsi="Arial" w:cs="Arial"/>
          <w:color w:val="212121"/>
          <w:kern w:val="0"/>
          <w:sz w:val="24"/>
          <w:szCs w:val="24"/>
        </w:rPr>
        <w:t>万美元（目标</w:t>
      </w:r>
      <w:r w:rsidR="006F7728" w:rsidRPr="009B37C0">
        <w:rPr>
          <w:rFonts w:ascii="Arial" w:eastAsia="宋体" w:hAnsi="Arial" w:cs="Arial"/>
          <w:i/>
          <w:iCs/>
          <w:color w:val="212121"/>
          <w:kern w:val="0"/>
          <w:sz w:val="24"/>
          <w:szCs w:val="24"/>
        </w:rPr>
        <w:t>标签</w:t>
      </w:r>
      <w:r w:rsidR="006F7728" w:rsidRPr="009B37C0">
        <w:rPr>
          <w:rFonts w:ascii="Arial" w:eastAsia="宋体" w:hAnsi="Arial" w:cs="Arial"/>
          <w:color w:val="212121"/>
          <w:kern w:val="0"/>
          <w:sz w:val="24"/>
          <w:szCs w:val="24"/>
        </w:rPr>
        <w:t>）。我们将训练一个</w:t>
      </w:r>
      <w:r w:rsidR="006F7728" w:rsidRPr="009B37C0">
        <w:rPr>
          <w:rFonts w:ascii="Arial" w:eastAsia="宋体" w:hAnsi="Arial" w:cs="Arial"/>
          <w:i/>
          <w:iCs/>
          <w:color w:val="212121"/>
          <w:kern w:val="0"/>
          <w:sz w:val="24"/>
          <w:szCs w:val="24"/>
        </w:rPr>
        <w:t>逻辑回归</w:t>
      </w:r>
      <w:r w:rsidR="006F7728" w:rsidRPr="009B37C0">
        <w:rPr>
          <w:rFonts w:ascii="Arial" w:eastAsia="宋体" w:hAnsi="Arial" w:cs="Arial"/>
          <w:color w:val="212121"/>
          <w:kern w:val="0"/>
          <w:sz w:val="24"/>
          <w:szCs w:val="24"/>
        </w:rPr>
        <w:t>模型，根据个人的信息，</w:t>
      </w:r>
      <w:ins w:id="1687" w:author="Shirley Li" w:date="2018-12-07T07:51:00Z">
        <w:r>
          <w:rPr>
            <w:rFonts w:ascii="Arial" w:eastAsia="宋体" w:hAnsi="Arial" w:cs="Arial" w:hint="eastAsia"/>
            <w:color w:val="212121"/>
            <w:kern w:val="0"/>
            <w:sz w:val="24"/>
            <w:szCs w:val="24"/>
          </w:rPr>
          <w:t>这个模型会</w:t>
        </w:r>
      </w:ins>
      <w:r w:rsidR="006F7728" w:rsidRPr="009B37C0">
        <w:rPr>
          <w:rFonts w:ascii="Arial" w:eastAsia="宋体" w:hAnsi="Arial" w:cs="Arial"/>
          <w:color w:val="212121"/>
          <w:kern w:val="0"/>
          <w:sz w:val="24"/>
          <w:szCs w:val="24"/>
        </w:rPr>
        <w:t>输出</w:t>
      </w:r>
      <w:r w:rsidR="006F7728" w:rsidRPr="009B37C0">
        <w:rPr>
          <w:rFonts w:ascii="Arial" w:eastAsia="宋体" w:hAnsi="Arial" w:cs="Arial"/>
          <w:color w:val="212121"/>
          <w:kern w:val="0"/>
          <w:sz w:val="24"/>
          <w:szCs w:val="24"/>
        </w:rPr>
        <w:t>0</w:t>
      </w:r>
      <w:r w:rsidR="006F7728" w:rsidRPr="009B37C0">
        <w:rPr>
          <w:rFonts w:ascii="Arial" w:eastAsia="宋体" w:hAnsi="Arial" w:cs="Arial"/>
          <w:color w:val="212121"/>
          <w:kern w:val="0"/>
          <w:sz w:val="24"/>
          <w:szCs w:val="24"/>
        </w:rPr>
        <w:t>到</w:t>
      </w:r>
      <w:r w:rsidR="006F7728" w:rsidRPr="009B37C0">
        <w:rPr>
          <w:rFonts w:ascii="Arial" w:eastAsia="宋体" w:hAnsi="Arial" w:cs="Arial"/>
          <w:color w:val="212121"/>
          <w:kern w:val="0"/>
          <w:sz w:val="24"/>
          <w:szCs w:val="24"/>
        </w:rPr>
        <w:t>1</w:t>
      </w:r>
      <w:r w:rsidR="006F7728" w:rsidRPr="009B37C0">
        <w:rPr>
          <w:rFonts w:ascii="Arial" w:eastAsia="宋体" w:hAnsi="Arial" w:cs="Arial"/>
          <w:color w:val="212121"/>
          <w:kern w:val="0"/>
          <w:sz w:val="24"/>
          <w:szCs w:val="24"/>
        </w:rPr>
        <w:t>之间的数字</w:t>
      </w:r>
      <w:ins w:id="1688" w:author="Shirley Li" w:date="2018-12-07T07:51:00Z">
        <w:r w:rsidR="00C97C0B" w:rsidRPr="00C97C0B">
          <w:rPr>
            <w:rFonts w:ascii="Arial" w:eastAsia="宋体" w:hAnsi="Arial" w:cs="Arial" w:hint="eastAsia"/>
            <w:color w:val="212121"/>
            <w:kern w:val="0"/>
            <w:sz w:val="24"/>
            <w:szCs w:val="24"/>
          </w:rPr>
          <w:t>可将该值解读为个人年收入超过</w:t>
        </w:r>
        <w:r w:rsidR="00C97C0B" w:rsidRPr="00C97C0B">
          <w:rPr>
            <w:rFonts w:ascii="Arial" w:eastAsia="宋体" w:hAnsi="Arial" w:cs="Arial" w:hint="eastAsia"/>
            <w:color w:val="212121"/>
            <w:kern w:val="0"/>
            <w:sz w:val="24"/>
            <w:szCs w:val="24"/>
          </w:rPr>
          <w:t xml:space="preserve"> 5 </w:t>
        </w:r>
        <w:r w:rsidR="00C97C0B" w:rsidRPr="00C97C0B">
          <w:rPr>
            <w:rFonts w:ascii="Arial" w:eastAsia="宋体" w:hAnsi="Arial" w:cs="Arial" w:hint="eastAsia"/>
            <w:color w:val="212121"/>
            <w:kern w:val="0"/>
            <w:sz w:val="24"/>
            <w:szCs w:val="24"/>
          </w:rPr>
          <w:t>万美元的概率。</w:t>
        </w:r>
      </w:ins>
      <w:del w:id="1689" w:author="Shirley Li" w:date="2018-12-07T07:51:00Z">
        <w:r w:rsidR="006F7728" w:rsidRPr="009B37C0" w:rsidDel="00C97C0B">
          <w:rPr>
            <w:rFonts w:ascii="Arial" w:eastAsia="宋体" w:hAnsi="Arial" w:cs="Arial"/>
            <w:color w:val="212121"/>
            <w:kern w:val="0"/>
            <w:sz w:val="24"/>
            <w:szCs w:val="24"/>
          </w:rPr>
          <w:delText xml:space="preserve"> - </w:delText>
        </w:r>
        <w:r w:rsidR="006F7728" w:rsidRPr="009B37C0" w:rsidDel="00C97C0B">
          <w:rPr>
            <w:rFonts w:ascii="Arial" w:eastAsia="宋体" w:hAnsi="Arial" w:cs="Arial"/>
            <w:color w:val="212121"/>
            <w:kern w:val="0"/>
            <w:sz w:val="24"/>
            <w:szCs w:val="24"/>
          </w:rPr>
          <w:delText>这可以解释为个人年收入超过</w:delText>
        </w:r>
        <w:r w:rsidR="006F7728" w:rsidRPr="009B37C0" w:rsidDel="00C97C0B">
          <w:rPr>
            <w:rFonts w:ascii="Arial" w:eastAsia="宋体" w:hAnsi="Arial" w:cs="Arial"/>
            <w:color w:val="212121"/>
            <w:kern w:val="0"/>
            <w:sz w:val="24"/>
            <w:szCs w:val="24"/>
          </w:rPr>
          <w:delText>50,000</w:delText>
        </w:r>
        <w:r w:rsidR="006F7728" w:rsidRPr="009B37C0" w:rsidDel="00C97C0B">
          <w:rPr>
            <w:rFonts w:ascii="Arial" w:eastAsia="宋体" w:hAnsi="Arial" w:cs="Arial"/>
            <w:color w:val="212121"/>
            <w:kern w:val="0"/>
            <w:sz w:val="24"/>
            <w:szCs w:val="24"/>
          </w:rPr>
          <w:delText>美元的概率。</w:delText>
        </w:r>
      </w:del>
    </w:p>
    <w:p w:rsidR="006F7728" w:rsidRPr="009B37C0" w:rsidRDefault="006F7728" w:rsidP="006F7728">
      <w:pPr>
        <w:widowControl/>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关键点：</w:t>
      </w:r>
      <w:r w:rsidRPr="009B37C0">
        <w:rPr>
          <w:rFonts w:ascii="Arial" w:eastAsia="宋体" w:hAnsi="Arial" w:cs="Arial"/>
          <w:color w:val="212121"/>
          <w:kern w:val="0"/>
          <w:sz w:val="24"/>
          <w:szCs w:val="24"/>
        </w:rPr>
        <w:t>作为建模人员和开发人员，</w:t>
      </w:r>
      <w:ins w:id="1690" w:author="Shirley Li" w:date="2018-12-07T07:52:00Z">
        <w:r w:rsidR="001C5DDD">
          <w:rPr>
            <w:rFonts w:ascii="Arial" w:eastAsia="宋体" w:hAnsi="Arial" w:cs="Arial" w:hint="eastAsia"/>
            <w:color w:val="212121"/>
            <w:kern w:val="0"/>
            <w:sz w:val="24"/>
            <w:szCs w:val="24"/>
          </w:rPr>
          <w:t>需要</w:t>
        </w:r>
      </w:ins>
      <w:del w:id="1691" w:author="Shirley Li" w:date="2018-12-07T07:52:00Z">
        <w:r w:rsidRPr="009B37C0" w:rsidDel="001C5DDD">
          <w:rPr>
            <w:rFonts w:ascii="Arial" w:eastAsia="宋体" w:hAnsi="Arial" w:cs="Arial"/>
            <w:color w:val="212121"/>
            <w:kern w:val="0"/>
            <w:sz w:val="24"/>
            <w:szCs w:val="24"/>
          </w:rPr>
          <w:delText>请</w:delText>
        </w:r>
      </w:del>
      <w:r w:rsidRPr="009B37C0">
        <w:rPr>
          <w:rFonts w:ascii="Arial" w:eastAsia="宋体" w:hAnsi="Arial" w:cs="Arial"/>
          <w:color w:val="212121"/>
          <w:kern w:val="0"/>
          <w:sz w:val="24"/>
          <w:szCs w:val="24"/>
        </w:rPr>
        <w:t>考虑如何使用此数据以及模型预测可能带来的潜在好处和危害。像这样的模型可能会加剧社会偏见和差异。</w:t>
      </w:r>
      <w:ins w:id="1692" w:author="Shirley Li" w:date="2018-12-07T07:52:00Z">
        <w:r w:rsidR="001C5DDD" w:rsidRPr="001C5DDD">
          <w:rPr>
            <w:rFonts w:ascii="Arial" w:eastAsia="宋体" w:hAnsi="Arial" w:cs="Arial" w:hint="eastAsia"/>
            <w:color w:val="212121"/>
            <w:kern w:val="0"/>
            <w:sz w:val="24"/>
            <w:szCs w:val="24"/>
          </w:rPr>
          <w:t>每个特征是否与您要解决的问题相关，或者是否会引入偏见？</w:t>
        </w:r>
      </w:ins>
      <w:del w:id="1693" w:author="Shirley Li" w:date="2018-12-07T07:52:00Z">
        <w:r w:rsidRPr="009B37C0" w:rsidDel="001C5DDD">
          <w:rPr>
            <w:rFonts w:ascii="Arial" w:eastAsia="宋体" w:hAnsi="Arial" w:cs="Arial"/>
            <w:color w:val="212121"/>
            <w:kern w:val="0"/>
            <w:sz w:val="24"/>
            <w:szCs w:val="24"/>
          </w:rPr>
          <w:delText>每个功能是否与您要解决的问题相关，还是会引入偏差？</w:delText>
        </w:r>
      </w:del>
      <w:r w:rsidRPr="009B37C0">
        <w:rPr>
          <w:rFonts w:ascii="Arial" w:eastAsia="宋体" w:hAnsi="Arial" w:cs="Arial"/>
          <w:color w:val="212121"/>
          <w:kern w:val="0"/>
          <w:sz w:val="24"/>
          <w:szCs w:val="24"/>
        </w:rPr>
        <w:t>有关更多信息，请阅读</w:t>
      </w:r>
      <w:hyperlink r:id="rId162" w:history="1">
        <w:r w:rsidRPr="009B37C0">
          <w:rPr>
            <w:rFonts w:ascii="Arial" w:eastAsia="宋体" w:hAnsi="Arial" w:cs="Arial"/>
            <w:color w:val="3F51B5"/>
            <w:kern w:val="0"/>
            <w:sz w:val="24"/>
            <w:szCs w:val="24"/>
            <w:u w:val="single"/>
            <w:shd w:val="clear" w:color="auto" w:fill="E8EAF6"/>
          </w:rPr>
          <w:t>ML</w:t>
        </w:r>
        <w:r w:rsidRPr="009B37C0">
          <w:rPr>
            <w:rFonts w:ascii="Arial" w:eastAsia="宋体" w:hAnsi="Arial" w:cs="Arial"/>
            <w:color w:val="3F51B5"/>
            <w:kern w:val="0"/>
            <w:sz w:val="24"/>
            <w:szCs w:val="24"/>
            <w:u w:val="single"/>
            <w:shd w:val="clear" w:color="auto" w:fill="E8EAF6"/>
          </w:rPr>
          <w:t>公平性</w:t>
        </w:r>
      </w:hyperlink>
      <w:r w:rsidRPr="009B37C0">
        <w:rPr>
          <w:rFonts w:ascii="Arial" w:eastAsia="宋体" w:hAnsi="Arial" w:cs="Arial"/>
          <w:color w:val="212121"/>
          <w:kern w:val="0"/>
          <w:sz w:val="24"/>
          <w:szCs w:val="24"/>
        </w:rPr>
        <w:t>。</w:t>
      </w:r>
    </w:p>
    <w:p w:rsidR="006F7728" w:rsidRPr="009B37C0" w:rsidRDefault="006F6DD0"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ins w:id="1694" w:author="Shirley Li" w:date="2018-12-07T07:53:00Z">
        <w:r>
          <w:rPr>
            <w:rFonts w:ascii="Arial" w:eastAsia="宋体" w:hAnsi="Arial" w:cs="Arial" w:hint="eastAsia"/>
            <w:color w:val="212121"/>
            <w:spacing w:val="-2"/>
            <w:kern w:val="0"/>
            <w:sz w:val="36"/>
            <w:szCs w:val="36"/>
          </w:rPr>
          <w:t>设置</w:t>
        </w:r>
      </w:ins>
      <w:del w:id="1695" w:author="Shirley Li" w:date="2018-12-07T07:52:00Z">
        <w:r w:rsidR="006F7728" w:rsidRPr="009B37C0" w:rsidDel="006F6DD0">
          <w:rPr>
            <w:rFonts w:ascii="Arial" w:eastAsia="宋体" w:hAnsi="Arial" w:cs="Arial"/>
            <w:color w:val="212121"/>
            <w:spacing w:val="-2"/>
            <w:kern w:val="0"/>
            <w:sz w:val="36"/>
            <w:szCs w:val="36"/>
          </w:rPr>
          <w:delText>建立</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导入</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w:t>
      </w:r>
      <w:ins w:id="1696" w:author="Shirley Li" w:date="2018-12-07T07:53:00Z">
        <w:r w:rsidR="00E31998">
          <w:rPr>
            <w:rFonts w:ascii="Arial" w:eastAsia="宋体" w:hAnsi="Arial" w:cs="Arial" w:hint="eastAsia"/>
            <w:color w:val="212121"/>
            <w:kern w:val="0"/>
            <w:sz w:val="24"/>
            <w:szCs w:val="24"/>
          </w:rPr>
          <w:t>特征</w:t>
        </w:r>
      </w:ins>
      <w:del w:id="1697" w:author="Shirley Li" w:date="2018-12-07T07:53:00Z">
        <w:r w:rsidRPr="009B37C0" w:rsidDel="00E31998">
          <w:rPr>
            <w:rFonts w:ascii="Arial" w:eastAsia="宋体" w:hAnsi="Arial" w:cs="Arial"/>
            <w:color w:val="212121"/>
            <w:kern w:val="0"/>
            <w:sz w:val="24"/>
            <w:szCs w:val="24"/>
          </w:rPr>
          <w:delText>功能</w:delText>
        </w:r>
      </w:del>
      <w:proofErr w:type="gramStart"/>
      <w:r w:rsidRPr="009B37C0">
        <w:rPr>
          <w:rFonts w:ascii="Arial" w:eastAsia="宋体" w:hAnsi="Arial" w:cs="Arial"/>
          <w:color w:val="212121"/>
          <w:kern w:val="0"/>
          <w:sz w:val="24"/>
          <w:szCs w:val="24"/>
        </w:rPr>
        <w:t>列支持</w:t>
      </w:r>
      <w:proofErr w:type="gramEnd"/>
      <w:r w:rsidRPr="009B37C0">
        <w:rPr>
          <w:rFonts w:ascii="Arial" w:eastAsia="宋体" w:hAnsi="Arial" w:cs="Arial"/>
          <w:color w:val="212121"/>
          <w:kern w:val="0"/>
          <w:sz w:val="24"/>
          <w:szCs w:val="24"/>
        </w:rPr>
        <w:t>和支持模块：</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tensorflow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tf</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w:t>
      </w:r>
      <w:proofErr w:type="gramStart"/>
      <w:r w:rsidRPr="009B37C0">
        <w:rPr>
          <w:rFonts w:ascii="Courier New" w:eastAsia="宋体" w:hAnsi="Courier New" w:cs="Courier New"/>
          <w:color w:val="37474F"/>
          <w:kern w:val="0"/>
          <w:szCs w:val="21"/>
        </w:rPr>
        <w:t>tensorflow.feature</w:t>
      </w:r>
      <w:proofErr w:type="gramEnd"/>
      <w:r w:rsidRPr="009B37C0">
        <w:rPr>
          <w:rFonts w:ascii="Courier New" w:eastAsia="宋体" w:hAnsi="Courier New" w:cs="Courier New"/>
          <w:color w:val="37474F"/>
          <w:kern w:val="0"/>
          <w:szCs w:val="21"/>
        </w:rPr>
        <w:t xml:space="preserve">_column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fc </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os</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sys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matplotlib.pyplot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plt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9C27B0"/>
          <w:kern w:val="0"/>
          <w:szCs w:val="21"/>
        </w:rPr>
        <w:t>IPython</w:t>
      </w:r>
      <w:r w:rsidRPr="009B37C0">
        <w:rPr>
          <w:rFonts w:ascii="Courier New" w:eastAsia="宋体" w:hAnsi="Courier New" w:cs="Courier New"/>
          <w:color w:val="37474F"/>
          <w:kern w:val="0"/>
          <w:szCs w:val="21"/>
        </w:rPr>
        <w:t xml:space="preserve">.display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clear_output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del w:id="1698" w:author="Shirley Li" w:date="2018-12-07T07:54:00Z">
        <w:r w:rsidRPr="009B37C0" w:rsidDel="00CB78D8">
          <w:rPr>
            <w:rFonts w:ascii="Arial" w:eastAsia="宋体" w:hAnsi="Arial" w:cs="Arial"/>
            <w:color w:val="212121"/>
            <w:kern w:val="0"/>
            <w:sz w:val="24"/>
            <w:szCs w:val="24"/>
          </w:rPr>
          <w:delText>让</w:delText>
        </w:r>
      </w:del>
      <w:r w:rsidRPr="009B37C0">
        <w:rPr>
          <w:rFonts w:ascii="Arial" w:eastAsia="宋体" w:hAnsi="Arial" w:cs="Arial"/>
          <w:color w:val="212121"/>
          <w:kern w:val="0"/>
          <w:sz w:val="24"/>
          <w:szCs w:val="24"/>
        </w:rPr>
        <w:t>我们在执行它时启用</w:t>
      </w:r>
      <w:r w:rsidR="00756807">
        <w:rPr>
          <w:rFonts w:ascii="Arial" w:eastAsia="宋体" w:hAnsi="Arial" w:cs="Arial"/>
          <w:color w:val="039BE5"/>
          <w:kern w:val="0"/>
          <w:sz w:val="24"/>
          <w:szCs w:val="24"/>
          <w:u w:val="single"/>
        </w:rPr>
        <w:fldChar w:fldCharType="begin"/>
      </w:r>
      <w:r w:rsidR="00756807">
        <w:rPr>
          <w:rFonts w:ascii="Arial" w:eastAsia="宋体" w:hAnsi="Arial" w:cs="Arial"/>
          <w:color w:val="039BE5"/>
          <w:kern w:val="0"/>
          <w:sz w:val="24"/>
          <w:szCs w:val="24"/>
          <w:u w:val="single"/>
        </w:rPr>
        <w:instrText xml:space="preserve"> HYPERLINK "https://tensorflow.google.cn/guide/eager" </w:instrText>
      </w:r>
      <w:r w:rsidR="00756807">
        <w:rPr>
          <w:rFonts w:ascii="Arial" w:eastAsia="宋体" w:hAnsi="Arial" w:cs="Arial"/>
          <w:color w:val="039BE5"/>
          <w:kern w:val="0"/>
          <w:sz w:val="24"/>
          <w:szCs w:val="24"/>
          <w:u w:val="single"/>
        </w:rPr>
        <w:fldChar w:fldCharType="separate"/>
      </w:r>
      <w:del w:id="1699" w:author="Shirley Li" w:date="2018-12-06T10:27:00Z">
        <w:r w:rsidRPr="009B37C0" w:rsidDel="00BD0ACB">
          <w:rPr>
            <w:rFonts w:ascii="Arial" w:eastAsia="宋体" w:hAnsi="Arial" w:cs="Arial"/>
            <w:color w:val="039BE5"/>
            <w:kern w:val="0"/>
            <w:sz w:val="24"/>
            <w:szCs w:val="24"/>
            <w:u w:val="single"/>
          </w:rPr>
          <w:delText>急切的执行</w:delText>
        </w:r>
      </w:del>
      <w:ins w:id="1700" w:author="Shirley Li" w:date="2018-12-06T10:27:00Z">
        <w:r w:rsidR="00BD0ACB">
          <w:rPr>
            <w:rFonts w:ascii="Arial" w:eastAsia="宋体" w:hAnsi="Arial" w:cs="Arial"/>
            <w:color w:val="039BE5"/>
            <w:kern w:val="0"/>
            <w:sz w:val="24"/>
            <w:szCs w:val="24"/>
            <w:u w:val="single"/>
          </w:rPr>
          <w:t xml:space="preserve"> Eager Execution</w:t>
        </w:r>
      </w:ins>
      <w:r w:rsidR="00756807">
        <w:rPr>
          <w:rFonts w:ascii="Arial" w:eastAsia="宋体" w:hAnsi="Arial" w:cs="Arial"/>
          <w:color w:val="039BE5"/>
          <w:kern w:val="0"/>
          <w:sz w:val="24"/>
          <w:szCs w:val="24"/>
          <w:u w:val="single"/>
        </w:rPr>
        <w:fldChar w:fldCharType="end"/>
      </w:r>
      <w:r w:rsidRPr="009B37C0">
        <w:rPr>
          <w:rFonts w:ascii="Arial" w:eastAsia="宋体" w:hAnsi="Arial" w:cs="Arial"/>
          <w:color w:val="212121"/>
          <w:kern w:val="0"/>
          <w:sz w:val="24"/>
          <w:szCs w:val="24"/>
        </w:rPr>
        <w:t>来检查这个程序：</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roofErr w:type="gramStart"/>
      <w:r w:rsidRPr="009B37C0">
        <w:rPr>
          <w:rFonts w:ascii="Courier New" w:eastAsia="宋体" w:hAnsi="Courier New" w:cs="Courier New"/>
          <w:color w:val="37474F"/>
          <w:kern w:val="0"/>
          <w:szCs w:val="21"/>
        </w:rPr>
        <w:t>tf.enable</w:t>
      </w:r>
      <w:proofErr w:type="gramEnd"/>
      <w:r w:rsidRPr="009B37C0">
        <w:rPr>
          <w:rFonts w:ascii="Courier New" w:eastAsia="宋体" w:hAnsi="Courier New" w:cs="Courier New"/>
          <w:color w:val="37474F"/>
          <w:kern w:val="0"/>
          <w:szCs w:val="21"/>
        </w:rPr>
        <w:t>_eager_execution()</w:t>
      </w:r>
      <w:r w:rsidRPr="009B37C0">
        <w:rPr>
          <w:rFonts w:ascii="Courier New" w:eastAsia="宋体" w:hAnsi="Courier New" w:cs="Courier New"/>
          <w:color w:val="37474F"/>
          <w:kern w:val="0"/>
          <w:szCs w:val="21"/>
        </w:rPr>
        <w:br/>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lastRenderedPageBreak/>
        <w:t>下载官方</w:t>
      </w:r>
      <w:del w:id="1701" w:author="Shirley Li" w:date="2018-12-07T07:54:00Z">
        <w:r w:rsidRPr="009B37C0" w:rsidDel="00CB78D8">
          <w:rPr>
            <w:rFonts w:ascii="Arial" w:eastAsia="宋体" w:hAnsi="Arial" w:cs="Arial" w:hint="eastAsia"/>
            <w:color w:val="212121"/>
            <w:spacing w:val="-2"/>
            <w:kern w:val="0"/>
            <w:sz w:val="36"/>
            <w:szCs w:val="36"/>
          </w:rPr>
          <w:delText>实施</w:delText>
        </w:r>
      </w:del>
      <w:ins w:id="1702" w:author="Shirley Li" w:date="2018-12-07T07:54:00Z">
        <w:r w:rsidR="00CB78D8">
          <w:rPr>
            <w:rFonts w:ascii="Arial" w:eastAsia="宋体" w:hAnsi="Arial" w:cs="Arial" w:hint="eastAsia"/>
            <w:color w:val="212121"/>
            <w:spacing w:val="-2"/>
            <w:kern w:val="0"/>
            <w:sz w:val="36"/>
            <w:szCs w:val="36"/>
          </w:rPr>
          <w:t>模型</w:t>
        </w:r>
      </w:ins>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我们将使用</w:t>
      </w:r>
      <w:r w:rsidRPr="009B37C0">
        <w:rPr>
          <w:rFonts w:ascii="Arial" w:eastAsia="宋体" w:hAnsi="Arial" w:cs="Arial"/>
          <w:color w:val="212121"/>
          <w:kern w:val="0"/>
          <w:sz w:val="24"/>
          <w:szCs w:val="24"/>
        </w:rPr>
        <w:t>TensorFlow </w:t>
      </w:r>
      <w:hyperlink r:id="rId163" w:history="1">
        <w:r w:rsidRPr="009B37C0">
          <w:rPr>
            <w:rFonts w:ascii="Arial" w:eastAsia="宋体" w:hAnsi="Arial" w:cs="Arial"/>
            <w:color w:val="039BE5"/>
            <w:kern w:val="0"/>
            <w:sz w:val="24"/>
            <w:szCs w:val="24"/>
            <w:u w:val="single"/>
          </w:rPr>
          <w:t>模型库中</w:t>
        </w:r>
      </w:hyperlink>
      <w:r w:rsidRPr="009B37C0">
        <w:rPr>
          <w:rFonts w:ascii="Arial" w:eastAsia="宋体" w:hAnsi="Arial" w:cs="Arial"/>
          <w:color w:val="212121"/>
          <w:kern w:val="0"/>
          <w:sz w:val="24"/>
          <w:szCs w:val="24"/>
        </w:rPr>
        <w:t>提供的</w:t>
      </w:r>
      <w:ins w:id="1703" w:author="Shirley Li" w:date="2018-12-07T07:54:00Z">
        <w:r w:rsidR="00824A5D" w:rsidRPr="00824A5D">
          <w:fldChar w:fldCharType="begin"/>
        </w:r>
        <w:r w:rsidR="00824A5D" w:rsidRPr="00824A5D">
          <w:instrText xml:space="preserve"> HYPERLINK "https://github.com/tensorflow/models/tree/master/official/wide_deep/" </w:instrText>
        </w:r>
        <w:r w:rsidR="00824A5D" w:rsidRPr="00824A5D">
          <w:fldChar w:fldCharType="separate"/>
        </w:r>
        <w:r w:rsidR="00824A5D" w:rsidRPr="00824A5D">
          <w:rPr>
            <w:rFonts w:ascii="Arial" w:hAnsi="Arial" w:cs="Arial"/>
            <w:color w:val="039BE5"/>
            <w:u w:val="single"/>
          </w:rPr>
          <w:t>宽度模型和深度模型</w:t>
        </w:r>
        <w:r w:rsidR="00824A5D" w:rsidRPr="00824A5D">
          <w:fldChar w:fldCharType="end"/>
        </w:r>
      </w:ins>
      <w:del w:id="1704" w:author="Shirley Li" w:date="2018-12-07T07:54:00Z">
        <w:r w:rsidR="00996DDC" w:rsidDel="00824A5D">
          <w:rPr>
            <w:rFonts w:ascii="Arial" w:eastAsia="宋体" w:hAnsi="Arial" w:cs="Arial"/>
            <w:color w:val="039BE5"/>
            <w:kern w:val="0"/>
            <w:sz w:val="24"/>
            <w:szCs w:val="24"/>
            <w:u w:val="single"/>
          </w:rPr>
          <w:fldChar w:fldCharType="begin"/>
        </w:r>
        <w:r w:rsidR="00996DDC" w:rsidDel="00824A5D">
          <w:rPr>
            <w:rFonts w:ascii="Arial" w:eastAsia="宋体" w:hAnsi="Arial" w:cs="Arial"/>
            <w:color w:val="039BE5"/>
            <w:kern w:val="0"/>
            <w:sz w:val="24"/>
            <w:szCs w:val="24"/>
            <w:u w:val="single"/>
          </w:rPr>
          <w:delInstrText xml:space="preserve"> HYPERLINK "https://github.com/tensorflow/models/tree/master/official/wide_deep/" </w:delInstrText>
        </w:r>
        <w:r w:rsidR="00996DDC" w:rsidDel="00824A5D">
          <w:rPr>
            <w:rFonts w:ascii="Arial" w:eastAsia="宋体" w:hAnsi="Arial" w:cs="Arial"/>
            <w:color w:val="039BE5"/>
            <w:kern w:val="0"/>
            <w:sz w:val="24"/>
            <w:szCs w:val="24"/>
            <w:u w:val="single"/>
          </w:rPr>
          <w:fldChar w:fldCharType="separate"/>
        </w:r>
        <w:r w:rsidRPr="009B37C0" w:rsidDel="00824A5D">
          <w:rPr>
            <w:rFonts w:ascii="Arial" w:eastAsia="宋体" w:hAnsi="Arial" w:cs="Arial"/>
            <w:color w:val="039BE5"/>
            <w:kern w:val="0"/>
            <w:sz w:val="24"/>
            <w:szCs w:val="24"/>
            <w:u w:val="single"/>
          </w:rPr>
          <w:delText>广泛而深入</w:delText>
        </w:r>
        <w:r w:rsidR="00996DDC" w:rsidDel="00824A5D">
          <w:rPr>
            <w:rFonts w:ascii="Arial" w:eastAsia="宋体" w:hAnsi="Arial" w:cs="Arial"/>
            <w:color w:val="039BE5"/>
            <w:kern w:val="0"/>
            <w:sz w:val="24"/>
            <w:szCs w:val="24"/>
            <w:u w:val="single"/>
          </w:rPr>
          <w:fldChar w:fldCharType="end"/>
        </w:r>
        <w:r w:rsidRPr="009B37C0" w:rsidDel="00824A5D">
          <w:rPr>
            <w:rFonts w:ascii="Arial" w:eastAsia="宋体" w:hAnsi="Arial" w:cs="Arial"/>
            <w:color w:val="212121"/>
            <w:kern w:val="0"/>
            <w:sz w:val="24"/>
            <w:szCs w:val="24"/>
          </w:rPr>
          <w:delText>的</w:delText>
        </w:r>
        <w:r w:rsidR="00996DDC" w:rsidDel="00824A5D">
          <w:rPr>
            <w:rFonts w:ascii="Arial" w:eastAsia="宋体" w:hAnsi="Arial" w:cs="Arial"/>
            <w:color w:val="039BE5"/>
            <w:kern w:val="0"/>
            <w:sz w:val="24"/>
            <w:szCs w:val="24"/>
            <w:u w:val="single"/>
          </w:rPr>
          <w:fldChar w:fldCharType="begin"/>
        </w:r>
        <w:r w:rsidR="00996DDC" w:rsidDel="00824A5D">
          <w:rPr>
            <w:rFonts w:ascii="Arial" w:eastAsia="宋体" w:hAnsi="Arial" w:cs="Arial"/>
            <w:color w:val="039BE5"/>
            <w:kern w:val="0"/>
            <w:sz w:val="24"/>
            <w:szCs w:val="24"/>
            <w:u w:val="single"/>
          </w:rPr>
          <w:delInstrText xml:space="preserve"> HYPERLINK "https://github.com/tensorflow/models/" </w:delInstrText>
        </w:r>
        <w:r w:rsidR="00996DDC" w:rsidDel="00824A5D">
          <w:rPr>
            <w:rFonts w:ascii="Arial" w:eastAsia="宋体" w:hAnsi="Arial" w:cs="Arial"/>
            <w:color w:val="039BE5"/>
            <w:kern w:val="0"/>
            <w:sz w:val="24"/>
            <w:szCs w:val="24"/>
            <w:u w:val="single"/>
          </w:rPr>
          <w:fldChar w:fldCharType="separate"/>
        </w:r>
        <w:r w:rsidRPr="009B37C0" w:rsidDel="00824A5D">
          <w:rPr>
            <w:rFonts w:ascii="Arial" w:eastAsia="宋体" w:hAnsi="Arial" w:cs="Arial"/>
            <w:color w:val="039BE5"/>
            <w:kern w:val="0"/>
            <w:sz w:val="24"/>
            <w:szCs w:val="24"/>
            <w:u w:val="single"/>
          </w:rPr>
          <w:delText>模型</w:delText>
        </w:r>
        <w:r w:rsidR="00996DDC" w:rsidDel="00824A5D">
          <w:rPr>
            <w:rFonts w:ascii="Arial" w:eastAsia="宋体" w:hAnsi="Arial" w:cs="Arial"/>
            <w:color w:val="039BE5"/>
            <w:kern w:val="0"/>
            <w:sz w:val="24"/>
            <w:szCs w:val="24"/>
            <w:u w:val="single"/>
          </w:rPr>
          <w:fldChar w:fldCharType="end"/>
        </w:r>
      </w:del>
      <w:r w:rsidRPr="009B37C0">
        <w:rPr>
          <w:rFonts w:ascii="Arial" w:eastAsia="宋体" w:hAnsi="Arial" w:cs="Arial"/>
          <w:color w:val="212121"/>
          <w:kern w:val="0"/>
          <w:sz w:val="24"/>
          <w:szCs w:val="24"/>
        </w:rPr>
        <w:t>。下载代码，将根目录添加到</w:t>
      </w:r>
      <w:r w:rsidRPr="009B37C0">
        <w:rPr>
          <w:rFonts w:ascii="Arial" w:eastAsia="宋体" w:hAnsi="Arial" w:cs="Arial"/>
          <w:color w:val="212121"/>
          <w:kern w:val="0"/>
          <w:sz w:val="24"/>
          <w:szCs w:val="24"/>
        </w:rPr>
        <w:t>Python</w:t>
      </w:r>
      <w:r w:rsidRPr="009B37C0">
        <w:rPr>
          <w:rFonts w:ascii="Arial" w:eastAsia="宋体" w:hAnsi="Arial" w:cs="Arial"/>
          <w:color w:val="212121"/>
          <w:kern w:val="0"/>
          <w:sz w:val="24"/>
          <w:szCs w:val="24"/>
        </w:rPr>
        <w:t>路径，然后跳转到</w:t>
      </w:r>
      <w:r w:rsidRPr="009B37C0">
        <w:rPr>
          <w:rFonts w:ascii="Courier New" w:eastAsia="宋体" w:hAnsi="Courier New" w:cs="Courier New"/>
          <w:color w:val="37474F"/>
          <w:kern w:val="0"/>
          <w:sz w:val="22"/>
          <w:shd w:val="clear" w:color="auto" w:fill="F7F7F7"/>
        </w:rPr>
        <w:t>wide_deep</w:t>
      </w:r>
      <w:r w:rsidRPr="009B37C0">
        <w:rPr>
          <w:rFonts w:ascii="Arial" w:eastAsia="宋体" w:hAnsi="Arial" w:cs="Arial"/>
          <w:color w:val="212121"/>
          <w:kern w:val="0"/>
          <w:sz w:val="24"/>
          <w:szCs w:val="24"/>
        </w:rPr>
        <w:t>目录：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pip install -q requests</w:t>
      </w:r>
      <w:r w:rsidRPr="009B37C0">
        <w:rPr>
          <w:rFonts w:ascii="Courier New" w:eastAsia="宋体" w:hAnsi="Courier New" w:cs="Courier New"/>
          <w:color w:val="37474F"/>
          <w:kern w:val="0"/>
          <w:szCs w:val="21"/>
        </w:rPr>
        <w:br/>
        <w:t xml:space="preserve">! git clone --depth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https:</w:t>
      </w:r>
      <w:r w:rsidRPr="009B37C0">
        <w:rPr>
          <w:rFonts w:ascii="Courier New" w:eastAsia="宋体" w:hAnsi="Courier New" w:cs="Courier New"/>
          <w:color w:val="D81B60"/>
          <w:kern w:val="0"/>
          <w:szCs w:val="21"/>
        </w:rPr>
        <w:t>//github.com/tensorflow/models</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您使用的是</w:t>
      </w:r>
      <w:r w:rsidRPr="009B37C0">
        <w:rPr>
          <w:rFonts w:ascii="Courier New" w:eastAsia="宋体" w:hAnsi="Courier New" w:cs="Courier New"/>
          <w:color w:val="37474F"/>
          <w:kern w:val="0"/>
          <w:szCs w:val="21"/>
        </w:rPr>
        <w:t>pip</w:t>
      </w:r>
      <w:r w:rsidRPr="009B37C0">
        <w:rPr>
          <w:rFonts w:ascii="Courier New" w:eastAsia="宋体" w:hAnsi="Courier New" w:cs="Courier New"/>
          <w:color w:val="37474F"/>
          <w:kern w:val="0"/>
          <w:szCs w:val="21"/>
        </w:rPr>
        <w:t>版本</w:t>
      </w:r>
      <w:r w:rsidRPr="009B37C0">
        <w:rPr>
          <w:rFonts w:ascii="Courier New" w:eastAsia="宋体" w:hAnsi="Courier New" w:cs="Courier New"/>
          <w:color w:val="37474F"/>
          <w:kern w:val="0"/>
          <w:szCs w:val="21"/>
        </w:rPr>
        <w:t>18.0</w:t>
      </w:r>
      <w:r w:rsidRPr="009B37C0">
        <w:rPr>
          <w:rFonts w:ascii="Courier New" w:eastAsia="宋体" w:hAnsi="Courier New" w:cs="Courier New"/>
          <w:color w:val="37474F"/>
          <w:kern w:val="0"/>
          <w:szCs w:val="21"/>
        </w:rPr>
        <w:t>，但版本</w:t>
      </w:r>
      <w:r w:rsidRPr="009B37C0">
        <w:rPr>
          <w:rFonts w:ascii="Courier New" w:eastAsia="宋体" w:hAnsi="Courier New" w:cs="Courier New"/>
          <w:color w:val="37474F"/>
          <w:kern w:val="0"/>
          <w:szCs w:val="21"/>
        </w:rPr>
        <w:t>18.1</w:t>
      </w:r>
      <w:r w:rsidRPr="009B37C0">
        <w:rPr>
          <w:rFonts w:ascii="Courier New" w:eastAsia="宋体" w:hAnsi="Courier New" w:cs="Courier New"/>
          <w:color w:val="37474F"/>
          <w:kern w:val="0"/>
          <w:szCs w:val="21"/>
        </w:rPr>
        <w:t>可用。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您应该考虑通过</w:t>
      </w:r>
      <w:r w:rsidRPr="009B37C0">
        <w:rPr>
          <w:rFonts w:ascii="Courier New" w:eastAsia="宋体" w:hAnsi="Courier New" w:cs="Courier New"/>
          <w:color w:val="37474F"/>
          <w:kern w:val="0"/>
          <w:szCs w:val="21"/>
        </w:rPr>
        <w:t>'pip install --upgrade pip'</w:t>
      </w:r>
      <w:r w:rsidRPr="009B37C0">
        <w:rPr>
          <w:rFonts w:ascii="Courier New" w:eastAsia="宋体" w:hAnsi="Courier New" w:cs="Courier New"/>
          <w:color w:val="37474F"/>
          <w:kern w:val="0"/>
          <w:szCs w:val="21"/>
        </w:rPr>
        <w:t>命令进行升级。</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克隆成</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模特</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remote</w:t>
      </w:r>
      <w:r w:rsidRPr="009B37C0">
        <w:rPr>
          <w:rFonts w:ascii="Courier New" w:eastAsia="宋体" w:hAnsi="Courier New" w:cs="Courier New"/>
          <w:color w:val="37474F"/>
          <w:kern w:val="0"/>
          <w:szCs w:val="21"/>
        </w:rPr>
        <w:t>：枚举对象：</w:t>
      </w:r>
      <w:r w:rsidRPr="009B37C0">
        <w:rPr>
          <w:rFonts w:ascii="Courier New" w:eastAsia="宋体" w:hAnsi="Courier New" w:cs="Courier New"/>
          <w:color w:val="37474F"/>
          <w:kern w:val="0"/>
          <w:szCs w:val="21"/>
        </w:rPr>
        <w:t>2978</w:t>
      </w:r>
      <w:r w:rsidRPr="009B37C0">
        <w:rPr>
          <w:rFonts w:ascii="Courier New" w:eastAsia="宋体" w:hAnsi="Courier New" w:cs="Courier New"/>
          <w:color w:val="37474F"/>
          <w:kern w:val="0"/>
          <w:szCs w:val="21"/>
        </w:rPr>
        <w:t>，完成。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remote</w:t>
      </w:r>
      <w:r w:rsidRPr="009B37C0">
        <w:rPr>
          <w:rFonts w:ascii="Courier New" w:eastAsia="宋体" w:hAnsi="Courier New" w:cs="Courier New"/>
          <w:color w:val="37474F"/>
          <w:kern w:val="0"/>
          <w:szCs w:val="21"/>
        </w:rPr>
        <w:t>：计算对象：</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2978/2978</w:t>
      </w:r>
      <w:r w:rsidRPr="009B37C0">
        <w:rPr>
          <w:rFonts w:ascii="Courier New" w:eastAsia="宋体" w:hAnsi="Courier New" w:cs="Courier New"/>
          <w:color w:val="37474F"/>
          <w:kern w:val="0"/>
          <w:szCs w:val="21"/>
        </w:rPr>
        <w:t>），完成。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remote</w:t>
      </w:r>
      <w:r w:rsidRPr="009B37C0">
        <w:rPr>
          <w:rFonts w:ascii="Courier New" w:eastAsia="宋体" w:hAnsi="Courier New" w:cs="Courier New"/>
          <w:color w:val="37474F"/>
          <w:kern w:val="0"/>
          <w:szCs w:val="21"/>
        </w:rPr>
        <w:t>：压缩对象：</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2578/2578</w:t>
      </w:r>
      <w:r w:rsidRPr="009B37C0">
        <w:rPr>
          <w:rFonts w:ascii="Courier New" w:eastAsia="宋体" w:hAnsi="Courier New" w:cs="Courier New"/>
          <w:color w:val="37474F"/>
          <w:kern w:val="0"/>
          <w:szCs w:val="21"/>
        </w:rPr>
        <w:t>），完成。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远程：总计</w:t>
      </w:r>
      <w:r w:rsidRPr="009B37C0">
        <w:rPr>
          <w:rFonts w:ascii="Courier New" w:eastAsia="宋体" w:hAnsi="Courier New" w:cs="Courier New"/>
          <w:color w:val="37474F"/>
          <w:kern w:val="0"/>
          <w:szCs w:val="21"/>
        </w:rPr>
        <w:t>2978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delta 507</w:t>
      </w:r>
      <w:r w:rsidRPr="009B37C0">
        <w:rPr>
          <w:rFonts w:ascii="Courier New" w:eastAsia="宋体" w:hAnsi="Courier New" w:cs="Courier New"/>
          <w:color w:val="37474F"/>
          <w:kern w:val="0"/>
          <w:szCs w:val="21"/>
        </w:rPr>
        <w:t>），重复使用</w:t>
      </w:r>
      <w:r w:rsidRPr="009B37C0">
        <w:rPr>
          <w:rFonts w:ascii="Courier New" w:eastAsia="宋体" w:hAnsi="Courier New" w:cs="Courier New"/>
          <w:color w:val="37474F"/>
          <w:kern w:val="0"/>
          <w:szCs w:val="21"/>
        </w:rPr>
        <w:t>1794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delta 324</w:t>
      </w:r>
      <w:r w:rsidRPr="009B37C0">
        <w:rPr>
          <w:rFonts w:ascii="Courier New" w:eastAsia="宋体" w:hAnsi="Courier New" w:cs="Courier New"/>
          <w:color w:val="37474F"/>
          <w:kern w:val="0"/>
          <w:szCs w:val="21"/>
        </w:rPr>
        <w:t>），打包重用</w:t>
      </w:r>
      <w:r w:rsidRPr="009B37C0">
        <w:rPr>
          <w:rFonts w:ascii="Courier New" w:eastAsia="宋体" w:hAnsi="Courier New" w:cs="Courier New"/>
          <w:color w:val="37474F"/>
          <w:kern w:val="0"/>
          <w:szCs w:val="21"/>
        </w:rPr>
        <w:t>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接收物体：</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2978/2978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376.92 MiB | </w:t>
      </w:r>
      <w:r w:rsidRPr="009B37C0">
        <w:rPr>
          <w:rFonts w:ascii="Courier New" w:eastAsia="宋体" w:hAnsi="Courier New" w:cs="Courier New"/>
          <w:color w:val="37474F"/>
          <w:kern w:val="0"/>
          <w:szCs w:val="21"/>
        </w:rPr>
        <w:t>完成</w:t>
      </w:r>
      <w:r w:rsidRPr="009B37C0">
        <w:rPr>
          <w:rFonts w:ascii="Courier New" w:eastAsia="宋体" w:hAnsi="Courier New" w:cs="Courier New"/>
          <w:color w:val="37474F"/>
          <w:kern w:val="0"/>
          <w:szCs w:val="21"/>
        </w:rPr>
        <w:t>19.63 MiB / 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解决增量：</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507/507</w:t>
      </w:r>
      <w:r w:rsidRPr="009B37C0">
        <w:rPr>
          <w:rFonts w:ascii="Courier New" w:eastAsia="宋体" w:hAnsi="Courier New" w:cs="Courier New"/>
          <w:color w:val="37474F"/>
          <w:kern w:val="0"/>
          <w:szCs w:val="21"/>
        </w:rPr>
        <w:t>），完成。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检查连接</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完成。</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将存储库的根目录添加到</w:t>
      </w:r>
      <w:r w:rsidRPr="009B37C0">
        <w:rPr>
          <w:rFonts w:ascii="Arial" w:eastAsia="宋体" w:hAnsi="Arial" w:cs="Arial"/>
          <w:color w:val="212121"/>
          <w:kern w:val="0"/>
          <w:sz w:val="24"/>
          <w:szCs w:val="24"/>
        </w:rPr>
        <w:t>Python</w:t>
      </w:r>
      <w:r w:rsidRPr="009B37C0">
        <w:rPr>
          <w:rFonts w:ascii="Arial" w:eastAsia="宋体" w:hAnsi="Arial" w:cs="Arial"/>
          <w:color w:val="212121"/>
          <w:kern w:val="0"/>
          <w:sz w:val="24"/>
          <w:szCs w:val="24"/>
        </w:rPr>
        <w:t>路径：</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models_path = </w:t>
      </w:r>
      <w:proofErr w:type="gramStart"/>
      <w:r w:rsidRPr="009B37C0">
        <w:rPr>
          <w:rFonts w:ascii="Courier New" w:eastAsia="宋体" w:hAnsi="Courier New" w:cs="Courier New"/>
          <w:color w:val="37474F"/>
          <w:kern w:val="0"/>
          <w:szCs w:val="21"/>
        </w:rPr>
        <w:t>os.path</w:t>
      </w:r>
      <w:proofErr w:type="gramEnd"/>
      <w:r w:rsidRPr="009B37C0">
        <w:rPr>
          <w:rFonts w:ascii="Courier New" w:eastAsia="宋体" w:hAnsi="Courier New" w:cs="Courier New"/>
          <w:color w:val="37474F"/>
          <w:kern w:val="0"/>
          <w:szCs w:val="21"/>
        </w:rPr>
        <w:t xml:space="preserve">.join(os.getcwd(), </w:t>
      </w:r>
      <w:r w:rsidRPr="009B37C0">
        <w:rPr>
          <w:rFonts w:ascii="Courier New" w:eastAsia="宋体" w:hAnsi="Courier New" w:cs="Courier New"/>
          <w:color w:val="0D904F"/>
          <w:kern w:val="0"/>
          <w:szCs w:val="21"/>
        </w:rPr>
        <w:t>'models'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sys.path.append(models_path)</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下载数据集：</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w:t>
      </w:r>
      <w:proofErr w:type="gramStart"/>
      <w:r w:rsidRPr="009B37C0">
        <w:rPr>
          <w:rFonts w:ascii="Courier New" w:eastAsia="宋体" w:hAnsi="Courier New" w:cs="Courier New"/>
          <w:color w:val="37474F"/>
          <w:kern w:val="0"/>
          <w:szCs w:val="21"/>
        </w:rPr>
        <w:t>official.wide</w:t>
      </w:r>
      <w:proofErr w:type="gramEnd"/>
      <w:r w:rsidRPr="009B37C0">
        <w:rPr>
          <w:rFonts w:ascii="Courier New" w:eastAsia="宋体" w:hAnsi="Courier New" w:cs="Courier New"/>
          <w:color w:val="37474F"/>
          <w:kern w:val="0"/>
          <w:szCs w:val="21"/>
        </w:rPr>
        <w:t xml:space="preserve">_deep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census_dataset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official.wide_deep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census_main</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census_dataset.download(</w:t>
      </w:r>
      <w:r w:rsidRPr="009B37C0">
        <w:rPr>
          <w:rFonts w:ascii="Courier New" w:eastAsia="宋体" w:hAnsi="Courier New" w:cs="Courier New"/>
          <w:color w:val="0D904F"/>
          <w:kern w:val="0"/>
          <w:szCs w:val="21"/>
        </w:rPr>
        <w:t>"/tmp/census_data/"</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命令行用法</w:t>
      </w:r>
    </w:p>
    <w:p w:rsidR="006F7728" w:rsidRPr="009B37C0" w:rsidRDefault="00BA262A" w:rsidP="006F7728">
      <w:pPr>
        <w:widowControl/>
        <w:spacing w:before="240" w:after="240"/>
        <w:jc w:val="left"/>
        <w:rPr>
          <w:rFonts w:ascii="Arial" w:eastAsia="宋体" w:hAnsi="Arial" w:cs="Arial"/>
          <w:color w:val="212121"/>
          <w:kern w:val="0"/>
          <w:sz w:val="24"/>
          <w:szCs w:val="24"/>
        </w:rPr>
      </w:pPr>
      <w:ins w:id="1705" w:author="Shirley Li" w:date="2018-12-07T07:55:00Z">
        <w:r w:rsidRPr="00BA262A">
          <w:rPr>
            <w:rFonts w:ascii="Arial" w:eastAsia="宋体" w:hAnsi="Arial" w:cs="Arial" w:hint="eastAsia"/>
            <w:color w:val="212121"/>
            <w:kern w:val="0"/>
            <w:sz w:val="24"/>
            <w:szCs w:val="24"/>
          </w:rPr>
          <w:lastRenderedPageBreak/>
          <w:t>该代码库包含一个完整的程序，可用</w:t>
        </w:r>
        <w:proofErr w:type="gramStart"/>
        <w:r w:rsidRPr="00BA262A">
          <w:rPr>
            <w:rFonts w:ascii="Arial" w:eastAsia="宋体" w:hAnsi="Arial" w:cs="Arial" w:hint="eastAsia"/>
            <w:color w:val="212121"/>
            <w:kern w:val="0"/>
            <w:sz w:val="24"/>
            <w:szCs w:val="24"/>
          </w:rPr>
          <w:t>于对此</w:t>
        </w:r>
        <w:proofErr w:type="gramEnd"/>
        <w:r w:rsidRPr="00BA262A">
          <w:rPr>
            <w:rFonts w:ascii="Arial" w:eastAsia="宋体" w:hAnsi="Arial" w:cs="Arial" w:hint="eastAsia"/>
            <w:color w:val="212121"/>
            <w:kern w:val="0"/>
            <w:sz w:val="24"/>
            <w:szCs w:val="24"/>
          </w:rPr>
          <w:t>类模型进行实验。</w:t>
        </w:r>
      </w:ins>
      <w:del w:id="1706" w:author="Shirley Li" w:date="2018-12-07T07:55:00Z">
        <w:r w:rsidR="006F7728" w:rsidRPr="009B37C0" w:rsidDel="00BA262A">
          <w:rPr>
            <w:rFonts w:ascii="Arial" w:eastAsia="宋体" w:hAnsi="Arial" w:cs="Arial"/>
            <w:color w:val="212121"/>
            <w:kern w:val="0"/>
            <w:sz w:val="24"/>
            <w:szCs w:val="24"/>
          </w:rPr>
          <w:delText>回购包括一个完整的程序，用于试验这种类型的模型。</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要从命令行执行教程代码，首先将</w:t>
      </w:r>
      <w:r w:rsidRPr="009B37C0">
        <w:rPr>
          <w:rFonts w:ascii="Arial" w:eastAsia="宋体" w:hAnsi="Arial" w:cs="Arial"/>
          <w:color w:val="212121"/>
          <w:kern w:val="0"/>
          <w:sz w:val="24"/>
          <w:szCs w:val="24"/>
        </w:rPr>
        <w:t>tensorflow / models</w:t>
      </w:r>
      <w:r w:rsidRPr="009B37C0">
        <w:rPr>
          <w:rFonts w:ascii="Arial" w:eastAsia="宋体" w:hAnsi="Arial" w:cs="Arial"/>
          <w:color w:val="212121"/>
          <w:kern w:val="0"/>
          <w:sz w:val="24"/>
          <w:szCs w:val="24"/>
        </w:rPr>
        <w:t>的路径添加到您的</w:t>
      </w:r>
      <w:r w:rsidRPr="009B37C0">
        <w:rPr>
          <w:rFonts w:ascii="Courier New" w:eastAsia="宋体" w:hAnsi="Courier New" w:cs="Courier New"/>
          <w:color w:val="37474F"/>
          <w:kern w:val="0"/>
          <w:sz w:val="22"/>
          <w:shd w:val="clear" w:color="auto" w:fill="F7F7F7"/>
        </w:rPr>
        <w:t>PYTHONPATH</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#export PYTHONPATH=${PYTHONPATH}:"$(pwd)/models"</w:t>
      </w:r>
      <w:r w:rsidRPr="009B37C0">
        <w:rPr>
          <w:rFonts w:ascii="Courier New" w:eastAsia="宋体" w:hAnsi="Courier New" w:cs="Courier New"/>
          <w:color w:val="37474F"/>
          <w:kern w:val="0"/>
          <w:szCs w:val="21"/>
        </w:rPr>
        <w:br/>
      </w:r>
      <w:r w:rsidRPr="009B37C0">
        <w:rPr>
          <w:rFonts w:ascii="Courier New" w:eastAsia="宋体" w:hAnsi="Courier New" w:cs="Courier New"/>
          <w:color w:val="D81B60"/>
          <w:kern w:val="0"/>
          <w:szCs w:val="21"/>
        </w:rPr>
        <w:t>#running from python you need to set the `</w:t>
      </w:r>
      <w:proofErr w:type="gramStart"/>
      <w:r w:rsidRPr="009B37C0">
        <w:rPr>
          <w:rFonts w:ascii="Courier New" w:eastAsia="宋体" w:hAnsi="Courier New" w:cs="Courier New"/>
          <w:color w:val="D81B60"/>
          <w:kern w:val="0"/>
          <w:szCs w:val="21"/>
        </w:rPr>
        <w:t>os.environ</w:t>
      </w:r>
      <w:proofErr w:type="gramEnd"/>
      <w:r w:rsidRPr="009B37C0">
        <w:rPr>
          <w:rFonts w:ascii="Courier New" w:eastAsia="宋体" w:hAnsi="Courier New" w:cs="Courier New"/>
          <w:color w:val="D81B60"/>
          <w:kern w:val="0"/>
          <w:szCs w:val="21"/>
        </w:rPr>
        <w:t>` or the subprocess will not see the directory.</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"PYTHONPATH"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os.environ:</w:t>
      </w:r>
      <w:r w:rsidRPr="009B37C0">
        <w:rPr>
          <w:rFonts w:ascii="Courier New" w:eastAsia="宋体" w:hAnsi="Courier New" w:cs="Courier New"/>
          <w:color w:val="37474F"/>
          <w:kern w:val="0"/>
          <w:szCs w:val="21"/>
        </w:rPr>
        <w:br/>
        <w:t>  os.environ[</w:t>
      </w:r>
      <w:r w:rsidRPr="009B37C0">
        <w:rPr>
          <w:rFonts w:ascii="Courier New" w:eastAsia="宋体" w:hAnsi="Courier New" w:cs="Courier New"/>
          <w:color w:val="0D904F"/>
          <w:kern w:val="0"/>
          <w:szCs w:val="21"/>
        </w:rPr>
        <w:t>'PYTHONPATH'</w:t>
      </w:r>
      <w:r w:rsidRPr="009B37C0">
        <w:rPr>
          <w:rFonts w:ascii="Courier New" w:eastAsia="宋体" w:hAnsi="Courier New" w:cs="Courier New"/>
          <w:color w:val="37474F"/>
          <w:kern w:val="0"/>
          <w:szCs w:val="21"/>
        </w:rPr>
        <w:t>] += os.pathsep +  models_path</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else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os.environ[</w:t>
      </w:r>
      <w:r w:rsidRPr="009B37C0">
        <w:rPr>
          <w:rFonts w:ascii="Courier New" w:eastAsia="宋体" w:hAnsi="Courier New" w:cs="Courier New"/>
          <w:color w:val="0D904F"/>
          <w:kern w:val="0"/>
          <w:szCs w:val="21"/>
        </w:rPr>
        <w:t>'PYTHONPATH'</w:t>
      </w:r>
      <w:r w:rsidRPr="009B37C0">
        <w:rPr>
          <w:rFonts w:ascii="Courier New" w:eastAsia="宋体" w:hAnsi="Courier New" w:cs="Courier New"/>
          <w:color w:val="37474F"/>
          <w:kern w:val="0"/>
          <w:szCs w:val="21"/>
        </w:rPr>
        <w:t>] = models_path</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使用</w:t>
      </w:r>
      <w:r w:rsidRPr="009B37C0">
        <w:rPr>
          <w:rFonts w:ascii="Courier New" w:eastAsia="宋体" w:hAnsi="Courier New" w:cs="Courier New"/>
          <w:color w:val="37474F"/>
          <w:kern w:val="0"/>
          <w:sz w:val="22"/>
          <w:shd w:val="clear" w:color="auto" w:fill="F7F7F7"/>
        </w:rPr>
        <w:t>--help</w:t>
      </w:r>
      <w:r w:rsidRPr="009B37C0">
        <w:rPr>
          <w:rFonts w:ascii="Arial" w:eastAsia="宋体" w:hAnsi="Arial" w:cs="Arial"/>
          <w:color w:val="212121"/>
          <w:kern w:val="0"/>
          <w:sz w:val="24"/>
          <w:szCs w:val="24"/>
        </w:rPr>
        <w:t>，看看有什么命令行选项：</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!python -m official.wide_deep.census_main --help</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2018-10-09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02.716687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I tensorflow / core / platform / cpu_feature_guard.cc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141]</w:t>
      </w:r>
      <w:r w:rsidRPr="009B37C0">
        <w:rPr>
          <w:rFonts w:ascii="Courier New" w:eastAsia="宋体" w:hAnsi="Courier New" w:cs="Courier New"/>
          <w:color w:val="37474F"/>
          <w:kern w:val="0"/>
          <w:szCs w:val="21"/>
        </w:rPr>
        <w:t>您的</w:t>
      </w:r>
      <w:r w:rsidRPr="009B37C0">
        <w:rPr>
          <w:rFonts w:ascii="Courier New" w:eastAsia="宋体" w:hAnsi="Courier New" w:cs="Courier New"/>
          <w:color w:val="37474F"/>
          <w:kern w:val="0"/>
          <w:szCs w:val="21"/>
        </w:rPr>
        <w:t>CPU</w:t>
      </w:r>
      <w:r w:rsidRPr="009B37C0">
        <w:rPr>
          <w:rFonts w:ascii="Courier New" w:eastAsia="宋体" w:hAnsi="Courier New" w:cs="Courier New"/>
          <w:color w:val="37474F"/>
          <w:kern w:val="0"/>
          <w:szCs w:val="21"/>
        </w:rPr>
        <w:t>支持未</w:t>
      </w:r>
      <w:proofErr w:type="gramStart"/>
      <w:r w:rsidRPr="009B37C0">
        <w:rPr>
          <w:rFonts w:ascii="Courier New" w:eastAsia="宋体" w:hAnsi="Courier New" w:cs="Courier New"/>
          <w:color w:val="37474F"/>
          <w:kern w:val="0"/>
          <w:szCs w:val="21"/>
        </w:rPr>
        <w:t>编译此</w:t>
      </w:r>
      <w:proofErr w:type="gramEnd"/>
      <w:r w:rsidRPr="009B37C0">
        <w:rPr>
          <w:rFonts w:ascii="Courier New" w:eastAsia="宋体" w:hAnsi="Courier New" w:cs="Courier New"/>
          <w:color w:val="37474F"/>
          <w:kern w:val="0"/>
          <w:szCs w:val="21"/>
        </w:rPr>
        <w:t>TensorFlow</w:t>
      </w:r>
      <w:r w:rsidRPr="009B37C0">
        <w:rPr>
          <w:rFonts w:ascii="Courier New" w:eastAsia="宋体" w:hAnsi="Courier New" w:cs="Courier New"/>
          <w:color w:val="37474F"/>
          <w:kern w:val="0"/>
          <w:szCs w:val="21"/>
        </w:rPr>
        <w:t>二进制文件的指令：</w:t>
      </w:r>
      <w:r w:rsidRPr="009B37C0">
        <w:rPr>
          <w:rFonts w:ascii="Courier New" w:eastAsia="宋体" w:hAnsi="Courier New" w:cs="Courier New"/>
          <w:color w:val="37474F"/>
          <w:kern w:val="0"/>
          <w:szCs w:val="21"/>
        </w:rPr>
        <w:t>AVX2 FMA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在人口普查收入数据集上培训</w:t>
      </w:r>
      <w:r w:rsidRPr="009B37C0">
        <w:rPr>
          <w:rFonts w:ascii="Courier New" w:eastAsia="宋体" w:hAnsi="Courier New" w:cs="Courier New"/>
          <w:color w:val="37474F"/>
          <w:kern w:val="0"/>
          <w:szCs w:val="21"/>
        </w:rPr>
        <w:t>DNN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标志：</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/docker/output/models/official/wide_deep/census_main.py</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-bs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的</w:t>
      </w:r>
      <w:r w:rsidRPr="009B37C0">
        <w:rPr>
          <w:rFonts w:ascii="Courier New" w:eastAsia="宋体" w:hAnsi="Courier New" w:cs="Courier New"/>
          <w:color w:val="37474F"/>
          <w:kern w:val="0"/>
          <w:szCs w:val="21"/>
        </w:rPr>
        <w:t>batch_size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用于培训和评估的批量大小。当使用多个</w:t>
      </w:r>
      <w:r w:rsidRPr="009B37C0">
        <w:rPr>
          <w:rFonts w:ascii="Courier New" w:eastAsia="宋体" w:hAnsi="Courier New" w:cs="Courier New"/>
          <w:color w:val="37474F"/>
          <w:kern w:val="0"/>
          <w:szCs w:val="21"/>
        </w:rPr>
        <w:t>gpus</w:t>
      </w:r>
      <w:r w:rsidRPr="009B37C0">
        <w:rPr>
          <w:rFonts w:ascii="Courier New" w:eastAsia="宋体" w:hAnsi="Courier New" w:cs="Courier New"/>
          <w:color w:val="37474F"/>
          <w:kern w:val="0"/>
          <w:szCs w:val="21"/>
        </w:rPr>
        <w:t>时，这是</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该</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所有设备的全局批量大小。例如，如果批次大小为</w:t>
      </w:r>
      <w:r w:rsidRPr="009B37C0">
        <w:rPr>
          <w:rFonts w:ascii="Courier New" w:eastAsia="宋体" w:hAnsi="Courier New" w:cs="Courier New"/>
          <w:color w:val="37474F"/>
          <w:kern w:val="0"/>
          <w:szCs w:val="21"/>
        </w:rPr>
        <w:t>32</w:t>
      </w:r>
      <w:proofErr w:type="gramStart"/>
      <w:r w:rsidRPr="009B37C0">
        <w:rPr>
          <w:rFonts w:ascii="Courier New" w:eastAsia="宋体" w:hAnsi="Courier New" w:cs="Courier New"/>
          <w:color w:val="37474F"/>
          <w:kern w:val="0"/>
          <w:szCs w:val="21"/>
        </w:rPr>
        <w:t>和</w:t>
      </w:r>
      <w:proofErr w:type="gramEnd"/>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有</w:t>
      </w:r>
      <w:r w:rsidRPr="009B37C0">
        <w:rPr>
          <w:rFonts w:ascii="Courier New" w:eastAsia="宋体" w:hAnsi="Courier New" w:cs="Courier New"/>
          <w:color w:val="37474F"/>
          <w:kern w:val="0"/>
          <w:szCs w:val="21"/>
        </w:rPr>
        <w:t>4</w:t>
      </w:r>
      <w:r w:rsidRPr="009B37C0">
        <w:rPr>
          <w:rFonts w:ascii="Courier New" w:eastAsia="宋体" w:hAnsi="Courier New" w:cs="Courier New"/>
          <w:color w:val="37474F"/>
          <w:kern w:val="0"/>
          <w:szCs w:val="21"/>
        </w:rPr>
        <w:t>个</w:t>
      </w:r>
      <w:r w:rsidRPr="009B37C0">
        <w:rPr>
          <w:rFonts w:ascii="Courier New" w:eastAsia="宋体" w:hAnsi="Courier New" w:cs="Courier New"/>
          <w:color w:val="37474F"/>
          <w:kern w:val="0"/>
          <w:szCs w:val="21"/>
        </w:rPr>
        <w:t>GPU</w:t>
      </w:r>
      <w:r w:rsidRPr="009B37C0">
        <w:rPr>
          <w:rFonts w:ascii="Courier New" w:eastAsia="宋体" w:hAnsi="Courier New" w:cs="Courier New"/>
          <w:color w:val="37474F"/>
          <w:kern w:val="0"/>
          <w:szCs w:val="21"/>
        </w:rPr>
        <w:t>，每个</w:t>
      </w:r>
      <w:r w:rsidRPr="009B37C0">
        <w:rPr>
          <w:rFonts w:ascii="Courier New" w:eastAsia="宋体" w:hAnsi="Courier New" w:cs="Courier New"/>
          <w:color w:val="37474F"/>
          <w:kern w:val="0"/>
          <w:szCs w:val="21"/>
        </w:rPr>
        <w:t>GPU</w:t>
      </w:r>
      <w:r w:rsidRPr="009B37C0">
        <w:rPr>
          <w:rFonts w:ascii="Courier New" w:eastAsia="宋体" w:hAnsi="Courier New" w:cs="Courier New"/>
          <w:color w:val="37474F"/>
          <w:kern w:val="0"/>
          <w:szCs w:val="21"/>
        </w:rPr>
        <w:t>将在每一步获得</w:t>
      </w:r>
      <w:r w:rsidRPr="009B37C0">
        <w:rPr>
          <w:rFonts w:ascii="Courier New" w:eastAsia="宋体" w:hAnsi="Courier New" w:cs="Courier New"/>
          <w:color w:val="37474F"/>
          <w:kern w:val="0"/>
          <w:szCs w:val="21"/>
        </w:rPr>
        <w:t>8</w:t>
      </w:r>
      <w:r w:rsidRPr="009B37C0">
        <w:rPr>
          <w:rFonts w:ascii="Courier New" w:eastAsia="宋体" w:hAnsi="Courier New" w:cs="Courier New"/>
          <w:color w:val="37474F"/>
          <w:kern w:val="0"/>
          <w:szCs w:val="21"/>
        </w:rPr>
        <w:t>个示例。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（整数）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否</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清洁：</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 xml:space="preserve">    </w:t>
      </w:r>
      <w:r w:rsidRPr="009B37C0">
        <w:rPr>
          <w:rFonts w:ascii="Courier New" w:eastAsia="宋体" w:hAnsi="Courier New" w:cs="Courier New"/>
          <w:color w:val="37474F"/>
          <w:kern w:val="0"/>
          <w:szCs w:val="21"/>
        </w:rPr>
        <w:t>如果设置，则将删除</w:t>
      </w:r>
      <w:r w:rsidRPr="009B37C0">
        <w:rPr>
          <w:rFonts w:ascii="Courier New" w:eastAsia="宋体" w:hAnsi="Courier New" w:cs="Courier New"/>
          <w:color w:val="37474F"/>
          <w:kern w:val="0"/>
          <w:szCs w:val="21"/>
        </w:rPr>
        <w:t>model_dir</w:t>
      </w:r>
      <w:r w:rsidRPr="009B37C0">
        <w:rPr>
          <w:rFonts w:ascii="Courier New" w:eastAsia="宋体" w:hAnsi="Courier New" w:cs="Courier New"/>
          <w:color w:val="37474F"/>
          <w:kern w:val="0"/>
          <w:szCs w:val="21"/>
        </w:rPr>
        <w:t>（如果存在）。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'false'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DATA_DIR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输入数据的位置。</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 tmp / census_data'</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 download_if_missing</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如果数据尚未存在，则将数据下载到</w:t>
      </w:r>
      <w:r w:rsidRPr="009B37C0">
        <w:rPr>
          <w:rFonts w:ascii="Courier New" w:eastAsia="宋体" w:hAnsi="Courier New" w:cs="Courier New"/>
          <w:color w:val="37474F"/>
          <w:kern w:val="0"/>
          <w:szCs w:val="21"/>
        </w:rPr>
        <w:t>data_dir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'true'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-ebe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epochs_between_evals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评估之间运行的训练时期的数量。</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（整数）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-ed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export_dir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如果设置，模型的</w:t>
      </w:r>
      <w:r w:rsidRPr="009B37C0">
        <w:rPr>
          <w:rFonts w:ascii="Courier New" w:eastAsia="宋体" w:hAnsi="Courier New" w:cs="Courier New"/>
          <w:color w:val="37474F"/>
          <w:kern w:val="0"/>
          <w:szCs w:val="21"/>
        </w:rPr>
        <w:t>SavedModel</w:t>
      </w:r>
      <w:r w:rsidRPr="009B37C0">
        <w:rPr>
          <w:rFonts w:ascii="Courier New" w:eastAsia="宋体" w:hAnsi="Courier New" w:cs="Courier New"/>
          <w:color w:val="37474F"/>
          <w:kern w:val="0"/>
          <w:szCs w:val="21"/>
        </w:rPr>
        <w:t>序列化将导出到此</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培训结束时的目录。有关更多详细信息，请参阅自述文件</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相应</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链接。</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-hk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钩：</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用于指定训练挂钩名称的（不区分大小写）字符串的列表。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钩子：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loggingmetrichook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loggingtensorhook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examplespersecondhook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profilerhook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Tahoma" w:eastAsia="宋体" w:hAnsi="Tahoma" w:cs="Tahoma"/>
          <w:color w:val="37474F"/>
          <w:kern w:val="0"/>
          <w:szCs w:val="21"/>
        </w:rPr>
        <w:t>﻿</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示例：</w:t>
      </w:r>
      <w:r w:rsidRPr="009B37C0">
        <w:rPr>
          <w:rFonts w:ascii="Courier New" w:eastAsia="宋体" w:hAnsi="Courier New" w:cs="Courier New"/>
          <w:color w:val="37474F"/>
          <w:kern w:val="0"/>
          <w:szCs w:val="21"/>
        </w:rPr>
        <w:t>`--hooks ProfilerHook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ExamplesPerSecondHook`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 xml:space="preserve">    </w:t>
      </w:r>
      <w:r w:rsidRPr="009B37C0">
        <w:rPr>
          <w:rFonts w:ascii="Courier New" w:eastAsia="宋体" w:hAnsi="Courier New" w:cs="Courier New"/>
          <w:color w:val="37474F"/>
          <w:kern w:val="0"/>
          <w:szCs w:val="21"/>
        </w:rPr>
        <w:t>有关详细信息，请参阅</w:t>
      </w:r>
      <w:r w:rsidRPr="009B37C0">
        <w:rPr>
          <w:rFonts w:ascii="Courier New" w:eastAsia="宋体" w:hAnsi="Courier New" w:cs="Courier New"/>
          <w:color w:val="37474F"/>
          <w:kern w:val="0"/>
          <w:szCs w:val="21"/>
        </w:rPr>
        <w:t>official.utils.logs.hooks_helper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'LoggingTensorHook'</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（以逗号分隔的列表）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model_dir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模型检查点文件的位置。</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 tmp / census_model'</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  model_type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&lt;wide | deep | wide_deep&gt;</w:t>
      </w:r>
      <w:r w:rsidRPr="009B37C0">
        <w:rPr>
          <w:rFonts w:ascii="Courier New" w:eastAsia="宋体" w:hAnsi="Courier New" w:cs="Courier New"/>
          <w:color w:val="37474F"/>
          <w:kern w:val="0"/>
          <w:szCs w:val="21"/>
        </w:rPr>
        <w:t>：选择模型拓扑。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'wide_deep'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37474F"/>
          <w:kern w:val="0"/>
          <w:szCs w:val="21"/>
        </w:rPr>
        <w:t>叔</w:t>
      </w:r>
      <w:r w:rsidRPr="009B37C0">
        <w:rPr>
          <w:rFonts w:ascii="Courier New" w:eastAsia="宋体" w:hAnsi="Courier New" w:cs="Courier New"/>
          <w:color w:val="37474F"/>
          <w:kern w:val="0"/>
          <w:szCs w:val="21"/>
        </w:rPr>
        <w:t xml:space="preserve"> -  train_epochs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用于训练的时代数。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（默认：</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（整数）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尝试</w:t>
      </w:r>
      <w:r w:rsidRPr="009B37C0">
        <w:rPr>
          <w:rFonts w:ascii="Courier New" w:eastAsia="宋体" w:hAnsi="Courier New" w:cs="Courier New"/>
          <w:color w:val="37474F"/>
          <w:kern w:val="0"/>
          <w:szCs w:val="21"/>
        </w:rPr>
        <w:t>--helpfull</w:t>
      </w:r>
      <w:r w:rsidRPr="009B37C0">
        <w:rPr>
          <w:rFonts w:ascii="Courier New" w:eastAsia="宋体" w:hAnsi="Courier New" w:cs="Courier New"/>
          <w:color w:val="37474F"/>
          <w:kern w:val="0"/>
          <w:szCs w:val="21"/>
        </w:rPr>
        <w:t>获取所有标志的列表。</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现在运行模型：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!python -m official.wide_deep.census_main --model_type=wide --train_epochs=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2018-10-09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05.048463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I tensorflow / core / platform / cpu_feature_guard.cc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141]</w:t>
      </w:r>
      <w:r w:rsidRPr="009B37C0">
        <w:rPr>
          <w:rFonts w:ascii="Courier New" w:eastAsia="宋体" w:hAnsi="Courier New" w:cs="Courier New"/>
          <w:color w:val="37474F"/>
          <w:kern w:val="0"/>
          <w:szCs w:val="21"/>
        </w:rPr>
        <w:t>您的</w:t>
      </w:r>
      <w:r w:rsidRPr="009B37C0">
        <w:rPr>
          <w:rFonts w:ascii="Courier New" w:eastAsia="宋体" w:hAnsi="Courier New" w:cs="Courier New"/>
          <w:color w:val="37474F"/>
          <w:kern w:val="0"/>
          <w:szCs w:val="21"/>
        </w:rPr>
        <w:t>CPU</w:t>
      </w:r>
      <w:r w:rsidRPr="009B37C0">
        <w:rPr>
          <w:rFonts w:ascii="Courier New" w:eastAsia="宋体" w:hAnsi="Courier New" w:cs="Courier New"/>
          <w:color w:val="37474F"/>
          <w:kern w:val="0"/>
          <w:szCs w:val="21"/>
        </w:rPr>
        <w:t>支持未</w:t>
      </w:r>
      <w:proofErr w:type="gramStart"/>
      <w:r w:rsidRPr="009B37C0">
        <w:rPr>
          <w:rFonts w:ascii="Courier New" w:eastAsia="宋体" w:hAnsi="Courier New" w:cs="Courier New"/>
          <w:color w:val="37474F"/>
          <w:kern w:val="0"/>
          <w:szCs w:val="21"/>
        </w:rPr>
        <w:t>编译此</w:t>
      </w:r>
      <w:proofErr w:type="gramEnd"/>
      <w:r w:rsidRPr="009B37C0">
        <w:rPr>
          <w:rFonts w:ascii="Courier New" w:eastAsia="宋体" w:hAnsi="Courier New" w:cs="Courier New"/>
          <w:color w:val="37474F"/>
          <w:kern w:val="0"/>
          <w:szCs w:val="21"/>
        </w:rPr>
        <w:t>TensorFlow</w:t>
      </w:r>
      <w:r w:rsidRPr="009B37C0">
        <w:rPr>
          <w:rFonts w:ascii="Courier New" w:eastAsia="宋体" w:hAnsi="Courier New" w:cs="Courier New"/>
          <w:color w:val="37474F"/>
          <w:kern w:val="0"/>
          <w:szCs w:val="21"/>
        </w:rPr>
        <w:t>二进制文件的指令：</w:t>
      </w:r>
      <w:r w:rsidRPr="009B37C0">
        <w:rPr>
          <w:rFonts w:ascii="Courier New" w:eastAsia="宋体" w:hAnsi="Courier New" w:cs="Courier New"/>
          <w:color w:val="37474F"/>
          <w:kern w:val="0"/>
          <w:szCs w:val="21"/>
        </w:rPr>
        <w:t>AVX2 FMA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05.053292 140061072475904 tf_logging.py:115]</w:t>
      </w:r>
      <w:r w:rsidRPr="009B37C0">
        <w:rPr>
          <w:rFonts w:ascii="Courier New" w:eastAsia="宋体" w:hAnsi="Courier New" w:cs="Courier New"/>
          <w:color w:val="37474F"/>
          <w:kern w:val="0"/>
          <w:szCs w:val="21"/>
        </w:rPr>
        <w:t>使用</w:t>
      </w:r>
      <w:r w:rsidRPr="009B37C0">
        <w:rPr>
          <w:rFonts w:ascii="Courier New" w:eastAsia="宋体" w:hAnsi="Courier New" w:cs="Courier New"/>
          <w:color w:val="37474F"/>
          <w:kern w:val="0"/>
          <w:szCs w:val="21"/>
        </w:rPr>
        <w:t>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num_ps_replicas'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eval_distribute'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log_step_count_steps'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service'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session_config'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device_count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关键：</w:t>
      </w:r>
      <w:r w:rsidRPr="009B37C0">
        <w:rPr>
          <w:rFonts w:ascii="Courier New" w:eastAsia="宋体" w:hAnsi="Courier New" w:cs="Courier New"/>
          <w:color w:val="37474F"/>
          <w:kern w:val="0"/>
          <w:szCs w:val="21"/>
        </w:rPr>
        <w:t>“GPU”</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device_fn'</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train_distribute'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prototocol'</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save_summary_steps'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master'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evaluation_master'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lastRenderedPageBreak/>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model_dir'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tmp / census_model'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'_num_worker_replicas'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cluster_pec'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&lt;tensorflow.python.training.server_lib.ClusterSpec</w:t>
      </w:r>
      <w:r w:rsidRPr="009B37C0">
        <w:rPr>
          <w:rFonts w:ascii="Courier New" w:eastAsia="宋体" w:hAnsi="Courier New" w:cs="Courier New"/>
          <w:color w:val="37474F"/>
          <w:kern w:val="0"/>
          <w:szCs w:val="21"/>
        </w:rPr>
        <w:t>对象位于</w:t>
      </w:r>
      <w:r w:rsidRPr="009B37C0">
        <w:rPr>
          <w:rFonts w:ascii="Courier New" w:eastAsia="宋体" w:hAnsi="Courier New" w:cs="Courier New"/>
          <w:color w:val="37474F"/>
          <w:kern w:val="0"/>
          <w:szCs w:val="21"/>
        </w:rPr>
        <w:t>0x7f622d45bba8&gt;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task_id'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tf_random_seed'</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global_id_in_cluster'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save_checkpoints_secs'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600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_save_checkpoints_steps'</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kep_checkpoint_max'</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is_chief'</w:t>
      </w:r>
      <w:r w:rsidRPr="009B37C0">
        <w:rPr>
          <w:rFonts w:ascii="Courier New" w:eastAsia="宋体" w:hAnsi="Courier New" w:cs="Courier New"/>
          <w:color w:val="37474F"/>
          <w:kern w:val="0"/>
          <w:szCs w:val="21"/>
        </w:rPr>
        <w:t>：是的，</w:t>
      </w:r>
      <w:r w:rsidRPr="009B37C0">
        <w:rPr>
          <w:rFonts w:ascii="Courier New" w:eastAsia="宋体" w:hAnsi="Courier New" w:cs="Courier New"/>
          <w:color w:val="37474F"/>
          <w:kern w:val="0"/>
          <w:szCs w:val="21"/>
        </w:rPr>
        <w:t>'_ keep_checkpoint_every_n_hours'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expperimental_distribute'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task_type'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'worker'}</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05.054460 140061072475904 tf_logging.py:120]'cpuinfo'</w:t>
      </w:r>
      <w:r w:rsidRPr="009B37C0">
        <w:rPr>
          <w:rFonts w:ascii="Courier New" w:eastAsia="宋体" w:hAnsi="Courier New" w:cs="Courier New"/>
          <w:color w:val="37474F"/>
          <w:kern w:val="0"/>
          <w:szCs w:val="21"/>
        </w:rPr>
        <w:t>未导入。不会记录</w:t>
      </w:r>
      <w:r w:rsidRPr="009B37C0">
        <w:rPr>
          <w:rFonts w:ascii="Courier New" w:eastAsia="宋体" w:hAnsi="Courier New" w:cs="Courier New"/>
          <w:color w:val="37474F"/>
          <w:kern w:val="0"/>
          <w:szCs w:val="21"/>
        </w:rPr>
        <w:t>CPU</w:t>
      </w:r>
      <w:r w:rsidRPr="009B37C0">
        <w:rPr>
          <w:rFonts w:ascii="Courier New" w:eastAsia="宋体" w:hAnsi="Courier New" w:cs="Courier New"/>
          <w:color w:val="37474F"/>
          <w:kern w:val="0"/>
          <w:szCs w:val="21"/>
        </w:rPr>
        <w:t>信息。</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05.054889 140061072475904 tf_logging.py:120]'psutil'</w:t>
      </w:r>
      <w:r w:rsidRPr="009B37C0">
        <w:rPr>
          <w:rFonts w:ascii="Courier New" w:eastAsia="宋体" w:hAnsi="Courier New" w:cs="Courier New"/>
          <w:color w:val="37474F"/>
          <w:kern w:val="0"/>
          <w:szCs w:val="21"/>
        </w:rPr>
        <w:t>未导入。内存信息不会被记录。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05.192945 140061072475904 tf_logging.py:115]</w:t>
      </w:r>
      <w:r w:rsidRPr="009B37C0">
        <w:rPr>
          <w:rFonts w:ascii="Courier New" w:eastAsia="宋体" w:hAnsi="Courier New" w:cs="Courier New"/>
          <w:color w:val="37474F"/>
          <w:kern w:val="0"/>
          <w:szCs w:val="21"/>
        </w:rPr>
        <w:t>基准测试：</w:t>
      </w:r>
      <w:r w:rsidRPr="009B37C0">
        <w:rPr>
          <w:rFonts w:ascii="Courier New" w:eastAsia="宋体" w:hAnsi="Courier New" w:cs="Courier New"/>
          <w:color w:val="37474F"/>
          <w:kern w:val="0"/>
          <w:szCs w:val="21"/>
        </w:rPr>
        <w:t>{'run_parameters'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[{'long_value'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'batch_size'}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{'string_value'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'wide'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'name'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'model_type'}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{'long_value'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'train_epochs'}]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'run_date'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05.053988Z'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'model_name'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'wide_deep'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'test_id '</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'tensorflow_version'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{'git_hash'</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“b'unknown'”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版本</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'machine_config'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{'gpu_info'</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{'count'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tensorflow_environment_variables'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'dataset'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'Census Income'}}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05.237414 140061072475904 tf_logging.py:115]</w:t>
      </w:r>
      <w:r w:rsidRPr="009B37C0">
        <w:rPr>
          <w:rFonts w:ascii="Courier New" w:eastAsia="宋体" w:hAnsi="Courier New" w:cs="Courier New"/>
          <w:color w:val="37474F"/>
          <w:kern w:val="0"/>
          <w:szCs w:val="21"/>
        </w:rPr>
        <w:t>解析</w:t>
      </w:r>
      <w:r w:rsidRPr="009B37C0">
        <w:rPr>
          <w:rFonts w:ascii="Courier New" w:eastAsia="宋体" w:hAnsi="Courier New" w:cs="Courier New"/>
          <w:color w:val="37474F"/>
          <w:kern w:val="0"/>
          <w:szCs w:val="21"/>
        </w:rPr>
        <w:t>/tmp/census_data/adult.data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05.273519 140061072475904 tf_logging.py:115]</w:t>
      </w:r>
      <w:r w:rsidRPr="009B37C0">
        <w:rPr>
          <w:rFonts w:ascii="Courier New" w:eastAsia="宋体" w:hAnsi="Courier New" w:cs="Courier New"/>
          <w:color w:val="37474F"/>
          <w:kern w:val="0"/>
          <w:szCs w:val="21"/>
        </w:rPr>
        <w:t>调用</w:t>
      </w:r>
      <w:r w:rsidRPr="009B37C0">
        <w:rPr>
          <w:rFonts w:ascii="Courier New" w:eastAsia="宋体" w:hAnsi="Courier New" w:cs="Courier New"/>
          <w:color w:val="37474F"/>
          <w:kern w:val="0"/>
          <w:szCs w:val="21"/>
        </w:rPr>
        <w:t>model_fn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06.173745 140061072475904 tf_logging.py:115]</w:t>
      </w:r>
      <w:r w:rsidRPr="009B37C0">
        <w:rPr>
          <w:rFonts w:ascii="Courier New" w:eastAsia="宋体" w:hAnsi="Courier New" w:cs="Courier New"/>
          <w:color w:val="37474F"/>
          <w:kern w:val="0"/>
          <w:szCs w:val="21"/>
        </w:rPr>
        <w:t>完成调用</w:t>
      </w:r>
      <w:r w:rsidRPr="009B37C0">
        <w:rPr>
          <w:rFonts w:ascii="Courier New" w:eastAsia="宋体" w:hAnsi="Courier New" w:cs="Courier New"/>
          <w:color w:val="37474F"/>
          <w:kern w:val="0"/>
          <w:szCs w:val="21"/>
        </w:rPr>
        <w:t>model_fn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06.174018 140061072475904 tf_logging.py:115]</w:t>
      </w:r>
      <w:r w:rsidRPr="009B37C0">
        <w:rPr>
          <w:rFonts w:ascii="Courier New" w:eastAsia="宋体" w:hAnsi="Courier New" w:cs="Courier New"/>
          <w:color w:val="37474F"/>
          <w:kern w:val="0"/>
          <w:szCs w:val="21"/>
        </w:rPr>
        <w:t>创建</w:t>
      </w:r>
      <w:r w:rsidRPr="009B37C0">
        <w:rPr>
          <w:rFonts w:ascii="Courier New" w:eastAsia="宋体" w:hAnsi="Courier New" w:cs="Courier New"/>
          <w:color w:val="37474F"/>
          <w:kern w:val="0"/>
          <w:szCs w:val="21"/>
        </w:rPr>
        <w:t>CheckpointSaverHook</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06.549936 140061072475904 tf_logging.py:115]</w:t>
      </w:r>
      <w:r w:rsidRPr="009B37C0">
        <w:rPr>
          <w:rFonts w:ascii="Courier New" w:eastAsia="宋体" w:hAnsi="Courier New" w:cs="Courier New"/>
          <w:color w:val="37474F"/>
          <w:kern w:val="0"/>
          <w:szCs w:val="21"/>
        </w:rPr>
        <w:t>图表已完成。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06.652294 140061072475904 tf_logging.py:115]</w:t>
      </w:r>
      <w:r w:rsidRPr="009B37C0">
        <w:rPr>
          <w:rFonts w:ascii="Courier New" w:eastAsia="宋体" w:hAnsi="Courier New" w:cs="Courier New"/>
          <w:color w:val="37474F"/>
          <w:kern w:val="0"/>
          <w:szCs w:val="21"/>
        </w:rPr>
        <w:t>运行</w:t>
      </w:r>
      <w:r w:rsidRPr="009B37C0">
        <w:rPr>
          <w:rFonts w:ascii="Courier New" w:eastAsia="宋体" w:hAnsi="Courier New" w:cs="Courier New"/>
          <w:color w:val="37474F"/>
          <w:kern w:val="0"/>
          <w:szCs w:val="21"/>
        </w:rPr>
        <w:t>local_init_op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06.678956 140061072475904 tf_logging.py:115]</w:t>
      </w:r>
      <w:r w:rsidRPr="009B37C0">
        <w:rPr>
          <w:rFonts w:ascii="Courier New" w:eastAsia="宋体" w:hAnsi="Courier New" w:cs="Courier New"/>
          <w:color w:val="37474F"/>
          <w:kern w:val="0"/>
          <w:szCs w:val="21"/>
        </w:rPr>
        <w:t>完成运行</w:t>
      </w:r>
      <w:r w:rsidRPr="009B37C0">
        <w:rPr>
          <w:rFonts w:ascii="Courier New" w:eastAsia="宋体" w:hAnsi="Courier New" w:cs="Courier New"/>
          <w:color w:val="37474F"/>
          <w:kern w:val="0"/>
          <w:szCs w:val="21"/>
        </w:rPr>
        <w:t>local_init_op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07.380616 140061072475904 tf_logging.py:115]</w:t>
      </w:r>
      <w:r w:rsidRPr="009B37C0">
        <w:rPr>
          <w:rFonts w:ascii="Courier New" w:eastAsia="宋体" w:hAnsi="Courier New" w:cs="Courier New"/>
          <w:color w:val="37474F"/>
          <w:kern w:val="0"/>
          <w:szCs w:val="21"/>
        </w:rPr>
        <w:t>将检查点</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保存到</w:t>
      </w:r>
      <w:r w:rsidRPr="009B37C0">
        <w:rPr>
          <w:rFonts w:ascii="Courier New" w:eastAsia="宋体" w:hAnsi="Courier New" w:cs="Courier New"/>
          <w:color w:val="37474F"/>
          <w:kern w:val="0"/>
          <w:szCs w:val="21"/>
        </w:rPr>
        <w:t>/tmp/census_model/model.ckpt</w:t>
      </w:r>
      <w:r w:rsidRPr="009B37C0">
        <w:rPr>
          <w:rFonts w:ascii="Courier New" w:eastAsia="宋体" w:hAnsi="Courier New" w:cs="Courier New"/>
          <w:color w:val="37474F"/>
          <w:kern w:val="0"/>
          <w:szCs w:val="21"/>
        </w:rPr>
        <w:t>中。</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07.949594 140061072475904 tf_logging.py:115] average_loss = 0.6931472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27.725887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07.950152 140061072475904 tf_logging.py:115] loss = 27.725887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step = 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08.538611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169.622</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08.539464 140061072475904 tf_logging.py:115] average_loss = 0.39386895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15.754758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0.590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08.539777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15.754758</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0.590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08.878756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293.969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08.879661 140061072475904 tf_logging.py:115] average_loss = 0.34996048</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13.998419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08.879964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13.998419</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201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09.214598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297.757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09.215559 140061072475904 tf_logging.py:115] average_loss = 0.23998952</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9.599581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0.336</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09.215908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9.599581</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301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0.336</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09.553291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295.249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09.554064 140061072475904 tf_logging.py:115] average_loss = 0.3641164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14.564656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0.339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09.554347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14.564656</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401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0.338</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09.888134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298.656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09.888899 140061072475904 tf_logging.py:115] average_loss = 0.37377656</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14.951062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0.335</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09.889189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14.951062</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501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0.335</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10.230372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292.182</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10.231162 140061072475904 tf_logging.py:115] average_loss = 0.44428167</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17.771267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0.342</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10.231468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17.771267</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601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0.342</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10.540647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322.283</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10.541343 140061072475904 tf_logging.py:115] average_loss = 0.35957533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14.383014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0.310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10.541604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14.383014</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701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0.310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10.869942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303.721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10.870860 140061072475904 tf_logging.py:115] average_loss = 0.34024596</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13.6098385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16:17:10.871265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13.6098385</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801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0.330</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11.255781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259.158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11.256601 140061072475904 tf_logging.py:115] average_loss = 0.41650906</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16.660362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0.386</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11.256903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16.660362</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901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0.386</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11.594015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295.654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11.594866 140061072475904 tf_logging.py:115] average_loss = 0.332558</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13.3023205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0.338</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11.595208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13.3023205</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1001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0.338</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11.937734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290.926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11.938567 140061072475904 tf_logging.py:115] average_loss = 0.2967804</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11.871216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0.344</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11.938887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11.871216</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1101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0.344</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12.280265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291.968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12.281141 140061072475904 tf_logging.py:115] average_loss = 0.40725145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16.290058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0.343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12.281456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16.290058</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1201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0.343</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12.610941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302.411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12.611870 140061072475904 tf_logging.py:115] average_loss = 0.29060557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11.624223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0.331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12.612231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11.624223</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1301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0.331</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12.954074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291.414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12.954836 140061072475904 tf_logging.py:115] average_loss = 0.4619999</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18.479996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0.343</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12.955148 140061072475904 tf_logging.py:115] loss = 18.479996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step = 1401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0.343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13.289181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298.435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13.290104 140061072475904 tf_logging.py:115] average_loss = 0.34678543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 = 13.871417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0.335 sec</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13.290464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13.871417</w:t>
      </w:r>
      <w:r w:rsidRPr="009B37C0">
        <w:rPr>
          <w:rFonts w:ascii="Courier New" w:eastAsia="宋体" w:hAnsi="Courier New" w:cs="Courier New"/>
          <w:color w:val="37474F"/>
          <w:kern w:val="0"/>
          <w:szCs w:val="21"/>
        </w:rPr>
        <w:t>，步长</w:t>
      </w:r>
      <w:r w:rsidRPr="009B37C0">
        <w:rPr>
          <w:rFonts w:ascii="Courier New" w:eastAsia="宋体" w:hAnsi="Courier New" w:cs="Courier New"/>
          <w:color w:val="37474F"/>
          <w:kern w:val="0"/>
          <w:szCs w:val="21"/>
        </w:rPr>
        <w:t>= 1501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0.335</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13.629909 140061072475904 tf_logging.py:115] global_step / sec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293.484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13.630782 140061072475904 tf_logging.py:115] average_loss = 0.2735587</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10.9423485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0.341</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13.631147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10.9423485</w:t>
      </w:r>
      <w:r w:rsidRPr="009B37C0">
        <w:rPr>
          <w:rFonts w:ascii="Courier New" w:eastAsia="宋体" w:hAnsi="Courier New" w:cs="Courier New"/>
          <w:color w:val="37474F"/>
          <w:kern w:val="0"/>
          <w:szCs w:val="21"/>
        </w:rPr>
        <w:t>，步骤</w:t>
      </w:r>
      <w:r w:rsidRPr="009B37C0">
        <w:rPr>
          <w:rFonts w:ascii="Courier New" w:eastAsia="宋体" w:hAnsi="Courier New" w:cs="Courier New"/>
          <w:color w:val="37474F"/>
          <w:kern w:val="0"/>
          <w:szCs w:val="21"/>
        </w:rPr>
        <w:t>= 1601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0.341</w:t>
      </w:r>
      <w:r w:rsidRPr="009B37C0">
        <w:rPr>
          <w:rFonts w:ascii="Courier New" w:eastAsia="宋体" w:hAnsi="Courier New" w:cs="Courier New"/>
          <w:color w:val="37474F"/>
          <w:kern w:val="0"/>
          <w:szCs w:val="21"/>
        </w:rPr>
        <w:t>秒）</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13.723575 140061072475904 tf_logging.py:115]</w:t>
      </w:r>
      <w:r w:rsidRPr="009B37C0">
        <w:rPr>
          <w:rFonts w:ascii="Courier New" w:eastAsia="宋体" w:hAnsi="Courier New" w:cs="Courier New"/>
          <w:color w:val="37474F"/>
          <w:kern w:val="0"/>
          <w:szCs w:val="21"/>
        </w:rPr>
        <w:t>将</w:t>
      </w:r>
      <w:r w:rsidRPr="009B37C0">
        <w:rPr>
          <w:rFonts w:ascii="Courier New" w:eastAsia="宋体" w:hAnsi="Courier New" w:cs="Courier New"/>
          <w:color w:val="37474F"/>
          <w:kern w:val="0"/>
          <w:szCs w:val="21"/>
        </w:rPr>
        <w:t>1629</w:t>
      </w:r>
      <w:r w:rsidRPr="009B37C0">
        <w:rPr>
          <w:rFonts w:ascii="Courier New" w:eastAsia="宋体" w:hAnsi="Courier New" w:cs="Courier New"/>
          <w:color w:val="37474F"/>
          <w:kern w:val="0"/>
          <w:szCs w:val="21"/>
        </w:rPr>
        <w:t>的检查点保存到</w:t>
      </w:r>
      <w:r w:rsidRPr="009B37C0">
        <w:rPr>
          <w:rFonts w:ascii="Courier New" w:eastAsia="宋体" w:hAnsi="Courier New" w:cs="Courier New"/>
          <w:color w:val="37474F"/>
          <w:kern w:val="0"/>
          <w:szCs w:val="21"/>
        </w:rPr>
        <w:t>/tmp/census_model/model.ckpt</w:t>
      </w:r>
      <w:r w:rsidRPr="009B37C0">
        <w:rPr>
          <w:rFonts w:ascii="Courier New" w:eastAsia="宋体" w:hAnsi="Courier New" w:cs="Courier New"/>
          <w:color w:val="37474F"/>
          <w:kern w:val="0"/>
          <w:szCs w:val="21"/>
        </w:rPr>
        <w:t>中。</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13.844036 140061072475904 tf_logging.py:115]</w:t>
      </w:r>
      <w:r w:rsidRPr="009B37C0">
        <w:rPr>
          <w:rFonts w:ascii="Courier New" w:eastAsia="宋体" w:hAnsi="Courier New" w:cs="Courier New"/>
          <w:color w:val="37474F"/>
          <w:kern w:val="0"/>
          <w:szCs w:val="21"/>
        </w:rPr>
        <w:t>最后一步的损失：</w:t>
      </w:r>
      <w:r w:rsidRPr="009B37C0">
        <w:rPr>
          <w:rFonts w:ascii="Courier New" w:eastAsia="宋体" w:hAnsi="Courier New" w:cs="Courier New"/>
          <w:color w:val="37474F"/>
          <w:kern w:val="0"/>
          <w:szCs w:val="21"/>
        </w:rPr>
        <w:t>0.046886865</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13.854052 140061072475904 tf_logging.py:115]</w:t>
      </w:r>
      <w:r w:rsidRPr="009B37C0">
        <w:rPr>
          <w:rFonts w:ascii="Courier New" w:eastAsia="宋体" w:hAnsi="Courier New" w:cs="Courier New"/>
          <w:color w:val="37474F"/>
          <w:kern w:val="0"/>
          <w:szCs w:val="21"/>
        </w:rPr>
        <w:t>解析</w:t>
      </w:r>
      <w:r w:rsidRPr="009B37C0">
        <w:rPr>
          <w:rFonts w:ascii="Courier New" w:eastAsia="宋体" w:hAnsi="Courier New" w:cs="Courier New"/>
          <w:color w:val="37474F"/>
          <w:kern w:val="0"/>
          <w:szCs w:val="21"/>
        </w:rPr>
        <w:t>/tmp/census_data/adult.test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13.882764 140061072475904 tf_logging.py:115]</w:t>
      </w:r>
      <w:r w:rsidRPr="009B37C0">
        <w:rPr>
          <w:rFonts w:ascii="Courier New" w:eastAsia="宋体" w:hAnsi="Courier New" w:cs="Courier New"/>
          <w:color w:val="37474F"/>
          <w:kern w:val="0"/>
          <w:szCs w:val="21"/>
        </w:rPr>
        <w:t>调用</w:t>
      </w:r>
      <w:r w:rsidRPr="009B37C0">
        <w:rPr>
          <w:rFonts w:ascii="Courier New" w:eastAsia="宋体" w:hAnsi="Courier New" w:cs="Courier New"/>
          <w:color w:val="37474F"/>
          <w:kern w:val="0"/>
          <w:szCs w:val="21"/>
        </w:rPr>
        <w:t>model_fn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14.954841 140061072475904 tf_logging.py:125]</w:t>
      </w:r>
      <w:r w:rsidRPr="009B37C0">
        <w:rPr>
          <w:rFonts w:ascii="Courier New" w:eastAsia="宋体" w:hAnsi="Courier New" w:cs="Courier New"/>
          <w:color w:val="37474F"/>
          <w:kern w:val="0"/>
          <w:szCs w:val="21"/>
        </w:rPr>
        <w:t>已知梯形法则产生不正确的</w:t>
      </w:r>
      <w:r w:rsidRPr="009B37C0">
        <w:rPr>
          <w:rFonts w:ascii="Courier New" w:eastAsia="宋体" w:hAnsi="Courier New" w:cs="Courier New"/>
          <w:color w:val="37474F"/>
          <w:kern w:val="0"/>
          <w:szCs w:val="21"/>
        </w:rPr>
        <w:t xml:space="preserve">PR-AUC; </w:t>
      </w:r>
      <w:r w:rsidRPr="009B37C0">
        <w:rPr>
          <w:rFonts w:ascii="Courier New" w:eastAsia="宋体" w:hAnsi="Courier New" w:cs="Courier New"/>
          <w:color w:val="37474F"/>
          <w:kern w:val="0"/>
          <w:szCs w:val="21"/>
        </w:rPr>
        <w:t>请切换到</w:t>
      </w:r>
      <w:r w:rsidRPr="009B37C0">
        <w:rPr>
          <w:rFonts w:ascii="Courier New" w:eastAsia="宋体" w:hAnsi="Courier New" w:cs="Courier New"/>
          <w:color w:val="37474F"/>
          <w:kern w:val="0"/>
          <w:szCs w:val="21"/>
        </w:rPr>
        <w:t>“careful_interpolation”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14.972438 140061072475904 tf_logging.py:125]</w:t>
      </w:r>
      <w:r w:rsidRPr="009B37C0">
        <w:rPr>
          <w:rFonts w:ascii="Courier New" w:eastAsia="宋体" w:hAnsi="Courier New" w:cs="Courier New"/>
          <w:color w:val="37474F"/>
          <w:kern w:val="0"/>
          <w:szCs w:val="21"/>
        </w:rPr>
        <w:t>已知梯形法则产生不正确的</w:t>
      </w:r>
      <w:r w:rsidRPr="009B37C0">
        <w:rPr>
          <w:rFonts w:ascii="Courier New" w:eastAsia="宋体" w:hAnsi="Courier New" w:cs="Courier New"/>
          <w:color w:val="37474F"/>
          <w:kern w:val="0"/>
          <w:szCs w:val="21"/>
        </w:rPr>
        <w:t xml:space="preserve">PR-AUC; </w:t>
      </w:r>
      <w:r w:rsidRPr="009B37C0">
        <w:rPr>
          <w:rFonts w:ascii="Courier New" w:eastAsia="宋体" w:hAnsi="Courier New" w:cs="Courier New"/>
          <w:color w:val="37474F"/>
          <w:kern w:val="0"/>
          <w:szCs w:val="21"/>
        </w:rPr>
        <w:t>请切换到</w:t>
      </w:r>
      <w:r w:rsidRPr="009B37C0">
        <w:rPr>
          <w:rFonts w:ascii="Courier New" w:eastAsia="宋体" w:hAnsi="Courier New" w:cs="Courier New"/>
          <w:color w:val="37474F"/>
          <w:kern w:val="0"/>
          <w:szCs w:val="21"/>
        </w:rPr>
        <w:t>“careful_interpolation”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14.991327 140061072475904 tf_logging.py:115]</w:t>
      </w:r>
      <w:r w:rsidRPr="009B37C0">
        <w:rPr>
          <w:rFonts w:ascii="Courier New" w:eastAsia="宋体" w:hAnsi="Courier New" w:cs="Courier New"/>
          <w:color w:val="37474F"/>
          <w:kern w:val="0"/>
          <w:szCs w:val="21"/>
        </w:rPr>
        <w:t>完成调用</w:t>
      </w:r>
      <w:r w:rsidRPr="009B37C0">
        <w:rPr>
          <w:rFonts w:ascii="Courier New" w:eastAsia="宋体" w:hAnsi="Courier New" w:cs="Courier New"/>
          <w:color w:val="37474F"/>
          <w:kern w:val="0"/>
          <w:szCs w:val="21"/>
        </w:rPr>
        <w:t>model_fn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15.009677 140061072475904 tf_logging.py:115]</w:t>
      </w:r>
      <w:r w:rsidRPr="009B37C0">
        <w:rPr>
          <w:rFonts w:ascii="Courier New" w:eastAsia="宋体" w:hAnsi="Courier New" w:cs="Courier New"/>
          <w:color w:val="37474F"/>
          <w:kern w:val="0"/>
          <w:szCs w:val="21"/>
        </w:rPr>
        <w:t>在</w:t>
      </w:r>
      <w:r w:rsidRPr="009B37C0">
        <w:rPr>
          <w:rFonts w:ascii="Courier New" w:eastAsia="宋体" w:hAnsi="Courier New" w:cs="Courier New"/>
          <w:color w:val="37474F"/>
          <w:kern w:val="0"/>
          <w:szCs w:val="21"/>
        </w:rPr>
        <w:t>2018-10-09-16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w:t>
      </w:r>
      <w:r w:rsidRPr="009B37C0">
        <w:rPr>
          <w:rFonts w:ascii="Courier New" w:eastAsia="宋体" w:hAnsi="Courier New" w:cs="Courier New"/>
          <w:color w:val="37474F"/>
          <w:kern w:val="0"/>
          <w:szCs w:val="21"/>
        </w:rPr>
        <w:t>开始评估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15.126896 140061072475904 tf_logging.py:115]</w:t>
      </w:r>
      <w:r w:rsidRPr="009B37C0">
        <w:rPr>
          <w:rFonts w:ascii="Courier New" w:eastAsia="宋体" w:hAnsi="Courier New" w:cs="Courier New"/>
          <w:color w:val="37474F"/>
          <w:kern w:val="0"/>
          <w:szCs w:val="21"/>
        </w:rPr>
        <w:t>图表已完成。</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15.128459 140061072475904 tf_logging.py:115]</w:t>
      </w:r>
      <w:r w:rsidRPr="009B37C0">
        <w:rPr>
          <w:rFonts w:ascii="Courier New" w:eastAsia="宋体" w:hAnsi="Courier New" w:cs="Courier New"/>
          <w:color w:val="37474F"/>
          <w:kern w:val="0"/>
          <w:szCs w:val="21"/>
        </w:rPr>
        <w:t>从</w:t>
      </w:r>
      <w:r w:rsidRPr="009B37C0">
        <w:rPr>
          <w:rFonts w:ascii="Courier New" w:eastAsia="宋体" w:hAnsi="Courier New" w:cs="Courier New"/>
          <w:color w:val="37474F"/>
          <w:kern w:val="0"/>
          <w:szCs w:val="21"/>
        </w:rPr>
        <w:t>/tmp/census_model/model.ckpt-1629</w:t>
      </w:r>
      <w:r w:rsidRPr="009B37C0">
        <w:rPr>
          <w:rFonts w:ascii="Courier New" w:eastAsia="宋体" w:hAnsi="Courier New" w:cs="Courier New"/>
          <w:color w:val="37474F"/>
          <w:kern w:val="0"/>
          <w:szCs w:val="21"/>
        </w:rPr>
        <w:t>恢复参数</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15.175018 140061072475904 tf_logging.py:115]</w:t>
      </w:r>
      <w:r w:rsidRPr="009B37C0">
        <w:rPr>
          <w:rFonts w:ascii="Courier New" w:eastAsia="宋体" w:hAnsi="Courier New" w:cs="Courier New"/>
          <w:color w:val="37474F"/>
          <w:kern w:val="0"/>
          <w:szCs w:val="21"/>
        </w:rPr>
        <w:t>运行</w:t>
      </w:r>
      <w:r w:rsidRPr="009B37C0">
        <w:rPr>
          <w:rFonts w:ascii="Courier New" w:eastAsia="宋体" w:hAnsi="Courier New" w:cs="Courier New"/>
          <w:color w:val="37474F"/>
          <w:kern w:val="0"/>
          <w:szCs w:val="21"/>
        </w:rPr>
        <w:t>local_init_op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15.204138 140061072475904 tf_logging.py:115]</w:t>
      </w:r>
      <w:r w:rsidRPr="009B37C0">
        <w:rPr>
          <w:rFonts w:ascii="Courier New" w:eastAsia="宋体" w:hAnsi="Courier New" w:cs="Courier New"/>
          <w:color w:val="37474F"/>
          <w:kern w:val="0"/>
          <w:szCs w:val="21"/>
        </w:rPr>
        <w:t>完成运行</w:t>
      </w:r>
      <w:r w:rsidRPr="009B37C0">
        <w:rPr>
          <w:rFonts w:ascii="Courier New" w:eastAsia="宋体" w:hAnsi="Courier New" w:cs="Courier New"/>
          <w:color w:val="37474F"/>
          <w:kern w:val="0"/>
          <w:szCs w:val="21"/>
        </w:rPr>
        <w:t>local_init_op</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17.024853 140061072475904 tf_logging.py:115]</w:t>
      </w:r>
      <w:r w:rsidRPr="009B37C0">
        <w:rPr>
          <w:rFonts w:ascii="Courier New" w:eastAsia="宋体" w:hAnsi="Courier New" w:cs="Courier New"/>
          <w:color w:val="37474F"/>
          <w:kern w:val="0"/>
          <w:szCs w:val="21"/>
        </w:rPr>
        <w:t>完成评估</w:t>
      </w:r>
      <w:r w:rsidRPr="009B37C0">
        <w:rPr>
          <w:rFonts w:ascii="Courier New" w:eastAsia="宋体" w:hAnsi="Courier New" w:cs="Courier New"/>
          <w:color w:val="37474F"/>
          <w:kern w:val="0"/>
          <w:szCs w:val="21"/>
        </w:rPr>
        <w:t>2018-10-09-16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17.025108 140061072475904 tf_logging.py:115]</w:t>
      </w:r>
      <w:r w:rsidRPr="009B37C0">
        <w:rPr>
          <w:rFonts w:ascii="Courier New" w:eastAsia="宋体" w:hAnsi="Courier New" w:cs="Courier New"/>
          <w:color w:val="37474F"/>
          <w:kern w:val="0"/>
          <w:szCs w:val="21"/>
        </w:rPr>
        <w:t>保存全局步骤</w:t>
      </w:r>
      <w:r w:rsidRPr="009B37C0">
        <w:rPr>
          <w:rFonts w:ascii="Courier New" w:eastAsia="宋体" w:hAnsi="Courier New" w:cs="Courier New"/>
          <w:color w:val="37474F"/>
          <w:kern w:val="0"/>
          <w:szCs w:val="21"/>
        </w:rPr>
        <w:t>1629</w:t>
      </w:r>
      <w:r w:rsidRPr="009B37C0">
        <w:rPr>
          <w:rFonts w:ascii="Courier New" w:eastAsia="宋体" w:hAnsi="Courier New" w:cs="Courier New"/>
          <w:color w:val="37474F"/>
          <w:kern w:val="0"/>
          <w:szCs w:val="21"/>
        </w:rPr>
        <w:t>的</w:t>
      </w:r>
      <w:r w:rsidRPr="009B37C0">
        <w:rPr>
          <w:rFonts w:ascii="Courier New" w:eastAsia="宋体" w:hAnsi="Courier New" w:cs="Courier New"/>
          <w:color w:val="37474F"/>
          <w:kern w:val="0"/>
          <w:szCs w:val="21"/>
        </w:rPr>
        <w:t>dict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accuracy = 0.83711076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accuracy_baseline = 0.76377374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 = 0.8841798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auc_precision_recall = 0.69626415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average_loss = 0.3507863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 =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label / mean = 0.23622628</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 13.997921</w:t>
      </w: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 0.6953534</w:t>
      </w: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 0.23868126</w:t>
      </w: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 0.5525221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17.249652 140061072475904 tf_logging.py:115]</w:t>
      </w:r>
      <w:r w:rsidRPr="009B37C0">
        <w:rPr>
          <w:rFonts w:ascii="Courier New" w:eastAsia="宋体" w:hAnsi="Courier New" w:cs="Courier New"/>
          <w:color w:val="37474F"/>
          <w:kern w:val="0"/>
          <w:szCs w:val="21"/>
        </w:rPr>
        <w:t>为全局步骤</w:t>
      </w:r>
      <w:r w:rsidRPr="009B37C0">
        <w:rPr>
          <w:rFonts w:ascii="Courier New" w:eastAsia="宋体" w:hAnsi="Courier New" w:cs="Courier New"/>
          <w:color w:val="37474F"/>
          <w:kern w:val="0"/>
          <w:szCs w:val="21"/>
        </w:rPr>
        <w:t>1629</w:t>
      </w:r>
      <w:r w:rsidRPr="009B37C0">
        <w:rPr>
          <w:rFonts w:ascii="Courier New" w:eastAsia="宋体" w:hAnsi="Courier New" w:cs="Courier New"/>
          <w:color w:val="37474F"/>
          <w:kern w:val="0"/>
          <w:szCs w:val="21"/>
        </w:rPr>
        <w:t>保存</w:t>
      </w:r>
      <w:r w:rsidRPr="009B37C0">
        <w:rPr>
          <w:rFonts w:ascii="Courier New" w:eastAsia="宋体" w:hAnsi="Courier New" w:cs="Courier New"/>
          <w:color w:val="37474F"/>
          <w:kern w:val="0"/>
          <w:szCs w:val="21"/>
        </w:rPr>
        <w:t>'checkpoint_path'</w:t>
      </w:r>
      <w:r w:rsidRPr="009B37C0">
        <w:rPr>
          <w:rFonts w:ascii="Courier New" w:eastAsia="宋体" w:hAnsi="Courier New" w:cs="Courier New"/>
          <w:color w:val="37474F"/>
          <w:kern w:val="0"/>
          <w:szCs w:val="21"/>
        </w:rPr>
        <w:t>摘要：</w:t>
      </w:r>
      <w:r w:rsidRPr="009B37C0">
        <w:rPr>
          <w:rFonts w:ascii="Courier New" w:eastAsia="宋体" w:hAnsi="Courier New" w:cs="Courier New"/>
          <w:color w:val="37474F"/>
          <w:kern w:val="0"/>
          <w:szCs w:val="21"/>
        </w:rPr>
        <w:t>/tmp/census_model/model.ckpt-1629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17.250328 140061072475904 tf_logging.py:115]</w:t>
      </w:r>
      <w:r w:rsidRPr="009B37C0">
        <w:rPr>
          <w:rFonts w:ascii="Courier New" w:eastAsia="宋体" w:hAnsi="Courier New" w:cs="Courier New"/>
          <w:color w:val="37474F"/>
          <w:kern w:val="0"/>
          <w:szCs w:val="21"/>
        </w:rPr>
        <w:t>在纪元</w:t>
      </w:r>
      <w:r w:rsidRPr="009B37C0">
        <w:rPr>
          <w:rFonts w:ascii="Courier New" w:eastAsia="宋体" w:hAnsi="Courier New" w:cs="Courier New"/>
          <w:color w:val="37474F"/>
          <w:kern w:val="0"/>
          <w:szCs w:val="21"/>
        </w:rPr>
        <w:t>2/2</w:t>
      </w:r>
      <w:r w:rsidRPr="009B37C0">
        <w:rPr>
          <w:rFonts w:ascii="Courier New" w:eastAsia="宋体" w:hAnsi="Courier New" w:cs="Courier New"/>
          <w:color w:val="37474F"/>
          <w:kern w:val="0"/>
          <w:szCs w:val="21"/>
        </w:rPr>
        <w:t>的结果</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17.250420 140061072475904 tf_logging.py:115] -------------------------------------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17.250502 140061072475904 tf_logging.py:115]</w:t>
      </w: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0.83711076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17.250572 140061072475904 tf_logging.py:115] 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17.250638 140061072475904 tf_logging.py:115] 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0.8841798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17.250701 140061072475904 tf_logging.py:115] 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0.69626415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17.250767 140061072475904 tf_logging.py:115] 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0.3507863</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17.250836 140061072475904 tf_logging.py:115] 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1629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17.250901 140061072475904 tf_logging.py:115] 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17.250980 140061072475904 tf_logging.py:115]</w:t>
      </w: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13.997921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17.251052 140061072475904 tf_logging.py:115]</w:t>
      </w: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0.6953534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17.251115 140061072475904 tf_logging.py:115]</w:t>
      </w: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0.23868126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17.251177 140061072475904 tf_logging.py:115]</w:t>
      </w: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0.5525221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17.251313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0.8371107578277588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17.251276Z'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准确</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额外</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17.251432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0.7637737393379211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17.251410Z'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17.251533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0.8841797709465027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17.251514Z'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17.251632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0.6962641477584839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17.251614Z'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17.251730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0.3507862985134125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17.251711Z'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17.251827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0.23622627556324005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17.251809Z'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17.251924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13.997920989990234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17.251905Z'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17.252021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0.6953533887863159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17.252002Z'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'precision'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'extras'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17.252116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{'unit'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0.23868125677108765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'timestamp'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17.252098Z'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额外</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17.252212 140061072475904 tf_logging.py:115]</w:t>
      </w:r>
      <w:r w:rsidRPr="009B37C0">
        <w:rPr>
          <w:rFonts w:ascii="Courier New" w:eastAsia="宋体" w:hAnsi="Courier New" w:cs="Courier New"/>
          <w:color w:val="37474F"/>
          <w:kern w:val="0"/>
          <w:szCs w:val="21"/>
        </w:rPr>
        <w:t>基准指标：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单位</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价值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0.5525221228599548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时间戳</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'2018-10-09T16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17.252194Z'</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1629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名字</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额外</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AB197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ins w:id="1707" w:author="Shirley Li" w:date="2018-12-07T07:56:00Z">
        <w:r>
          <w:rPr>
            <w:rFonts w:ascii="Arial" w:eastAsia="宋体" w:hAnsi="Arial" w:cs="Arial" w:hint="eastAsia"/>
            <w:color w:val="212121"/>
            <w:spacing w:val="-2"/>
            <w:kern w:val="0"/>
            <w:sz w:val="36"/>
            <w:szCs w:val="36"/>
          </w:rPr>
          <w:lastRenderedPageBreak/>
          <w:t>读取</w:t>
        </w:r>
      </w:ins>
      <w:del w:id="1708" w:author="Shirley Li" w:date="2018-12-07T07:56:00Z">
        <w:r w:rsidR="006F7728" w:rsidRPr="009B37C0" w:rsidDel="00AB1978">
          <w:rPr>
            <w:rFonts w:ascii="Arial" w:eastAsia="宋体" w:hAnsi="Arial" w:cs="Arial"/>
            <w:color w:val="212121"/>
            <w:spacing w:val="-2"/>
            <w:kern w:val="0"/>
            <w:sz w:val="36"/>
            <w:szCs w:val="36"/>
          </w:rPr>
          <w:delText>阅读</w:delText>
        </w:r>
      </w:del>
      <w:r w:rsidR="006F7728" w:rsidRPr="009B37C0">
        <w:rPr>
          <w:rFonts w:ascii="Arial" w:eastAsia="宋体" w:hAnsi="Arial" w:cs="Arial"/>
          <w:color w:val="212121"/>
          <w:spacing w:val="-2"/>
          <w:kern w:val="0"/>
          <w:sz w:val="36"/>
          <w:szCs w:val="36"/>
        </w:rPr>
        <w:t>美国人口普查数据</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此示例使用</w:t>
      </w:r>
      <w:r w:rsidRPr="009B37C0">
        <w:rPr>
          <w:rFonts w:ascii="Arial" w:eastAsia="宋体" w:hAnsi="Arial" w:cs="Arial"/>
          <w:color w:val="212121"/>
          <w:kern w:val="0"/>
          <w:sz w:val="24"/>
          <w:szCs w:val="24"/>
        </w:rPr>
        <w:t>1994</w:t>
      </w:r>
      <w:r w:rsidRPr="009B37C0">
        <w:rPr>
          <w:rFonts w:ascii="Arial" w:eastAsia="宋体" w:hAnsi="Arial" w:cs="Arial"/>
          <w:color w:val="212121"/>
          <w:kern w:val="0"/>
          <w:sz w:val="24"/>
          <w:szCs w:val="24"/>
        </w:rPr>
        <w:t>年和</w:t>
      </w:r>
      <w:r w:rsidRPr="009B37C0">
        <w:rPr>
          <w:rFonts w:ascii="Arial" w:eastAsia="宋体" w:hAnsi="Arial" w:cs="Arial"/>
          <w:color w:val="212121"/>
          <w:kern w:val="0"/>
          <w:sz w:val="24"/>
          <w:szCs w:val="24"/>
        </w:rPr>
        <w:t>1995</w:t>
      </w:r>
      <w:r w:rsidRPr="009B37C0">
        <w:rPr>
          <w:rFonts w:ascii="Arial" w:eastAsia="宋体" w:hAnsi="Arial" w:cs="Arial"/>
          <w:color w:val="212121"/>
          <w:kern w:val="0"/>
          <w:sz w:val="24"/>
          <w:szCs w:val="24"/>
        </w:rPr>
        <w:t>年的</w:t>
      </w:r>
      <w:hyperlink r:id="rId164" w:history="1">
        <w:r w:rsidRPr="009B37C0">
          <w:rPr>
            <w:rFonts w:ascii="Arial" w:eastAsia="宋体" w:hAnsi="Arial" w:cs="Arial"/>
            <w:color w:val="039BE5"/>
            <w:kern w:val="0"/>
            <w:sz w:val="24"/>
            <w:szCs w:val="24"/>
            <w:u w:val="single"/>
          </w:rPr>
          <w:t>美国人口普查收入数据集</w:t>
        </w:r>
      </w:hyperlink>
      <w:r w:rsidRPr="009B37C0">
        <w:rPr>
          <w:rFonts w:ascii="Arial" w:eastAsia="宋体" w:hAnsi="Arial" w:cs="Arial"/>
          <w:color w:val="212121"/>
          <w:kern w:val="0"/>
          <w:sz w:val="24"/>
          <w:szCs w:val="24"/>
        </w:rPr>
        <w:t>。我们提供了</w:t>
      </w:r>
      <w:hyperlink r:id="rId165" w:history="1">
        <w:r w:rsidRPr="009B37C0">
          <w:rPr>
            <w:rFonts w:ascii="Arial" w:eastAsia="宋体" w:hAnsi="Arial" w:cs="Arial"/>
            <w:color w:val="039BE5"/>
            <w:kern w:val="0"/>
            <w:sz w:val="24"/>
            <w:szCs w:val="24"/>
            <w:u w:val="single"/>
          </w:rPr>
          <w:t>census_dataset.py</w:t>
        </w:r>
      </w:hyperlink>
      <w:r w:rsidRPr="009B37C0">
        <w:rPr>
          <w:rFonts w:ascii="Arial" w:eastAsia="宋体" w:hAnsi="Arial" w:cs="Arial"/>
          <w:color w:val="212121"/>
          <w:kern w:val="0"/>
          <w:sz w:val="24"/>
          <w:szCs w:val="24"/>
        </w:rPr>
        <w:t>脚本来下载数据并执行一些</w:t>
      </w:r>
      <w:ins w:id="1709" w:author="Shirley Li" w:date="2018-12-07T07:56:00Z">
        <w:r w:rsidR="005215CD">
          <w:rPr>
            <w:rFonts w:ascii="Arial" w:eastAsia="宋体" w:hAnsi="Arial" w:cs="Arial" w:hint="eastAsia"/>
            <w:color w:val="212121"/>
            <w:kern w:val="0"/>
            <w:sz w:val="24"/>
            <w:szCs w:val="24"/>
          </w:rPr>
          <w:t>数据</w:t>
        </w:r>
      </w:ins>
      <w:r w:rsidRPr="009B37C0">
        <w:rPr>
          <w:rFonts w:ascii="Arial" w:eastAsia="宋体" w:hAnsi="Arial" w:cs="Arial"/>
          <w:color w:val="212121"/>
          <w:kern w:val="0"/>
          <w:sz w:val="24"/>
          <w:szCs w:val="24"/>
        </w:rPr>
        <w:t>清理</w:t>
      </w:r>
      <w:ins w:id="1710" w:author="Shirley Li" w:date="2018-12-07T07:56:00Z">
        <w:r w:rsidR="005215CD">
          <w:rPr>
            <w:rFonts w:ascii="Arial" w:eastAsia="宋体" w:hAnsi="Arial" w:cs="Arial" w:hint="eastAsia"/>
            <w:color w:val="212121"/>
            <w:kern w:val="0"/>
            <w:sz w:val="24"/>
            <w:szCs w:val="24"/>
          </w:rPr>
          <w:t>工作</w:t>
        </w:r>
      </w:ins>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由于任务是</w:t>
      </w:r>
      <w:r w:rsidRPr="009B37C0">
        <w:rPr>
          <w:rFonts w:ascii="Arial" w:eastAsia="宋体" w:hAnsi="Arial" w:cs="Arial"/>
          <w:i/>
          <w:iCs/>
          <w:color w:val="212121"/>
          <w:kern w:val="0"/>
          <w:sz w:val="24"/>
          <w:szCs w:val="24"/>
        </w:rPr>
        <w:t>二元分类问题</w:t>
      </w:r>
      <w:r w:rsidRPr="009B37C0">
        <w:rPr>
          <w:rFonts w:ascii="Arial" w:eastAsia="宋体" w:hAnsi="Arial" w:cs="Arial"/>
          <w:color w:val="212121"/>
          <w:kern w:val="0"/>
          <w:sz w:val="24"/>
          <w:szCs w:val="24"/>
        </w:rPr>
        <w:t>，我们将构造一个名为</w:t>
      </w:r>
      <w:r w:rsidRPr="009B37C0">
        <w:rPr>
          <w:rFonts w:ascii="Arial" w:eastAsia="宋体" w:hAnsi="Arial" w:cs="Arial"/>
          <w:color w:val="212121"/>
          <w:kern w:val="0"/>
          <w:sz w:val="24"/>
          <w:szCs w:val="24"/>
        </w:rPr>
        <w:t>“label”</w:t>
      </w:r>
      <w:r w:rsidRPr="009B37C0">
        <w:rPr>
          <w:rFonts w:ascii="Arial" w:eastAsia="宋体" w:hAnsi="Arial" w:cs="Arial"/>
          <w:color w:val="212121"/>
          <w:kern w:val="0"/>
          <w:sz w:val="24"/>
          <w:szCs w:val="24"/>
        </w:rPr>
        <w:t>的标签列，如果收入超过</w:t>
      </w:r>
      <w:del w:id="1711" w:author="Shirley Li" w:date="2018-12-07T07:56:00Z">
        <w:r w:rsidRPr="009B37C0" w:rsidDel="005215CD">
          <w:rPr>
            <w:rFonts w:ascii="Arial" w:eastAsia="宋体" w:hAnsi="Arial" w:cs="Arial"/>
            <w:color w:val="212121"/>
            <w:kern w:val="0"/>
            <w:sz w:val="24"/>
            <w:szCs w:val="24"/>
          </w:rPr>
          <w:delText>50K</w:delText>
        </w:r>
      </w:del>
      <w:ins w:id="1712" w:author="Shirley Li" w:date="2018-12-07T07:56:00Z">
        <w:r w:rsidR="005215CD">
          <w:rPr>
            <w:rFonts w:ascii="Arial" w:eastAsia="宋体" w:hAnsi="Arial" w:cs="Arial"/>
            <w:color w:val="212121"/>
            <w:kern w:val="0"/>
            <w:sz w:val="24"/>
            <w:szCs w:val="24"/>
          </w:rPr>
          <w:t>5</w:t>
        </w:r>
        <w:r w:rsidR="005215CD">
          <w:rPr>
            <w:rFonts w:ascii="Arial" w:eastAsia="宋体" w:hAnsi="Arial" w:cs="Arial" w:hint="eastAsia"/>
            <w:color w:val="212121"/>
            <w:kern w:val="0"/>
            <w:sz w:val="24"/>
            <w:szCs w:val="24"/>
          </w:rPr>
          <w:t>万</w:t>
        </w:r>
      </w:ins>
      <w:r w:rsidRPr="009B37C0">
        <w:rPr>
          <w:rFonts w:ascii="Arial" w:eastAsia="宋体" w:hAnsi="Arial" w:cs="Arial"/>
          <w:color w:val="212121"/>
          <w:kern w:val="0"/>
          <w:sz w:val="24"/>
          <w:szCs w:val="24"/>
        </w:rPr>
        <w:t>，则其值为</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，否则为</w:t>
      </w:r>
      <w:r w:rsidRPr="009B37C0">
        <w:rPr>
          <w:rFonts w:ascii="Arial" w:eastAsia="宋体" w:hAnsi="Arial" w:cs="Arial"/>
          <w:color w:val="212121"/>
          <w:kern w:val="0"/>
          <w:sz w:val="24"/>
          <w:szCs w:val="24"/>
        </w:rPr>
        <w:t>0</w:t>
      </w:r>
      <w:r w:rsidRPr="009B37C0">
        <w:rPr>
          <w:rFonts w:ascii="Arial" w:eastAsia="宋体" w:hAnsi="Arial" w:cs="Arial"/>
          <w:color w:val="212121"/>
          <w:kern w:val="0"/>
          <w:sz w:val="24"/>
          <w:szCs w:val="24"/>
        </w:rPr>
        <w:t>。</w:t>
      </w:r>
      <w:del w:id="1713" w:author="Shirley Li" w:date="2018-12-07T07:56:00Z">
        <w:r w:rsidRPr="009B37C0" w:rsidDel="00EB6838">
          <w:rPr>
            <w:rFonts w:ascii="Arial" w:eastAsia="宋体" w:hAnsi="Arial" w:cs="Arial" w:hint="eastAsia"/>
            <w:color w:val="212121"/>
            <w:kern w:val="0"/>
            <w:sz w:val="24"/>
            <w:szCs w:val="24"/>
          </w:rPr>
          <w:delText>仅供参考</w:delText>
        </w:r>
      </w:del>
      <w:ins w:id="1714" w:author="Shirley Li" w:date="2018-12-07T07:56:00Z">
        <w:r w:rsidR="00EB6838">
          <w:rPr>
            <w:rFonts w:ascii="Arial" w:eastAsia="宋体" w:hAnsi="Arial" w:cs="Arial" w:hint="eastAsia"/>
            <w:color w:val="212121"/>
            <w:kern w:val="0"/>
            <w:sz w:val="24"/>
            <w:szCs w:val="24"/>
          </w:rPr>
          <w:t>有关参考</w:t>
        </w:r>
      </w:ins>
      <w:r w:rsidRPr="009B37C0">
        <w:rPr>
          <w:rFonts w:ascii="Arial" w:eastAsia="宋体" w:hAnsi="Arial" w:cs="Arial"/>
          <w:color w:val="212121"/>
          <w:kern w:val="0"/>
          <w:sz w:val="24"/>
          <w:szCs w:val="24"/>
        </w:rPr>
        <w:t>，请</w:t>
      </w:r>
      <w:r w:rsidRPr="009B37C0">
        <w:rPr>
          <w:rFonts w:ascii="Courier New" w:eastAsia="宋体" w:hAnsi="Courier New" w:cs="Courier New"/>
          <w:color w:val="37474F"/>
          <w:kern w:val="0"/>
          <w:sz w:val="22"/>
          <w:shd w:val="clear" w:color="auto" w:fill="F7F7F7"/>
        </w:rPr>
        <w:t>input_fn</w:t>
      </w:r>
      <w:r w:rsidRPr="009B37C0">
        <w:rPr>
          <w:rFonts w:ascii="Arial" w:eastAsia="宋体" w:hAnsi="Arial" w:cs="Arial"/>
          <w:color w:val="212121"/>
          <w:kern w:val="0"/>
          <w:sz w:val="24"/>
          <w:szCs w:val="24"/>
        </w:rPr>
        <w:t>在</w:t>
      </w:r>
      <w:hyperlink r:id="rId166" w:history="1">
        <w:r w:rsidRPr="009B37C0">
          <w:rPr>
            <w:rFonts w:ascii="Arial" w:eastAsia="宋体" w:hAnsi="Arial" w:cs="Arial"/>
            <w:color w:val="039BE5"/>
            <w:kern w:val="0"/>
            <w:sz w:val="24"/>
            <w:szCs w:val="24"/>
            <w:u w:val="single"/>
          </w:rPr>
          <w:t>census_main.py</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让我们看看数据，看看我们可以用哪些列来预测目标标签：</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roofErr w:type="gramStart"/>
      <w:r w:rsidRPr="009B37C0">
        <w:rPr>
          <w:rFonts w:ascii="Courier New" w:eastAsia="宋体" w:hAnsi="Courier New" w:cs="Courier New"/>
          <w:color w:val="37474F"/>
          <w:kern w:val="0"/>
          <w:szCs w:val="21"/>
        </w:rPr>
        <w:t>!ls</w:t>
      </w:r>
      <w:proofErr w:type="gramEnd"/>
      <w:r w:rsidRPr="009B37C0">
        <w:rPr>
          <w:rFonts w:ascii="Courier New" w:eastAsia="宋体" w:hAnsi="Courier New" w:cs="Courier New"/>
          <w:color w:val="37474F"/>
          <w:kern w:val="0"/>
          <w:szCs w:val="21"/>
        </w:rPr>
        <w:t xml:space="preserve">  /tmp/census_data/</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adult.data adult.test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train_file = </w:t>
      </w:r>
      <w:r w:rsidRPr="009B37C0">
        <w:rPr>
          <w:rFonts w:ascii="Courier New" w:eastAsia="宋体" w:hAnsi="Courier New" w:cs="Courier New"/>
          <w:color w:val="0D904F"/>
          <w:kern w:val="0"/>
          <w:szCs w:val="21"/>
        </w:rPr>
        <w:t>"/tmp/census_data/adult.data"</w:t>
      </w:r>
      <w:r w:rsidRPr="009B37C0">
        <w:rPr>
          <w:rFonts w:ascii="Courier New" w:eastAsia="宋体" w:hAnsi="Courier New" w:cs="Courier New"/>
          <w:color w:val="37474F"/>
          <w:kern w:val="0"/>
          <w:szCs w:val="21"/>
        </w:rPr>
        <w:br/>
        <w:t xml:space="preserve">test_file = </w:t>
      </w:r>
      <w:r w:rsidRPr="009B37C0">
        <w:rPr>
          <w:rFonts w:ascii="Courier New" w:eastAsia="宋体" w:hAnsi="Courier New" w:cs="Courier New"/>
          <w:color w:val="0D904F"/>
          <w:kern w:val="0"/>
          <w:szCs w:val="21"/>
        </w:rPr>
        <w:t>"/tmp/census_data/adult.test"</w:t>
      </w:r>
      <w:r w:rsidRPr="009B37C0">
        <w:rPr>
          <w:rFonts w:ascii="Courier New" w:eastAsia="宋体" w:hAnsi="Courier New" w:cs="Courier New"/>
          <w:color w:val="37474F"/>
          <w:kern w:val="0"/>
          <w:szCs w:val="21"/>
        </w:rPr>
        <w:br/>
      </w:r>
    </w:p>
    <w:p w:rsidR="006F7728" w:rsidRPr="009B37C0" w:rsidRDefault="00FA200B" w:rsidP="006F7728">
      <w:pPr>
        <w:widowControl/>
        <w:spacing w:before="240" w:after="240"/>
        <w:jc w:val="left"/>
        <w:rPr>
          <w:rFonts w:ascii="Arial" w:eastAsia="宋体" w:hAnsi="Arial" w:cs="Arial"/>
          <w:color w:val="212121"/>
          <w:kern w:val="0"/>
          <w:sz w:val="24"/>
          <w:szCs w:val="24"/>
        </w:rPr>
      </w:pPr>
      <w:hyperlink r:id="rId167" w:history="1">
        <w:r w:rsidR="006F7728" w:rsidRPr="009B37C0">
          <w:rPr>
            <w:rFonts w:ascii="Arial" w:eastAsia="宋体" w:hAnsi="Arial" w:cs="Arial"/>
            <w:color w:val="039BE5"/>
            <w:kern w:val="0"/>
            <w:sz w:val="24"/>
            <w:szCs w:val="24"/>
            <w:u w:val="single"/>
          </w:rPr>
          <w:t>pandas</w:t>
        </w:r>
      </w:hyperlink>
      <w:r w:rsidR="006F7728" w:rsidRPr="009B37C0">
        <w:rPr>
          <w:rFonts w:ascii="Arial" w:eastAsia="宋体" w:hAnsi="Arial" w:cs="Arial"/>
          <w:color w:val="212121"/>
          <w:kern w:val="0"/>
          <w:sz w:val="24"/>
          <w:szCs w:val="24"/>
        </w:rPr>
        <w:t>为数据分析提供了一些方便的实用程序。以下是</w:t>
      </w:r>
      <w:del w:id="1715" w:author="Shirley Li" w:date="2018-12-07T07:57:00Z">
        <w:r w:rsidR="006F7728" w:rsidRPr="009B37C0" w:rsidDel="001C337A">
          <w:rPr>
            <w:rFonts w:ascii="Arial" w:eastAsia="宋体" w:hAnsi="Arial" w:cs="Arial" w:hint="eastAsia"/>
            <w:color w:val="212121"/>
            <w:kern w:val="0"/>
            <w:sz w:val="24"/>
            <w:szCs w:val="24"/>
          </w:rPr>
          <w:delText>Census Income</w:delText>
        </w:r>
      </w:del>
      <w:ins w:id="1716" w:author="Shirley Li" w:date="2018-12-07T07:57:00Z">
        <w:r w:rsidR="001C337A">
          <w:rPr>
            <w:rFonts w:ascii="Arial" w:eastAsia="宋体" w:hAnsi="Arial" w:cs="Arial" w:hint="eastAsia"/>
            <w:color w:val="212121"/>
            <w:kern w:val="0"/>
            <w:sz w:val="24"/>
            <w:szCs w:val="24"/>
          </w:rPr>
          <w:t>收入普查</w:t>
        </w:r>
      </w:ins>
      <w:r w:rsidR="006F7728" w:rsidRPr="009B37C0">
        <w:rPr>
          <w:rFonts w:ascii="Arial" w:eastAsia="宋体" w:hAnsi="Arial" w:cs="Arial"/>
          <w:color w:val="212121"/>
          <w:kern w:val="0"/>
          <w:sz w:val="24"/>
          <w:szCs w:val="24"/>
        </w:rPr>
        <w:t>数据集中可用列的列表：</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pandas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train_df = </w:t>
      </w:r>
      <w:proofErr w:type="gramStart"/>
      <w:r w:rsidRPr="009B37C0">
        <w:rPr>
          <w:rFonts w:ascii="Courier New" w:eastAsia="宋体" w:hAnsi="Courier New" w:cs="Courier New"/>
          <w:color w:val="37474F"/>
          <w:kern w:val="0"/>
          <w:szCs w:val="21"/>
        </w:rPr>
        <w:t>pandas.read</w:t>
      </w:r>
      <w:proofErr w:type="gramEnd"/>
      <w:r w:rsidRPr="009B37C0">
        <w:rPr>
          <w:rFonts w:ascii="Courier New" w:eastAsia="宋体" w:hAnsi="Courier New" w:cs="Courier New"/>
          <w:color w:val="37474F"/>
          <w:kern w:val="0"/>
          <w:szCs w:val="21"/>
        </w:rPr>
        <w:t xml:space="preserve">_csv(train_file, header = </w:t>
      </w:r>
      <w:r w:rsidRPr="009B37C0">
        <w:rPr>
          <w:rFonts w:ascii="Courier New" w:eastAsia="宋体" w:hAnsi="Courier New" w:cs="Courier New"/>
          <w:color w:val="3B78E7"/>
          <w:kern w:val="0"/>
          <w:szCs w:val="21"/>
        </w:rPr>
        <w:t>None</w:t>
      </w:r>
      <w:r w:rsidRPr="009B37C0">
        <w:rPr>
          <w:rFonts w:ascii="Courier New" w:eastAsia="宋体" w:hAnsi="Courier New" w:cs="Courier New"/>
          <w:color w:val="37474F"/>
          <w:kern w:val="0"/>
          <w:szCs w:val="21"/>
        </w:rPr>
        <w:t>, names = census_dataset._CSV_COLUMNS)</w:t>
      </w:r>
      <w:r w:rsidRPr="009B37C0">
        <w:rPr>
          <w:rFonts w:ascii="Courier New" w:eastAsia="宋体" w:hAnsi="Courier New" w:cs="Courier New"/>
          <w:color w:val="37474F"/>
          <w:kern w:val="0"/>
          <w:szCs w:val="21"/>
        </w:rPr>
        <w:br/>
        <w:t xml:space="preserve">test_df = pandas.read_csv(test_file, header = </w:t>
      </w:r>
      <w:r w:rsidRPr="009B37C0">
        <w:rPr>
          <w:rFonts w:ascii="Courier New" w:eastAsia="宋体" w:hAnsi="Courier New" w:cs="Courier New"/>
          <w:color w:val="3B78E7"/>
          <w:kern w:val="0"/>
          <w:szCs w:val="21"/>
        </w:rPr>
        <w:t>None</w:t>
      </w:r>
      <w:r w:rsidRPr="009B37C0">
        <w:rPr>
          <w:rFonts w:ascii="Courier New" w:eastAsia="宋体" w:hAnsi="Courier New" w:cs="Courier New"/>
          <w:color w:val="37474F"/>
          <w:kern w:val="0"/>
          <w:szCs w:val="21"/>
        </w:rPr>
        <w:t>, names = census_dataset._CSV_COLUMNS)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train_df.head()</w:t>
      </w:r>
      <w:r w:rsidRPr="009B37C0">
        <w:rPr>
          <w:rFonts w:ascii="Courier New" w:eastAsia="宋体" w:hAnsi="Courier New" w:cs="Courier New"/>
          <w:color w:val="37474F"/>
          <w:kern w:val="0"/>
          <w:szCs w:val="21"/>
        </w:rPr>
        <w:br/>
      </w:r>
    </w:p>
    <w:tbl>
      <w:tblPr>
        <w:tblW w:w="13635" w:type="dxa"/>
        <w:tblCellMar>
          <w:top w:w="15" w:type="dxa"/>
          <w:left w:w="15" w:type="dxa"/>
          <w:bottom w:w="15" w:type="dxa"/>
          <w:right w:w="15" w:type="dxa"/>
        </w:tblCellMar>
        <w:tblLook w:val="04A0" w:firstRow="1" w:lastRow="0" w:firstColumn="1" w:lastColumn="0" w:noHBand="0" w:noVBand="1"/>
      </w:tblPr>
      <w:tblGrid>
        <w:gridCol w:w="374"/>
        <w:gridCol w:w="480"/>
        <w:gridCol w:w="1294"/>
        <w:gridCol w:w="941"/>
        <w:gridCol w:w="602"/>
        <w:gridCol w:w="1882"/>
        <w:gridCol w:w="660"/>
        <w:gridCol w:w="882"/>
        <w:gridCol w:w="480"/>
        <w:gridCol w:w="480"/>
        <w:gridCol w:w="480"/>
        <w:gridCol w:w="708"/>
        <w:gridCol w:w="1495"/>
        <w:gridCol w:w="480"/>
        <w:gridCol w:w="480"/>
        <w:gridCol w:w="1935"/>
      </w:tblGrid>
      <w:tr w:rsidR="006F7728" w:rsidRPr="009B37C0" w:rsidTr="00C62A8A">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jc w:val="left"/>
              <w:rPr>
                <w:rFonts w:ascii="Courier New" w:eastAsia="宋体" w:hAnsi="Courier New" w:cs="Courier New"/>
                <w:color w:val="37474F"/>
                <w:kern w:val="0"/>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年龄</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workclass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fnlwgt</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教育</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education_num</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婚姻状况</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占用</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关系</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种族</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性别</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资本收益</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capital_loss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每周几小时</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祖国</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income_bracket</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39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国家政务</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77516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学士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从未结婚</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ADM-</w:t>
            </w:r>
            <w:r w:rsidRPr="009B37C0">
              <w:rPr>
                <w:rFonts w:ascii="Arial" w:eastAsia="宋体" w:hAnsi="Arial" w:cs="Arial"/>
                <w:color w:val="212121"/>
                <w:kern w:val="0"/>
                <w:szCs w:val="21"/>
              </w:rPr>
              <w:t>文书</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未在家庭</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白色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男</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2174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美国</w:t>
            </w:r>
            <w:r w:rsidRPr="009B37C0">
              <w:rPr>
                <w:rFonts w:ascii="Arial" w:eastAsia="宋体" w:hAnsi="Arial" w:cs="Arial"/>
                <w:color w:val="212121"/>
                <w:kern w:val="0"/>
                <w:szCs w:val="21"/>
              </w:rPr>
              <w:t xml:space="preserve"> - </w:t>
            </w:r>
            <w:r w:rsidRPr="009B37C0">
              <w:rPr>
                <w:rFonts w:ascii="Arial" w:eastAsia="宋体" w:hAnsi="Arial" w:cs="Arial"/>
                <w:color w:val="212121"/>
                <w:kern w:val="0"/>
                <w:szCs w:val="21"/>
              </w:rPr>
              <w:t>美国</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lastRenderedPageBreak/>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50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自</w:t>
            </w:r>
            <w:r w:rsidRPr="009B37C0">
              <w:rPr>
                <w:rFonts w:ascii="Arial" w:eastAsia="宋体" w:hAnsi="Arial" w:cs="Arial"/>
                <w:color w:val="212121"/>
                <w:kern w:val="0"/>
                <w:szCs w:val="21"/>
              </w:rPr>
              <w:t>EMP-</w:t>
            </w:r>
            <w:r w:rsidRPr="009B37C0">
              <w:rPr>
                <w:rFonts w:ascii="Arial" w:eastAsia="宋体" w:hAnsi="Arial" w:cs="Arial"/>
                <w:color w:val="212121"/>
                <w:kern w:val="0"/>
                <w:szCs w:val="21"/>
              </w:rPr>
              <w:t>不</w:t>
            </w:r>
            <w:r w:rsidRPr="009B37C0">
              <w:rPr>
                <w:rFonts w:ascii="Arial" w:eastAsia="宋体" w:hAnsi="Arial" w:cs="Arial"/>
                <w:color w:val="212121"/>
                <w:kern w:val="0"/>
                <w:szCs w:val="21"/>
              </w:rPr>
              <w:t>-INC</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83311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学士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已婚，</w:t>
            </w:r>
            <w:r w:rsidRPr="009B37C0">
              <w:rPr>
                <w:rFonts w:ascii="Arial" w:eastAsia="宋体" w:hAnsi="Arial" w:cs="Arial"/>
                <w:color w:val="212121"/>
                <w:kern w:val="0"/>
                <w:szCs w:val="21"/>
              </w:rPr>
              <w:t>CIV</w:t>
            </w:r>
            <w:r w:rsidRPr="009B37C0">
              <w:rPr>
                <w:rFonts w:ascii="Arial" w:eastAsia="宋体" w:hAnsi="Arial" w:cs="Arial"/>
                <w:color w:val="212121"/>
                <w:kern w:val="0"/>
                <w:szCs w:val="21"/>
              </w:rPr>
              <w:t>配偶</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EXEC-</w:t>
            </w:r>
            <w:r w:rsidRPr="009B37C0">
              <w:rPr>
                <w:rFonts w:ascii="Arial" w:eastAsia="宋体" w:hAnsi="Arial" w:cs="Arial"/>
                <w:color w:val="212121"/>
                <w:kern w:val="0"/>
                <w:szCs w:val="21"/>
              </w:rPr>
              <w:t>管理</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丈夫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白色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男</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美国</w:t>
            </w:r>
            <w:r w:rsidRPr="009B37C0">
              <w:rPr>
                <w:rFonts w:ascii="Arial" w:eastAsia="宋体" w:hAnsi="Arial" w:cs="Arial"/>
                <w:color w:val="212121"/>
                <w:kern w:val="0"/>
                <w:szCs w:val="21"/>
              </w:rPr>
              <w:t xml:space="preserve"> - </w:t>
            </w:r>
            <w:r w:rsidRPr="009B37C0">
              <w:rPr>
                <w:rFonts w:ascii="Arial" w:eastAsia="宋体" w:hAnsi="Arial" w:cs="Arial"/>
                <w:color w:val="212121"/>
                <w:kern w:val="0"/>
                <w:szCs w:val="21"/>
              </w:rPr>
              <w:t>美国</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38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私人的</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215646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HS-</w:t>
            </w:r>
            <w:r w:rsidRPr="009B37C0">
              <w:rPr>
                <w:rFonts w:ascii="Arial" w:eastAsia="宋体" w:hAnsi="Arial" w:cs="Arial"/>
                <w:color w:val="212121"/>
                <w:kern w:val="0"/>
                <w:szCs w:val="21"/>
              </w:rPr>
              <w:t>毕业生</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离婚</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处理程序，清洁剂</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未在家庭</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白色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男</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美国</w:t>
            </w:r>
            <w:r w:rsidRPr="009B37C0">
              <w:rPr>
                <w:rFonts w:ascii="Arial" w:eastAsia="宋体" w:hAnsi="Arial" w:cs="Arial"/>
                <w:color w:val="212121"/>
                <w:kern w:val="0"/>
                <w:szCs w:val="21"/>
              </w:rPr>
              <w:t xml:space="preserve"> - </w:t>
            </w:r>
            <w:r w:rsidRPr="009B37C0">
              <w:rPr>
                <w:rFonts w:ascii="Arial" w:eastAsia="宋体" w:hAnsi="Arial" w:cs="Arial"/>
                <w:color w:val="212121"/>
                <w:kern w:val="0"/>
                <w:szCs w:val="21"/>
              </w:rPr>
              <w:t>美国</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53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私人的</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234721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第</w:t>
            </w:r>
            <w:r w:rsidRPr="009B37C0">
              <w:rPr>
                <w:rFonts w:ascii="Arial" w:eastAsia="宋体" w:hAnsi="Arial" w:cs="Arial"/>
                <w:color w:val="212121"/>
                <w:kern w:val="0"/>
                <w:szCs w:val="21"/>
              </w:rPr>
              <w:t>11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已婚，</w:t>
            </w:r>
            <w:r w:rsidRPr="009B37C0">
              <w:rPr>
                <w:rFonts w:ascii="Arial" w:eastAsia="宋体" w:hAnsi="Arial" w:cs="Arial"/>
                <w:color w:val="212121"/>
                <w:kern w:val="0"/>
                <w:szCs w:val="21"/>
              </w:rPr>
              <w:t>CIV</w:t>
            </w:r>
            <w:r w:rsidRPr="009B37C0">
              <w:rPr>
                <w:rFonts w:ascii="Arial" w:eastAsia="宋体" w:hAnsi="Arial" w:cs="Arial"/>
                <w:color w:val="212121"/>
                <w:kern w:val="0"/>
                <w:szCs w:val="21"/>
              </w:rPr>
              <w:t>配偶</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处理程序，清洁剂</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丈夫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黑色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男</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美国</w:t>
            </w:r>
            <w:r w:rsidRPr="009B37C0">
              <w:rPr>
                <w:rFonts w:ascii="Arial" w:eastAsia="宋体" w:hAnsi="Arial" w:cs="Arial"/>
                <w:color w:val="212121"/>
                <w:kern w:val="0"/>
                <w:szCs w:val="21"/>
              </w:rPr>
              <w:t xml:space="preserve"> - </w:t>
            </w:r>
            <w:r w:rsidRPr="009B37C0">
              <w:rPr>
                <w:rFonts w:ascii="Arial" w:eastAsia="宋体" w:hAnsi="Arial" w:cs="Arial"/>
                <w:color w:val="212121"/>
                <w:kern w:val="0"/>
                <w:szCs w:val="21"/>
              </w:rPr>
              <w:t>美国</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28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私人的</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338409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学士</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已婚，</w:t>
            </w:r>
            <w:r w:rsidRPr="009B37C0">
              <w:rPr>
                <w:rFonts w:ascii="Arial" w:eastAsia="宋体" w:hAnsi="Arial" w:cs="Arial"/>
                <w:color w:val="212121"/>
                <w:kern w:val="0"/>
                <w:szCs w:val="21"/>
              </w:rPr>
              <w:t>CIV</w:t>
            </w:r>
            <w:r w:rsidRPr="009B37C0">
              <w:rPr>
                <w:rFonts w:ascii="Arial" w:eastAsia="宋体" w:hAnsi="Arial" w:cs="Arial"/>
                <w:color w:val="212121"/>
                <w:kern w:val="0"/>
                <w:szCs w:val="21"/>
              </w:rPr>
              <w:t>配偶</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教授专科</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妻子</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黑色</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女</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40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古巴</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r>
    </w:tbl>
    <w:p w:rsidR="006F7728" w:rsidRPr="009B37C0" w:rsidRDefault="006F7728" w:rsidP="006F7728">
      <w:pPr>
        <w:widowControl/>
        <w:spacing w:before="240" w:after="240"/>
        <w:jc w:val="left"/>
        <w:rPr>
          <w:rFonts w:ascii="Arial" w:eastAsia="宋体" w:hAnsi="Arial" w:cs="Arial"/>
          <w:color w:val="212121"/>
          <w:kern w:val="0"/>
          <w:sz w:val="24"/>
          <w:szCs w:val="24"/>
        </w:rPr>
      </w:pPr>
      <w:proofErr w:type="gramStart"/>
      <w:r w:rsidRPr="009B37C0">
        <w:rPr>
          <w:rFonts w:ascii="Arial" w:eastAsia="宋体" w:hAnsi="Arial" w:cs="Arial"/>
          <w:color w:val="212121"/>
          <w:kern w:val="0"/>
          <w:sz w:val="24"/>
          <w:szCs w:val="24"/>
        </w:rPr>
        <w:t>列分为</w:t>
      </w:r>
      <w:proofErr w:type="gramEnd"/>
      <w:r w:rsidRPr="009B37C0">
        <w:rPr>
          <w:rFonts w:ascii="Arial" w:eastAsia="宋体" w:hAnsi="Arial" w:cs="Arial"/>
          <w:color w:val="212121"/>
          <w:kern w:val="0"/>
          <w:sz w:val="24"/>
          <w:szCs w:val="24"/>
        </w:rPr>
        <w:t>两种类型：</w:t>
      </w:r>
      <w:ins w:id="1717" w:author="Shirley Li" w:date="2018-12-07T07:58:00Z">
        <w:r w:rsidR="00D00943">
          <w:rPr>
            <w:rFonts w:ascii="Arial" w:eastAsia="宋体" w:hAnsi="Arial" w:cs="Arial" w:hint="eastAsia"/>
            <w:i/>
            <w:iCs/>
            <w:color w:val="212121"/>
            <w:kern w:val="0"/>
            <w:sz w:val="24"/>
            <w:szCs w:val="24"/>
          </w:rPr>
          <w:t>类别</w:t>
        </w:r>
      </w:ins>
      <w:del w:id="1718" w:author="Shirley Li" w:date="2018-12-07T07:58:00Z">
        <w:r w:rsidRPr="009B37C0" w:rsidDel="00D00943">
          <w:rPr>
            <w:rFonts w:ascii="Arial" w:eastAsia="宋体" w:hAnsi="Arial" w:cs="Arial"/>
            <w:i/>
            <w:iCs/>
            <w:color w:val="212121"/>
            <w:kern w:val="0"/>
            <w:sz w:val="24"/>
            <w:szCs w:val="24"/>
          </w:rPr>
          <w:delText>分类</w:delText>
        </w:r>
      </w:del>
      <w:r w:rsidRPr="009B37C0">
        <w:rPr>
          <w:rFonts w:ascii="Arial" w:eastAsia="宋体" w:hAnsi="Arial" w:cs="Arial"/>
          <w:color w:val="212121"/>
          <w:kern w:val="0"/>
          <w:sz w:val="24"/>
          <w:szCs w:val="24"/>
        </w:rPr>
        <w:t>列和</w:t>
      </w:r>
      <w:r w:rsidRPr="009B37C0">
        <w:rPr>
          <w:rFonts w:ascii="Arial" w:eastAsia="宋体" w:hAnsi="Arial" w:cs="Arial"/>
          <w:i/>
          <w:iCs/>
          <w:color w:val="212121"/>
          <w:kern w:val="0"/>
          <w:sz w:val="24"/>
          <w:szCs w:val="24"/>
        </w:rPr>
        <w:t>连续</w:t>
      </w:r>
      <w:r w:rsidRPr="009B37C0">
        <w:rPr>
          <w:rFonts w:ascii="Arial" w:eastAsia="宋体" w:hAnsi="Arial" w:cs="Arial"/>
          <w:color w:val="212121"/>
          <w:kern w:val="0"/>
          <w:sz w:val="24"/>
          <w:szCs w:val="24"/>
        </w:rPr>
        <w:t>列：</w:t>
      </w:r>
    </w:p>
    <w:p w:rsidR="006F7728" w:rsidRPr="009B37C0" w:rsidRDefault="006F7728" w:rsidP="006F7728">
      <w:pPr>
        <w:widowControl/>
        <w:numPr>
          <w:ilvl w:val="0"/>
          <w:numId w:val="34"/>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如果列的值只能是有限集中的一个</w:t>
      </w:r>
      <w:r w:rsidRPr="009B37C0">
        <w:rPr>
          <w:rFonts w:ascii="Arial" w:eastAsia="宋体" w:hAnsi="Arial" w:cs="Arial"/>
          <w:i/>
          <w:iCs/>
          <w:color w:val="212121"/>
          <w:kern w:val="0"/>
          <w:sz w:val="24"/>
          <w:szCs w:val="24"/>
        </w:rPr>
        <w:t>类别，</w:t>
      </w:r>
      <w:r w:rsidRPr="009B37C0">
        <w:rPr>
          <w:rFonts w:ascii="Arial" w:eastAsia="宋体" w:hAnsi="Arial" w:cs="Arial"/>
          <w:color w:val="212121"/>
          <w:kern w:val="0"/>
          <w:sz w:val="24"/>
          <w:szCs w:val="24"/>
        </w:rPr>
        <w:t>则该列称为</w:t>
      </w:r>
      <w:del w:id="1719" w:author="Shirley Li" w:date="2018-12-07T07:58:00Z">
        <w:r w:rsidRPr="009B37C0" w:rsidDel="0012134E">
          <w:rPr>
            <w:rFonts w:ascii="Arial" w:eastAsia="宋体" w:hAnsi="Arial" w:cs="Arial" w:hint="eastAsia"/>
            <w:i/>
            <w:iCs/>
            <w:color w:val="212121"/>
            <w:kern w:val="0"/>
            <w:sz w:val="24"/>
            <w:szCs w:val="24"/>
          </w:rPr>
          <w:delText>分类</w:delText>
        </w:r>
      </w:del>
      <w:ins w:id="1720" w:author="Shirley Li" w:date="2018-12-07T07:58:00Z">
        <w:r w:rsidR="0012134E">
          <w:rPr>
            <w:rFonts w:ascii="Arial" w:eastAsia="宋体" w:hAnsi="Arial" w:cs="Arial" w:hint="eastAsia"/>
            <w:i/>
            <w:iCs/>
            <w:color w:val="212121"/>
            <w:kern w:val="0"/>
            <w:sz w:val="24"/>
            <w:szCs w:val="24"/>
          </w:rPr>
          <w:t>类别列</w:t>
        </w:r>
      </w:ins>
      <w:r w:rsidRPr="009B37C0">
        <w:rPr>
          <w:rFonts w:ascii="Arial" w:eastAsia="宋体" w:hAnsi="Arial" w:cs="Arial"/>
          <w:color w:val="212121"/>
          <w:kern w:val="0"/>
          <w:sz w:val="24"/>
          <w:szCs w:val="24"/>
        </w:rPr>
        <w:t>。例如，</w:t>
      </w:r>
      <w:ins w:id="1721" w:author="Shirley Li" w:date="2018-12-07T07:59:00Z">
        <w:r w:rsidR="0012134E" w:rsidRPr="0012134E">
          <w:rPr>
            <w:rFonts w:ascii="Arial" w:eastAsia="宋体" w:hAnsi="Arial" w:cs="Arial" w:hint="eastAsia"/>
            <w:color w:val="212121"/>
            <w:kern w:val="0"/>
            <w:sz w:val="24"/>
            <w:szCs w:val="24"/>
          </w:rPr>
          <w:t>婚恋状况（妻子、丈夫、未婚等）或受教育程度（高中、大学等）属于类别列。</w:t>
        </w:r>
      </w:ins>
      <w:del w:id="1722" w:author="Shirley Li" w:date="2018-12-07T07:59:00Z">
        <w:r w:rsidRPr="009B37C0" w:rsidDel="0012134E">
          <w:rPr>
            <w:rFonts w:ascii="Arial" w:eastAsia="宋体" w:hAnsi="Arial" w:cs="Arial"/>
            <w:color w:val="212121"/>
            <w:kern w:val="0"/>
            <w:sz w:val="24"/>
            <w:szCs w:val="24"/>
          </w:rPr>
          <w:delText>人（妻子，丈夫，未婚等）或教育水平（高中，大学等）的关系状态是分类栏。</w:delText>
        </w:r>
      </w:del>
    </w:p>
    <w:p w:rsidR="006F7728" w:rsidRPr="009B37C0" w:rsidRDefault="006F7728" w:rsidP="006F7728">
      <w:pPr>
        <w:widowControl/>
        <w:numPr>
          <w:ilvl w:val="0"/>
          <w:numId w:val="34"/>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如果列的值可以是连续范围内的任何数值，则该列称为</w:t>
      </w:r>
      <w:r w:rsidRPr="009B37C0">
        <w:rPr>
          <w:rFonts w:ascii="Arial" w:eastAsia="宋体" w:hAnsi="Arial" w:cs="Arial"/>
          <w:i/>
          <w:iCs/>
          <w:color w:val="212121"/>
          <w:kern w:val="0"/>
          <w:sz w:val="24"/>
          <w:szCs w:val="24"/>
        </w:rPr>
        <w:t>连续</w:t>
      </w:r>
      <w:ins w:id="1723" w:author="Shirley Li" w:date="2018-12-07T07:59:00Z">
        <w:r w:rsidR="00B7481E">
          <w:rPr>
            <w:rFonts w:ascii="Arial" w:eastAsia="宋体" w:hAnsi="Arial" w:cs="Arial" w:hint="eastAsia"/>
            <w:i/>
            <w:iCs/>
            <w:color w:val="212121"/>
            <w:kern w:val="0"/>
            <w:sz w:val="24"/>
            <w:szCs w:val="24"/>
          </w:rPr>
          <w:t>列</w:t>
        </w:r>
      </w:ins>
      <w:r w:rsidRPr="009B37C0">
        <w:rPr>
          <w:rFonts w:ascii="Arial" w:eastAsia="宋体" w:hAnsi="Arial" w:cs="Arial"/>
          <w:color w:val="212121"/>
          <w:kern w:val="0"/>
          <w:sz w:val="24"/>
          <w:szCs w:val="24"/>
        </w:rPr>
        <w:t>。例如，一个人的资本收益（例如</w:t>
      </w:r>
      <w:r w:rsidRPr="009B37C0">
        <w:rPr>
          <w:rFonts w:ascii="Arial" w:eastAsia="宋体" w:hAnsi="Arial" w:cs="Arial"/>
          <w:color w:val="212121"/>
          <w:kern w:val="0"/>
          <w:sz w:val="24"/>
          <w:szCs w:val="24"/>
        </w:rPr>
        <w:t>$ 14,084</w:t>
      </w:r>
      <w:r w:rsidRPr="009B37C0">
        <w:rPr>
          <w:rFonts w:ascii="Arial" w:eastAsia="宋体" w:hAnsi="Arial" w:cs="Arial"/>
          <w:color w:val="212121"/>
          <w:kern w:val="0"/>
          <w:sz w:val="24"/>
          <w:szCs w:val="24"/>
        </w:rPr>
        <w:t>）是一个连续的列。</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将数据转换为张量</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构建</w:t>
      </w:r>
      <w:hyperlink r:id="rId168" w:history="1">
        <w:r w:rsidRPr="009B37C0">
          <w:rPr>
            <w:rFonts w:ascii="Courier New" w:eastAsia="宋体" w:hAnsi="Courier New" w:cs="Courier New"/>
            <w:color w:val="039BE5"/>
            <w:kern w:val="0"/>
            <w:sz w:val="22"/>
            <w:shd w:val="clear" w:color="auto" w:fill="F7F7F7"/>
          </w:rPr>
          <w:t>tf.estimator</w:t>
        </w:r>
      </w:hyperlink>
      <w:r w:rsidRPr="009B37C0">
        <w:rPr>
          <w:rFonts w:ascii="Arial" w:eastAsia="宋体" w:hAnsi="Arial" w:cs="Arial"/>
          <w:color w:val="212121"/>
          <w:kern w:val="0"/>
          <w:sz w:val="24"/>
          <w:szCs w:val="24"/>
        </w:rPr>
        <w:t>模型时，使用</w:t>
      </w:r>
      <w:r w:rsidRPr="009B37C0">
        <w:rPr>
          <w:rFonts w:ascii="Arial" w:eastAsia="宋体" w:hAnsi="Arial" w:cs="Arial"/>
          <w:i/>
          <w:iCs/>
          <w:color w:val="212121"/>
          <w:kern w:val="0"/>
          <w:sz w:val="24"/>
          <w:szCs w:val="24"/>
        </w:rPr>
        <w:t>输入函数</w:t>
      </w:r>
      <w:r w:rsidRPr="009B37C0">
        <w:rPr>
          <w:rFonts w:ascii="Arial" w:eastAsia="宋体" w:hAnsi="Arial" w:cs="Arial"/>
          <w:color w:val="212121"/>
          <w:kern w:val="0"/>
          <w:sz w:val="24"/>
          <w:szCs w:val="24"/>
        </w:rPr>
        <w:t>（或</w:t>
      </w:r>
      <w:r w:rsidRPr="009B37C0">
        <w:rPr>
          <w:rFonts w:ascii="Courier New" w:eastAsia="宋体" w:hAnsi="Courier New" w:cs="Courier New"/>
          <w:color w:val="37474F"/>
          <w:kern w:val="0"/>
          <w:sz w:val="22"/>
          <w:shd w:val="clear" w:color="auto" w:fill="F7F7F7"/>
        </w:rPr>
        <w:t>input_fn</w:t>
      </w:r>
      <w:r w:rsidRPr="009B37C0">
        <w:rPr>
          <w:rFonts w:ascii="Arial" w:eastAsia="宋体" w:hAnsi="Arial" w:cs="Arial"/>
          <w:color w:val="212121"/>
          <w:kern w:val="0"/>
          <w:sz w:val="24"/>
          <w:szCs w:val="24"/>
        </w:rPr>
        <w:t>）指定输入数据。此构建器函数返回</w:t>
      </w:r>
      <w:del w:id="1724" w:author="Shirley Li" w:date="2018-12-07T07:59:00Z">
        <w:r w:rsidR="00996DDC" w:rsidDel="00B7481E">
          <w:rPr>
            <w:rFonts w:ascii="Courier New" w:eastAsia="宋体" w:hAnsi="Courier New" w:cs="Courier New"/>
            <w:color w:val="039BE5"/>
            <w:kern w:val="0"/>
            <w:sz w:val="22"/>
            <w:shd w:val="clear" w:color="auto" w:fill="F7F7F7"/>
          </w:rPr>
          <w:fldChar w:fldCharType="begin"/>
        </w:r>
        <w:r w:rsidR="00996DDC" w:rsidDel="00B7481E">
          <w:rPr>
            <w:rFonts w:ascii="Courier New" w:eastAsia="宋体" w:hAnsi="Courier New" w:cs="Courier New"/>
            <w:color w:val="039BE5"/>
            <w:kern w:val="0"/>
            <w:sz w:val="22"/>
            <w:shd w:val="clear" w:color="auto" w:fill="F7F7F7"/>
          </w:rPr>
          <w:delInstrText xml:space="preserve"> HYPERLINK "https://tensorflow.google.cn/api_docs/python/tf/data/Dataset" </w:delInstrText>
        </w:r>
        <w:r w:rsidR="00996DDC" w:rsidDel="00B7481E">
          <w:rPr>
            <w:rFonts w:ascii="Courier New" w:eastAsia="宋体" w:hAnsi="Courier New" w:cs="Courier New"/>
            <w:color w:val="039BE5"/>
            <w:kern w:val="0"/>
            <w:sz w:val="22"/>
            <w:shd w:val="clear" w:color="auto" w:fill="F7F7F7"/>
          </w:rPr>
          <w:fldChar w:fldCharType="separate"/>
        </w:r>
        <w:r w:rsidRPr="009B37C0" w:rsidDel="00B7481E">
          <w:rPr>
            <w:rFonts w:ascii="Courier New" w:eastAsia="宋体" w:hAnsi="Courier New" w:cs="Courier New"/>
            <w:color w:val="039BE5"/>
            <w:kern w:val="0"/>
            <w:sz w:val="22"/>
            <w:shd w:val="clear" w:color="auto" w:fill="F7F7F7"/>
          </w:rPr>
          <w:delText>tf.data.Dataset</w:delText>
        </w:r>
        <w:r w:rsidR="00996DDC" w:rsidDel="00B7481E">
          <w:rPr>
            <w:rFonts w:ascii="Courier New" w:eastAsia="宋体" w:hAnsi="Courier New" w:cs="Courier New"/>
            <w:color w:val="039BE5"/>
            <w:kern w:val="0"/>
            <w:sz w:val="22"/>
            <w:shd w:val="clear" w:color="auto" w:fill="F7F7F7"/>
          </w:rPr>
          <w:fldChar w:fldCharType="end"/>
        </w:r>
        <w:r w:rsidRPr="009B37C0" w:rsidDel="00B7481E">
          <w:rPr>
            <w:rFonts w:ascii="Arial" w:eastAsia="宋体" w:hAnsi="Arial" w:cs="Arial" w:hint="eastAsia"/>
            <w:color w:val="212121"/>
            <w:kern w:val="0"/>
            <w:sz w:val="24"/>
            <w:szCs w:val="24"/>
          </w:rPr>
          <w:delText>一批批</w:delText>
        </w:r>
      </w:del>
      <w:ins w:id="1725" w:author="Shirley Li" w:date="2018-12-07T07:59:00Z">
        <w:r w:rsidR="00B7481E">
          <w:rPr>
            <w:rFonts w:ascii="Arial" w:eastAsia="宋体" w:hAnsi="Arial" w:cs="Arial" w:hint="eastAsia"/>
            <w:color w:val="212121"/>
            <w:kern w:val="0"/>
            <w:sz w:val="24"/>
            <w:szCs w:val="24"/>
          </w:rPr>
          <w:t>批量</w:t>
        </w:r>
      </w:ins>
      <w:r w:rsidRPr="009B37C0">
        <w:rPr>
          <w:rFonts w:ascii="Courier New" w:eastAsia="宋体" w:hAnsi="Courier New" w:cs="Courier New"/>
          <w:color w:val="37474F"/>
          <w:kern w:val="0"/>
          <w:sz w:val="22"/>
          <w:shd w:val="clear" w:color="auto" w:fill="F7F7F7"/>
        </w:rPr>
        <w:t>(features-dict, label)</w:t>
      </w:r>
      <w:r w:rsidRPr="009B37C0">
        <w:rPr>
          <w:rFonts w:ascii="Arial" w:eastAsia="宋体" w:hAnsi="Arial" w:cs="Arial"/>
          <w:color w:val="212121"/>
          <w:kern w:val="0"/>
          <w:sz w:val="24"/>
          <w:szCs w:val="24"/>
        </w:rPr>
        <w:t>对</w:t>
      </w:r>
      <w:ins w:id="1726" w:author="Shirley Li" w:date="2018-12-07T07:59:00Z">
        <w:r w:rsidR="00B7481E">
          <w:rPr>
            <w:rFonts w:ascii="Arial" w:eastAsia="宋体" w:hAnsi="Arial" w:cs="Arial" w:hint="eastAsia"/>
            <w:color w:val="212121"/>
            <w:kern w:val="0"/>
            <w:sz w:val="24"/>
            <w:szCs w:val="24"/>
          </w:rPr>
          <w:t>的</w:t>
        </w:r>
        <w:r w:rsidR="00B7481E">
          <w:rPr>
            <w:rFonts w:ascii="Courier New" w:eastAsia="宋体" w:hAnsi="Courier New" w:cs="Courier New"/>
            <w:color w:val="039BE5"/>
            <w:kern w:val="0"/>
            <w:sz w:val="22"/>
            <w:shd w:val="clear" w:color="auto" w:fill="F7F7F7"/>
          </w:rPr>
          <w:fldChar w:fldCharType="begin"/>
        </w:r>
        <w:r w:rsidR="00B7481E">
          <w:rPr>
            <w:rFonts w:ascii="Courier New" w:eastAsia="宋体" w:hAnsi="Courier New" w:cs="Courier New"/>
            <w:color w:val="039BE5"/>
            <w:kern w:val="0"/>
            <w:sz w:val="22"/>
            <w:shd w:val="clear" w:color="auto" w:fill="F7F7F7"/>
          </w:rPr>
          <w:instrText xml:space="preserve"> HYPERLINK "https://tensorflow.google.cn/api_docs/python/tf/data/Dataset" </w:instrText>
        </w:r>
        <w:r w:rsidR="00B7481E">
          <w:rPr>
            <w:rFonts w:ascii="Courier New" w:eastAsia="宋体" w:hAnsi="Courier New" w:cs="Courier New"/>
            <w:color w:val="039BE5"/>
            <w:kern w:val="0"/>
            <w:sz w:val="22"/>
            <w:shd w:val="clear" w:color="auto" w:fill="F7F7F7"/>
          </w:rPr>
          <w:fldChar w:fldCharType="separate"/>
        </w:r>
        <w:r w:rsidR="00B7481E" w:rsidRPr="009B37C0">
          <w:rPr>
            <w:rFonts w:ascii="Courier New" w:eastAsia="宋体" w:hAnsi="Courier New" w:cs="Courier New"/>
            <w:color w:val="039BE5"/>
            <w:kern w:val="0"/>
            <w:sz w:val="22"/>
            <w:shd w:val="clear" w:color="auto" w:fill="F7F7F7"/>
          </w:rPr>
          <w:t>tf.data.Dataset</w:t>
        </w:r>
        <w:r w:rsidR="00B7481E">
          <w:rPr>
            <w:rFonts w:ascii="Courier New" w:eastAsia="宋体" w:hAnsi="Courier New" w:cs="Courier New"/>
            <w:color w:val="039BE5"/>
            <w:kern w:val="0"/>
            <w:sz w:val="22"/>
            <w:shd w:val="clear" w:color="auto" w:fill="F7F7F7"/>
          </w:rPr>
          <w:fldChar w:fldCharType="end"/>
        </w:r>
      </w:ins>
      <w:r w:rsidRPr="009B37C0">
        <w:rPr>
          <w:rFonts w:ascii="Arial" w:eastAsia="宋体" w:hAnsi="Arial" w:cs="Arial"/>
          <w:color w:val="212121"/>
          <w:kern w:val="0"/>
          <w:sz w:val="24"/>
          <w:szCs w:val="24"/>
        </w:rPr>
        <w:t>。</w:t>
      </w:r>
      <w:ins w:id="1727" w:author="Shirley Li" w:date="2018-12-07T08:00:00Z">
        <w:r w:rsidR="00FA6E44">
          <w:rPr>
            <w:rFonts w:ascii="Arial" w:hAnsi="Arial" w:cs="Arial"/>
            <w:color w:val="212121"/>
          </w:rPr>
          <w:t>在传递给</w:t>
        </w:r>
        <w:r w:rsidR="00FA6E44">
          <w:rPr>
            <w:rFonts w:ascii="Arial" w:hAnsi="Arial" w:cs="Arial"/>
            <w:color w:val="212121"/>
          </w:rPr>
          <w:t> </w:t>
        </w:r>
        <w:r w:rsidR="00FA6E44">
          <w:rPr>
            <w:rStyle w:val="HTML"/>
            <w:rFonts w:ascii="Courier New" w:hAnsi="Courier New" w:cs="Courier New"/>
            <w:color w:val="37474F"/>
            <w:sz w:val="22"/>
            <w:shd w:val="clear" w:color="auto" w:fill="F7F7F7"/>
          </w:rPr>
          <w:t>tf.estimator.Estimator</w:t>
        </w:r>
        <w:r w:rsidR="00FA6E44">
          <w:rPr>
            <w:rFonts w:ascii="Arial" w:hAnsi="Arial" w:cs="Arial"/>
            <w:color w:val="212121"/>
          </w:rPr>
          <w:t> </w:t>
        </w:r>
        <w:r w:rsidR="00FA6E44">
          <w:rPr>
            <w:rFonts w:ascii="Arial" w:hAnsi="Arial" w:cs="Arial"/>
            <w:color w:val="212121"/>
          </w:rPr>
          <w:t>方法（如</w:t>
        </w:r>
        <w:r w:rsidR="00FA6E44">
          <w:rPr>
            <w:rFonts w:ascii="Arial" w:hAnsi="Arial" w:cs="Arial"/>
            <w:color w:val="212121"/>
          </w:rPr>
          <w:t> </w:t>
        </w:r>
        <w:r w:rsidR="00FA6E44">
          <w:rPr>
            <w:rStyle w:val="HTML"/>
            <w:rFonts w:ascii="Courier New" w:hAnsi="Courier New" w:cs="Courier New"/>
            <w:color w:val="37474F"/>
            <w:sz w:val="22"/>
            <w:shd w:val="clear" w:color="auto" w:fill="F7F7F7"/>
          </w:rPr>
          <w:t>train</w:t>
        </w:r>
        <w:r w:rsidR="00FA6E44">
          <w:rPr>
            <w:rFonts w:ascii="Arial" w:hAnsi="Arial" w:cs="Arial"/>
            <w:color w:val="212121"/>
          </w:rPr>
          <w:t> </w:t>
        </w:r>
        <w:r w:rsidR="00FA6E44">
          <w:rPr>
            <w:rFonts w:ascii="Arial" w:hAnsi="Arial" w:cs="Arial"/>
            <w:color w:val="212121"/>
          </w:rPr>
          <w:t>和</w:t>
        </w:r>
        <w:r w:rsidR="00FA6E44">
          <w:rPr>
            <w:rFonts w:ascii="Arial" w:hAnsi="Arial" w:cs="Arial"/>
            <w:color w:val="212121"/>
          </w:rPr>
          <w:t> </w:t>
        </w:r>
        <w:r w:rsidR="00FA6E44">
          <w:rPr>
            <w:rStyle w:val="HTML"/>
            <w:rFonts w:ascii="Courier New" w:hAnsi="Courier New" w:cs="Courier New"/>
            <w:color w:val="37474F"/>
            <w:sz w:val="22"/>
            <w:shd w:val="clear" w:color="auto" w:fill="F7F7F7"/>
          </w:rPr>
          <w:t>evaluate</w:t>
        </w:r>
        <w:r w:rsidR="00FA6E44">
          <w:rPr>
            <w:rFonts w:ascii="Arial" w:hAnsi="Arial" w:cs="Arial"/>
            <w:color w:val="212121"/>
          </w:rPr>
          <w:t>）之前不会进行调用。</w:t>
        </w:r>
      </w:ins>
      <w:del w:id="1728" w:author="Shirley Li" w:date="2018-12-07T08:00:00Z">
        <w:r w:rsidRPr="009B37C0" w:rsidDel="00FA6E44">
          <w:rPr>
            <w:rFonts w:ascii="Arial" w:eastAsia="宋体" w:hAnsi="Arial" w:cs="Arial"/>
            <w:color w:val="212121"/>
            <w:kern w:val="0"/>
            <w:sz w:val="24"/>
            <w:szCs w:val="24"/>
          </w:rPr>
          <w:delText>直到将它传递给</w:delText>
        </w:r>
        <w:r w:rsidR="00996DDC" w:rsidDel="00FA6E44">
          <w:rPr>
            <w:rFonts w:ascii="Courier New" w:eastAsia="宋体" w:hAnsi="Courier New" w:cs="Courier New"/>
            <w:color w:val="039BE5"/>
            <w:kern w:val="0"/>
            <w:sz w:val="22"/>
            <w:shd w:val="clear" w:color="auto" w:fill="F7F7F7"/>
          </w:rPr>
          <w:fldChar w:fldCharType="begin"/>
        </w:r>
        <w:r w:rsidR="00996DDC" w:rsidDel="00FA6E44">
          <w:rPr>
            <w:rFonts w:ascii="Courier New" w:eastAsia="宋体" w:hAnsi="Courier New" w:cs="Courier New"/>
            <w:color w:val="039BE5"/>
            <w:kern w:val="0"/>
            <w:sz w:val="22"/>
            <w:shd w:val="clear" w:color="auto" w:fill="F7F7F7"/>
          </w:rPr>
          <w:delInstrText xml:space="preserve"> HYPERLINK "https://tensorflow.google.cn/api_docs/python/tf/estimator/Estimator" </w:delInstrText>
        </w:r>
        <w:r w:rsidR="00996DDC" w:rsidDel="00FA6E44">
          <w:rPr>
            <w:rFonts w:ascii="Courier New" w:eastAsia="宋体" w:hAnsi="Courier New" w:cs="Courier New"/>
            <w:color w:val="039BE5"/>
            <w:kern w:val="0"/>
            <w:sz w:val="22"/>
            <w:shd w:val="clear" w:color="auto" w:fill="F7F7F7"/>
          </w:rPr>
          <w:fldChar w:fldCharType="separate"/>
        </w:r>
        <w:r w:rsidRPr="009B37C0" w:rsidDel="00FA6E44">
          <w:rPr>
            <w:rFonts w:ascii="Courier New" w:eastAsia="宋体" w:hAnsi="Courier New" w:cs="Courier New"/>
            <w:color w:val="039BE5"/>
            <w:kern w:val="0"/>
            <w:sz w:val="22"/>
            <w:shd w:val="clear" w:color="auto" w:fill="F7F7F7"/>
          </w:rPr>
          <w:delText>tf.estimator.Estimator</w:delText>
        </w:r>
        <w:r w:rsidR="00996DDC" w:rsidDel="00FA6E44">
          <w:rPr>
            <w:rFonts w:ascii="Courier New" w:eastAsia="宋体" w:hAnsi="Courier New" w:cs="Courier New"/>
            <w:color w:val="039BE5"/>
            <w:kern w:val="0"/>
            <w:sz w:val="22"/>
            <w:shd w:val="clear" w:color="auto" w:fill="F7F7F7"/>
          </w:rPr>
          <w:fldChar w:fldCharType="end"/>
        </w:r>
        <w:r w:rsidRPr="009B37C0" w:rsidDel="00FA6E44">
          <w:rPr>
            <w:rFonts w:ascii="Arial" w:eastAsia="宋体" w:hAnsi="Arial" w:cs="Arial"/>
            <w:color w:val="212121"/>
            <w:kern w:val="0"/>
            <w:sz w:val="24"/>
            <w:szCs w:val="24"/>
          </w:rPr>
          <w:delText>诸如</w:delText>
        </w:r>
        <w:r w:rsidRPr="009B37C0" w:rsidDel="00FA6E44">
          <w:rPr>
            <w:rFonts w:ascii="Courier New" w:eastAsia="宋体" w:hAnsi="Courier New" w:cs="Courier New"/>
            <w:color w:val="37474F"/>
            <w:kern w:val="0"/>
            <w:sz w:val="22"/>
            <w:shd w:val="clear" w:color="auto" w:fill="F7F7F7"/>
          </w:rPr>
          <w:delText>train</w:delText>
        </w:r>
        <w:r w:rsidRPr="009B37C0" w:rsidDel="00FA6E44">
          <w:rPr>
            <w:rFonts w:ascii="Arial" w:eastAsia="宋体" w:hAnsi="Arial" w:cs="Arial"/>
            <w:color w:val="212121"/>
            <w:kern w:val="0"/>
            <w:sz w:val="24"/>
            <w:szCs w:val="24"/>
          </w:rPr>
          <w:delText>和之类的方法之后才会调用它</w:delText>
        </w:r>
        <w:r w:rsidRPr="009B37C0" w:rsidDel="00FA6E44">
          <w:rPr>
            <w:rFonts w:ascii="Courier New" w:eastAsia="宋体" w:hAnsi="Courier New" w:cs="Courier New"/>
            <w:color w:val="37474F"/>
            <w:kern w:val="0"/>
            <w:sz w:val="22"/>
            <w:shd w:val="clear" w:color="auto" w:fill="F7F7F7"/>
          </w:rPr>
          <w:delText>evaluate</w:delText>
        </w:r>
        <w:r w:rsidRPr="009B37C0" w:rsidDel="00FA6E44">
          <w:rPr>
            <w:rFonts w:ascii="Arial" w:eastAsia="宋体" w:hAnsi="Arial" w:cs="Arial"/>
            <w:color w:val="212121"/>
            <w:kern w:val="0"/>
            <w:sz w:val="24"/>
            <w:szCs w:val="24"/>
          </w:rPr>
          <w:delText>。</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输入构建器函数返回以下对：</w:t>
      </w:r>
    </w:p>
    <w:p w:rsidR="006F7728" w:rsidRPr="009B37C0" w:rsidRDefault="006F7728" w:rsidP="006F7728">
      <w:pPr>
        <w:widowControl/>
        <w:numPr>
          <w:ilvl w:val="0"/>
          <w:numId w:val="35"/>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features</w:t>
      </w:r>
      <w:r w:rsidRPr="009B37C0">
        <w:rPr>
          <w:rFonts w:ascii="Arial" w:eastAsia="宋体" w:hAnsi="Arial" w:cs="Arial"/>
          <w:color w:val="212121"/>
          <w:kern w:val="0"/>
          <w:sz w:val="24"/>
          <w:szCs w:val="24"/>
        </w:rPr>
        <w:t>：从</w:t>
      </w:r>
      <w:ins w:id="1729" w:author="Shirley Li" w:date="2018-12-07T08:01:00Z">
        <w:r w:rsidR="001F4E36">
          <w:rPr>
            <w:rFonts w:ascii="Arial" w:eastAsia="宋体" w:hAnsi="Arial" w:cs="Arial" w:hint="eastAsia"/>
            <w:color w:val="212121"/>
            <w:kern w:val="0"/>
            <w:sz w:val="24"/>
            <w:szCs w:val="24"/>
          </w:rPr>
          <w:t>特征</w:t>
        </w:r>
      </w:ins>
      <w:del w:id="1730" w:author="Shirley Li" w:date="2018-12-07T08:01:00Z">
        <w:r w:rsidRPr="009B37C0" w:rsidDel="001F4E36">
          <w:rPr>
            <w:rFonts w:ascii="Arial" w:eastAsia="宋体" w:hAnsi="Arial" w:cs="Arial"/>
            <w:color w:val="212121"/>
            <w:kern w:val="0"/>
            <w:sz w:val="24"/>
            <w:szCs w:val="24"/>
          </w:rPr>
          <w:delText>功能</w:delText>
        </w:r>
      </w:del>
      <w:r w:rsidRPr="009B37C0">
        <w:rPr>
          <w:rFonts w:ascii="Arial" w:eastAsia="宋体" w:hAnsi="Arial" w:cs="Arial"/>
          <w:color w:val="212121"/>
          <w:kern w:val="0"/>
          <w:sz w:val="24"/>
          <w:szCs w:val="24"/>
        </w:rPr>
        <w:t>名称到</w:t>
      </w:r>
      <w:ins w:id="1731" w:author="Shirley Li" w:date="2018-12-07T08:01:00Z">
        <w:r w:rsidR="00800D63">
          <w:rPr>
            <w:rFonts w:ascii="Arial" w:eastAsia="宋体" w:hAnsi="Arial" w:cs="Arial" w:hint="eastAsia"/>
            <w:color w:val="212121"/>
            <w:kern w:val="0"/>
            <w:sz w:val="24"/>
            <w:szCs w:val="24"/>
          </w:rPr>
          <w:t>包含批量特征的</w:t>
        </w:r>
      </w:ins>
      <w:r w:rsidRPr="009B37C0">
        <w:rPr>
          <w:rFonts w:ascii="Courier New" w:eastAsia="宋体" w:hAnsi="Courier New" w:cs="Courier New"/>
          <w:color w:val="37474F"/>
          <w:kern w:val="0"/>
          <w:sz w:val="22"/>
          <w:shd w:val="clear" w:color="auto" w:fill="F7F7F7"/>
        </w:rPr>
        <w:t>Tensors</w:t>
      </w:r>
      <w:r w:rsidRPr="009B37C0">
        <w:rPr>
          <w:rFonts w:ascii="Arial" w:eastAsia="宋体" w:hAnsi="Arial" w:cs="Arial"/>
          <w:color w:val="212121"/>
          <w:kern w:val="0"/>
          <w:sz w:val="24"/>
          <w:szCs w:val="24"/>
        </w:rPr>
        <w:t>或</w:t>
      </w:r>
      <w:r w:rsidRPr="009B37C0">
        <w:rPr>
          <w:rFonts w:ascii="Courier New" w:eastAsia="宋体" w:hAnsi="Courier New" w:cs="Courier New"/>
          <w:color w:val="37474F"/>
          <w:kern w:val="0"/>
          <w:sz w:val="22"/>
          <w:shd w:val="clear" w:color="auto" w:fill="F7F7F7"/>
        </w:rPr>
        <w:t>SparseTensors</w:t>
      </w:r>
      <w:del w:id="1732" w:author="Shirley Li" w:date="2018-12-07T08:01:00Z">
        <w:r w:rsidRPr="009B37C0" w:rsidDel="00800D63">
          <w:rPr>
            <w:rFonts w:ascii="Arial" w:eastAsia="宋体" w:hAnsi="Arial" w:cs="Arial"/>
            <w:color w:val="212121"/>
            <w:kern w:val="0"/>
            <w:sz w:val="24"/>
            <w:szCs w:val="24"/>
          </w:rPr>
          <w:delText>包含批量功能</w:delText>
        </w:r>
      </w:del>
      <w:r w:rsidRPr="009B37C0">
        <w:rPr>
          <w:rFonts w:ascii="Arial" w:eastAsia="宋体" w:hAnsi="Arial" w:cs="Arial"/>
          <w:color w:val="212121"/>
          <w:kern w:val="0"/>
          <w:sz w:val="24"/>
          <w:szCs w:val="24"/>
        </w:rPr>
        <w:t>的</w:t>
      </w:r>
      <w:ins w:id="1733" w:author="Shirley Li" w:date="2018-12-07T08:01:00Z">
        <w:r w:rsidR="00800D63">
          <w:rPr>
            <w:rFonts w:ascii="Arial" w:eastAsia="宋体" w:hAnsi="Arial" w:cs="Arial" w:hint="eastAsia"/>
            <w:color w:val="212121"/>
            <w:kern w:val="0"/>
            <w:sz w:val="24"/>
            <w:szCs w:val="24"/>
          </w:rPr>
          <w:t>映射</w:t>
        </w:r>
      </w:ins>
      <w:r w:rsidRPr="009B37C0">
        <w:rPr>
          <w:rFonts w:ascii="Arial" w:eastAsia="宋体" w:hAnsi="Arial" w:cs="Arial"/>
          <w:color w:val="212121"/>
          <w:kern w:val="0"/>
          <w:sz w:val="24"/>
          <w:szCs w:val="24"/>
        </w:rPr>
        <w:t>字典。</w:t>
      </w:r>
    </w:p>
    <w:p w:rsidR="006F7728" w:rsidRPr="009B37C0" w:rsidRDefault="006F7728" w:rsidP="006F7728">
      <w:pPr>
        <w:widowControl/>
        <w:numPr>
          <w:ilvl w:val="0"/>
          <w:numId w:val="35"/>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labels</w:t>
      </w:r>
      <w:r w:rsidRPr="009B37C0">
        <w:rPr>
          <w:rFonts w:ascii="Arial" w:eastAsia="宋体" w:hAnsi="Arial" w:cs="Arial"/>
          <w:color w:val="212121"/>
          <w:kern w:val="0"/>
          <w:sz w:val="24"/>
          <w:szCs w:val="24"/>
        </w:rPr>
        <w:t>：</w:t>
      </w:r>
      <w:del w:id="1734" w:author="Shirley Li" w:date="2018-12-07T08:01:00Z">
        <w:r w:rsidRPr="009B37C0" w:rsidDel="006E237B">
          <w:rPr>
            <w:rFonts w:ascii="Courier New" w:eastAsia="宋体" w:hAnsi="Courier New" w:cs="Courier New"/>
            <w:color w:val="37474F"/>
            <w:kern w:val="0"/>
            <w:sz w:val="22"/>
            <w:shd w:val="clear" w:color="auto" w:fill="F7F7F7"/>
          </w:rPr>
          <w:delText>Tensor</w:delText>
        </w:r>
      </w:del>
      <w:r w:rsidRPr="009B37C0">
        <w:rPr>
          <w:rFonts w:ascii="Arial" w:eastAsia="宋体" w:hAnsi="Arial" w:cs="Arial"/>
          <w:color w:val="212121"/>
          <w:kern w:val="0"/>
          <w:sz w:val="24"/>
          <w:szCs w:val="24"/>
        </w:rPr>
        <w:t>包含批次标签的</w:t>
      </w:r>
      <w:del w:id="1735" w:author="Shirley Li" w:date="2018-12-07T08:01:00Z">
        <w:r w:rsidRPr="009B37C0" w:rsidDel="006E237B">
          <w:rPr>
            <w:rFonts w:ascii="Arial" w:eastAsia="宋体" w:hAnsi="Arial" w:cs="Arial"/>
            <w:color w:val="212121"/>
            <w:kern w:val="0"/>
            <w:sz w:val="24"/>
            <w:szCs w:val="24"/>
          </w:rPr>
          <w:delText>A</w:delText>
        </w:r>
      </w:del>
      <w:ins w:id="1736" w:author="Shirley Li" w:date="2018-12-07T08:01:00Z">
        <w:r w:rsidR="006E237B" w:rsidRPr="009B37C0">
          <w:rPr>
            <w:rFonts w:ascii="Courier New" w:eastAsia="宋体" w:hAnsi="Courier New" w:cs="Courier New"/>
            <w:color w:val="37474F"/>
            <w:kern w:val="0"/>
            <w:sz w:val="22"/>
            <w:shd w:val="clear" w:color="auto" w:fill="F7F7F7"/>
          </w:rPr>
          <w:t>Tensor</w:t>
        </w:r>
      </w:ins>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其中的键</w:t>
      </w:r>
      <w:r w:rsidRPr="009B37C0">
        <w:rPr>
          <w:rFonts w:ascii="Courier New" w:eastAsia="宋体" w:hAnsi="Courier New" w:cs="Courier New"/>
          <w:color w:val="37474F"/>
          <w:kern w:val="0"/>
          <w:sz w:val="22"/>
          <w:shd w:val="clear" w:color="auto" w:fill="F7F7F7"/>
        </w:rPr>
        <w:t>features</w:t>
      </w:r>
      <w:r w:rsidRPr="009B37C0">
        <w:rPr>
          <w:rFonts w:ascii="Arial" w:eastAsia="宋体" w:hAnsi="Arial" w:cs="Arial"/>
          <w:color w:val="212121"/>
          <w:kern w:val="0"/>
          <w:sz w:val="24"/>
          <w:szCs w:val="24"/>
        </w:rPr>
        <w:t>用于配置模型的输入层。</w:t>
      </w:r>
    </w:p>
    <w:p w:rsidR="006F7728" w:rsidRPr="009B37C0" w:rsidRDefault="006F7728" w:rsidP="006F7728">
      <w:pPr>
        <w:widowControl/>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在构造</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图时调用输入函数，而</w:t>
      </w:r>
      <w:r w:rsidRPr="009B37C0">
        <w:rPr>
          <w:rFonts w:ascii="Arial" w:eastAsia="宋体" w:hAnsi="Arial" w:cs="Arial"/>
          <w:i/>
          <w:iCs/>
          <w:color w:val="212121"/>
          <w:kern w:val="0"/>
          <w:sz w:val="24"/>
          <w:szCs w:val="24"/>
        </w:rPr>
        <w:t>不是</w:t>
      </w:r>
      <w:r w:rsidRPr="009B37C0">
        <w:rPr>
          <w:rFonts w:ascii="Arial" w:eastAsia="宋体" w:hAnsi="Arial" w:cs="Arial"/>
          <w:color w:val="212121"/>
          <w:kern w:val="0"/>
          <w:sz w:val="24"/>
          <w:szCs w:val="24"/>
        </w:rPr>
        <w:t>在运行图时调用。</w:t>
      </w:r>
      <w:ins w:id="1737" w:author="Shirley Li" w:date="2018-12-07T08:03:00Z">
        <w:r w:rsidR="006E237B" w:rsidRPr="006E237B">
          <w:rPr>
            <w:rFonts w:ascii="Arial" w:eastAsia="宋体" w:hAnsi="Arial" w:cs="Arial" w:hint="eastAsia"/>
            <w:color w:val="212121"/>
            <w:kern w:val="0"/>
            <w:sz w:val="24"/>
            <w:szCs w:val="24"/>
          </w:rPr>
          <w:t>该调用会返回输入数据的表示法（表示为一系列</w:t>
        </w:r>
        <w:r w:rsidR="006E237B" w:rsidRPr="006E237B">
          <w:rPr>
            <w:rFonts w:ascii="Arial" w:eastAsia="宋体" w:hAnsi="Arial" w:cs="Arial" w:hint="eastAsia"/>
            <w:color w:val="212121"/>
            <w:kern w:val="0"/>
            <w:sz w:val="24"/>
            <w:szCs w:val="24"/>
          </w:rPr>
          <w:t xml:space="preserve"> TensorFlow </w:t>
        </w:r>
        <w:r w:rsidR="006E237B" w:rsidRPr="006E237B">
          <w:rPr>
            <w:rFonts w:ascii="Arial" w:eastAsia="宋体" w:hAnsi="Arial" w:cs="Arial" w:hint="eastAsia"/>
            <w:color w:val="212121"/>
            <w:kern w:val="0"/>
            <w:sz w:val="24"/>
            <w:szCs w:val="24"/>
          </w:rPr>
          <w:t>图操作）。</w:t>
        </w:r>
      </w:ins>
      <w:del w:id="1738" w:author="Shirley Li" w:date="2018-12-07T08:03:00Z">
        <w:r w:rsidRPr="009B37C0" w:rsidDel="006E237B">
          <w:rPr>
            <w:rFonts w:ascii="Arial" w:eastAsia="宋体" w:hAnsi="Arial" w:cs="Arial"/>
            <w:color w:val="212121"/>
            <w:kern w:val="0"/>
            <w:sz w:val="24"/>
            <w:szCs w:val="24"/>
          </w:rPr>
          <w:delText>它将输入数据的表示作为一系列</w:delText>
        </w:r>
        <w:r w:rsidRPr="009B37C0" w:rsidDel="006E237B">
          <w:rPr>
            <w:rFonts w:ascii="Arial" w:eastAsia="宋体" w:hAnsi="Arial" w:cs="Arial"/>
            <w:color w:val="212121"/>
            <w:kern w:val="0"/>
            <w:sz w:val="24"/>
            <w:szCs w:val="24"/>
          </w:rPr>
          <w:delText>TensorFlow</w:delText>
        </w:r>
        <w:r w:rsidRPr="009B37C0" w:rsidDel="006E237B">
          <w:rPr>
            <w:rFonts w:ascii="Arial" w:eastAsia="宋体" w:hAnsi="Arial" w:cs="Arial"/>
            <w:color w:val="212121"/>
            <w:kern w:val="0"/>
            <w:sz w:val="24"/>
            <w:szCs w:val="24"/>
          </w:rPr>
          <w:delText>图操作返回。</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对于像这样的小问题，</w:t>
      </w:r>
      <w:del w:id="1739" w:author="Shirley Li" w:date="2018-12-07T08:04:00Z">
        <w:r w:rsidRPr="009B37C0" w:rsidDel="008927A1">
          <w:rPr>
            <w:rFonts w:ascii="Arial" w:eastAsia="宋体" w:hAnsi="Arial" w:cs="Arial" w:hint="eastAsia"/>
            <w:color w:val="212121"/>
            <w:kern w:val="0"/>
            <w:sz w:val="24"/>
            <w:szCs w:val="24"/>
          </w:rPr>
          <w:delText>很容易</w:delText>
        </w:r>
      </w:del>
      <w:ins w:id="1740" w:author="Shirley Li" w:date="2018-12-07T08:04:00Z">
        <w:r w:rsidR="008927A1">
          <w:rPr>
            <w:rFonts w:ascii="Arial" w:eastAsia="宋体" w:hAnsi="Arial" w:cs="Arial" w:hint="eastAsia"/>
            <w:color w:val="212121"/>
            <w:kern w:val="0"/>
            <w:sz w:val="24"/>
            <w:szCs w:val="24"/>
          </w:rPr>
          <w:t>可以通过拆分</w:t>
        </w:r>
      </w:ins>
      <w:hyperlink r:id="rId169" w:history="1">
        <w:r w:rsidRPr="009B37C0">
          <w:rPr>
            <w:rFonts w:ascii="Courier New" w:eastAsia="宋体" w:hAnsi="Courier New" w:cs="Courier New"/>
            <w:color w:val="039BE5"/>
            <w:kern w:val="0"/>
            <w:sz w:val="22"/>
            <w:shd w:val="clear" w:color="auto" w:fill="F7F7F7"/>
          </w:rPr>
          <w:t>tf.data.Dataset</w:t>
        </w:r>
      </w:hyperlink>
      <w:del w:id="1741" w:author="Shirley Li" w:date="2018-12-07T08:04:00Z">
        <w:r w:rsidRPr="009B37C0" w:rsidDel="008927A1">
          <w:rPr>
            <w:rFonts w:ascii="Arial" w:eastAsia="宋体" w:hAnsi="Arial" w:cs="Arial"/>
            <w:color w:val="212121"/>
            <w:kern w:val="0"/>
            <w:sz w:val="24"/>
            <w:szCs w:val="24"/>
          </w:rPr>
          <w:delText>通过切片</w:delText>
        </w:r>
      </w:del>
      <w:r w:rsidRPr="009B37C0">
        <w:rPr>
          <w:rFonts w:ascii="Arial" w:eastAsia="宋体" w:hAnsi="Arial" w:cs="Arial"/>
          <w:color w:val="212121"/>
          <w:kern w:val="0"/>
          <w:sz w:val="24"/>
          <w:szCs w:val="24"/>
        </w:rPr>
        <w:t>来</w:t>
      </w:r>
      <w:ins w:id="1742" w:author="Shirley Li" w:date="2018-12-07T08:04:00Z">
        <w:r w:rsidR="008927A1">
          <w:rPr>
            <w:rFonts w:ascii="Arial" w:eastAsia="宋体" w:hAnsi="Arial" w:cs="Arial" w:hint="eastAsia"/>
            <w:color w:val="212121"/>
            <w:kern w:val="0"/>
            <w:sz w:val="24"/>
            <w:szCs w:val="24"/>
          </w:rPr>
          <w:t>构建</w:t>
        </w:r>
      </w:ins>
      <w:del w:id="1743" w:author="Shirley Li" w:date="2018-12-07T08:04:00Z">
        <w:r w:rsidRPr="009B37C0" w:rsidDel="008927A1">
          <w:rPr>
            <w:rFonts w:ascii="Arial" w:eastAsia="宋体" w:hAnsi="Arial" w:cs="Arial"/>
            <w:color w:val="212121"/>
            <w:kern w:val="0"/>
            <w:sz w:val="24"/>
            <w:szCs w:val="24"/>
          </w:rPr>
          <w:delText>制作</w:delText>
        </w:r>
      </w:del>
      <w:r w:rsidRPr="009B37C0">
        <w:rPr>
          <w:rFonts w:ascii="Courier New" w:eastAsia="宋体" w:hAnsi="Courier New" w:cs="Courier New"/>
          <w:color w:val="37474F"/>
          <w:kern w:val="0"/>
          <w:sz w:val="22"/>
          <w:shd w:val="clear" w:color="auto" w:fill="F7F7F7"/>
        </w:rPr>
        <w:t>pandas.DataFrame</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def</w:t>
      </w:r>
      <w:r w:rsidRPr="009B37C0">
        <w:rPr>
          <w:rFonts w:ascii="Courier New" w:eastAsia="宋体" w:hAnsi="Courier New" w:cs="Courier New"/>
          <w:color w:val="37474F"/>
          <w:kern w:val="0"/>
          <w:szCs w:val="21"/>
        </w:rPr>
        <w:t xml:space="preserve"> easy_input_function(df, label_key, num_epochs, shuffle, batch_size):</w:t>
      </w:r>
      <w:r w:rsidRPr="009B37C0">
        <w:rPr>
          <w:rFonts w:ascii="Courier New" w:eastAsia="宋体" w:hAnsi="Courier New" w:cs="Courier New"/>
          <w:color w:val="37474F"/>
          <w:kern w:val="0"/>
          <w:szCs w:val="21"/>
        </w:rPr>
        <w:br/>
        <w:t>  label = df[label_key]</w:t>
      </w:r>
      <w:r w:rsidRPr="009B37C0">
        <w:rPr>
          <w:rFonts w:ascii="Courier New" w:eastAsia="宋体" w:hAnsi="Courier New" w:cs="Courier New"/>
          <w:color w:val="37474F"/>
          <w:kern w:val="0"/>
          <w:szCs w:val="21"/>
        </w:rPr>
        <w:br/>
        <w:t>  ds = tf.data.</w:t>
      </w:r>
      <w:r w:rsidRPr="009B37C0">
        <w:rPr>
          <w:rFonts w:ascii="Courier New" w:eastAsia="宋体" w:hAnsi="Courier New" w:cs="Courier New"/>
          <w:color w:val="9C27B0"/>
          <w:kern w:val="0"/>
          <w:szCs w:val="21"/>
        </w:rPr>
        <w:t>Dataset</w:t>
      </w:r>
      <w:r w:rsidRPr="009B37C0">
        <w:rPr>
          <w:rFonts w:ascii="Courier New" w:eastAsia="宋体" w:hAnsi="Courier New" w:cs="Courier New"/>
          <w:color w:val="37474F"/>
          <w:kern w:val="0"/>
          <w:szCs w:val="21"/>
        </w:rPr>
        <w:t>.from_tensor_slices((dict(df),label))</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shuffle:</w:t>
      </w:r>
      <w:r w:rsidRPr="009B37C0">
        <w:rPr>
          <w:rFonts w:ascii="Courier New" w:eastAsia="宋体" w:hAnsi="Courier New" w:cs="Courier New"/>
          <w:color w:val="37474F"/>
          <w:kern w:val="0"/>
          <w:szCs w:val="21"/>
        </w:rPr>
        <w:br/>
        <w:t>    ds = ds.shuffle(</w:t>
      </w:r>
      <w:r w:rsidRPr="009B37C0">
        <w:rPr>
          <w:rFonts w:ascii="Courier New" w:eastAsia="宋体" w:hAnsi="Courier New" w:cs="Courier New"/>
          <w:color w:val="C53929"/>
          <w:kern w:val="0"/>
          <w:szCs w:val="21"/>
        </w:rPr>
        <w:t>10000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ds = ds.batch(batch_size).repeat(num_epochs)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ds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由于我们已启用了</w:t>
      </w:r>
      <w:del w:id="1744" w:author="Shirley Li" w:date="2018-12-06T10:27:00Z">
        <w:r w:rsidRPr="009B37C0" w:rsidDel="00BD0ACB">
          <w:rPr>
            <w:rFonts w:ascii="Arial" w:eastAsia="宋体" w:hAnsi="Arial" w:cs="Arial"/>
            <w:color w:val="212121"/>
            <w:kern w:val="0"/>
            <w:sz w:val="24"/>
            <w:szCs w:val="24"/>
          </w:rPr>
          <w:delText>急切执行</w:delText>
        </w:r>
      </w:del>
      <w:ins w:id="1745" w:author="Shirley Li" w:date="2018-12-06T10:27:00Z">
        <w:r w:rsidR="00BD0ACB">
          <w:rPr>
            <w:rFonts w:ascii="Arial" w:eastAsia="宋体" w:hAnsi="Arial" w:cs="Arial"/>
            <w:color w:val="212121"/>
            <w:kern w:val="0"/>
            <w:sz w:val="24"/>
            <w:szCs w:val="24"/>
          </w:rPr>
          <w:t xml:space="preserve"> Eager Execution</w:t>
        </w:r>
      </w:ins>
      <w:r w:rsidRPr="009B37C0">
        <w:rPr>
          <w:rFonts w:ascii="Arial" w:eastAsia="宋体" w:hAnsi="Arial" w:cs="Arial"/>
          <w:color w:val="212121"/>
          <w:kern w:val="0"/>
          <w:sz w:val="24"/>
          <w:szCs w:val="24"/>
        </w:rPr>
        <w:t>，因此可以轻松检查生成的数据集：</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ds = easy_input_function(train_df, label_key=</w:t>
      </w:r>
      <w:r w:rsidRPr="009B37C0">
        <w:rPr>
          <w:rFonts w:ascii="Courier New" w:eastAsia="宋体" w:hAnsi="Courier New" w:cs="Courier New"/>
          <w:color w:val="0D904F"/>
          <w:kern w:val="0"/>
          <w:szCs w:val="21"/>
        </w:rPr>
        <w:t>'income_bracket'</w:t>
      </w:r>
      <w:r w:rsidRPr="009B37C0">
        <w:rPr>
          <w:rFonts w:ascii="Courier New" w:eastAsia="宋体" w:hAnsi="Courier New" w:cs="Courier New"/>
          <w:color w:val="37474F"/>
          <w:kern w:val="0"/>
          <w:szCs w:val="21"/>
        </w:rPr>
        <w:t>, num_epochs=</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feature_batch, label_batch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ds.take(</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'Some feature keys:'</w:t>
      </w:r>
      <w:r w:rsidRPr="009B37C0">
        <w:rPr>
          <w:rFonts w:ascii="Courier New" w:eastAsia="宋体" w:hAnsi="Courier New" w:cs="Courier New"/>
          <w:color w:val="37474F"/>
          <w:kern w:val="0"/>
          <w:szCs w:val="21"/>
        </w:rPr>
        <w:t>, list(feature_batch.keys())[:</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'A batch of Ages  :'</w:t>
      </w:r>
      <w:r w:rsidRPr="009B37C0">
        <w:rPr>
          <w:rFonts w:ascii="Courier New" w:eastAsia="宋体" w:hAnsi="Courier New" w:cs="Courier New"/>
          <w:color w:val="37474F"/>
          <w:kern w:val="0"/>
          <w:szCs w:val="21"/>
        </w:rPr>
        <w:t>, feature_batch[</w:t>
      </w:r>
      <w:r w:rsidRPr="009B37C0">
        <w:rPr>
          <w:rFonts w:ascii="Courier New" w:eastAsia="宋体" w:hAnsi="Courier New" w:cs="Courier New"/>
          <w:color w:val="0D904F"/>
          <w:kern w:val="0"/>
          <w:szCs w:val="21"/>
        </w:rPr>
        <w:t>'age'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'A batch of Labels:'</w:t>
      </w:r>
      <w:r w:rsidRPr="009B37C0">
        <w:rPr>
          <w:rFonts w:ascii="Courier New" w:eastAsia="宋体" w:hAnsi="Courier New" w:cs="Courier New"/>
          <w:color w:val="37474F"/>
          <w:kern w:val="0"/>
          <w:szCs w:val="21"/>
        </w:rPr>
        <w:t>, label_batch )</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一些功能键：</w:t>
      </w:r>
      <w:r w:rsidRPr="009B37C0">
        <w:rPr>
          <w:rFonts w:ascii="Courier New" w:eastAsia="宋体" w:hAnsi="Courier New" w:cs="Courier New"/>
          <w:color w:val="37474F"/>
          <w:kern w:val="0"/>
          <w:szCs w:val="21"/>
        </w:rPr>
        <w:t>['hours_per_week'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'native_country'</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'capital_loss'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'education_num'</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职业</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一批年龄：</w:t>
      </w:r>
      <w:r w:rsidRPr="009B37C0">
        <w:rPr>
          <w:rFonts w:ascii="Courier New" w:eastAsia="宋体" w:hAnsi="Courier New" w:cs="Courier New"/>
          <w:color w:val="37474F"/>
          <w:kern w:val="0"/>
          <w:szCs w:val="21"/>
        </w:rPr>
        <w:t>tf.Tensor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[19 43 45 25 35 24 21 34 32 37]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shape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int32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一批标签：</w:t>
      </w:r>
      <w:r w:rsidRPr="009B37C0">
        <w:rPr>
          <w:rFonts w:ascii="Courier New" w:eastAsia="宋体" w:hAnsi="Courier New" w:cs="Courier New"/>
          <w:color w:val="37474F"/>
          <w:kern w:val="0"/>
          <w:szCs w:val="21"/>
        </w:rPr>
        <w:t>tf.Tensor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[b'&lt;= 50K'b'&lt;= 50K'b'&gt; 50K'b'&lt;= 50K'b'&lt;= 50K'b'&lt;= 50K'b'&lt;= 50K'b'&lt;= 50K'</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b'&gt; 50K'b'&lt;= 50K']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shape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string</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但是这种方法</w:t>
      </w:r>
      <w:ins w:id="1746" w:author="Shirley Li" w:date="2018-12-07T08:06:00Z">
        <w:r w:rsidR="005D169B">
          <w:rPr>
            <w:rFonts w:ascii="Arial" w:eastAsia="宋体" w:hAnsi="Arial" w:cs="Arial" w:hint="eastAsia"/>
            <w:color w:val="212121"/>
            <w:kern w:val="0"/>
            <w:sz w:val="24"/>
            <w:szCs w:val="24"/>
          </w:rPr>
          <w:t>的</w:t>
        </w:r>
      </w:ins>
      <w:del w:id="1747" w:author="Shirley Li" w:date="2018-12-07T08:06:00Z">
        <w:r w:rsidRPr="009B37C0" w:rsidDel="005D169B">
          <w:rPr>
            <w:rFonts w:ascii="Arial" w:eastAsia="宋体" w:hAnsi="Arial" w:cs="Arial"/>
            <w:color w:val="212121"/>
            <w:kern w:val="0"/>
            <w:sz w:val="24"/>
            <w:szCs w:val="24"/>
          </w:rPr>
          <w:delText>具有严重限制的</w:delText>
        </w:r>
      </w:del>
      <w:r w:rsidRPr="009B37C0">
        <w:rPr>
          <w:rFonts w:ascii="Arial" w:eastAsia="宋体" w:hAnsi="Arial" w:cs="Arial"/>
          <w:color w:val="212121"/>
          <w:kern w:val="0"/>
          <w:sz w:val="24"/>
          <w:szCs w:val="24"/>
        </w:rPr>
        <w:t>可扩展性</w:t>
      </w:r>
      <w:ins w:id="1748" w:author="Shirley Li" w:date="2018-12-07T08:06:00Z">
        <w:r w:rsidR="005D169B">
          <w:rPr>
            <w:rFonts w:ascii="Arial" w:eastAsia="宋体" w:hAnsi="Arial" w:cs="Arial" w:hint="eastAsia"/>
            <w:color w:val="212121"/>
            <w:kern w:val="0"/>
            <w:sz w:val="24"/>
            <w:szCs w:val="24"/>
          </w:rPr>
          <w:t>很差</w:t>
        </w:r>
      </w:ins>
      <w:r w:rsidRPr="009B37C0">
        <w:rPr>
          <w:rFonts w:ascii="Arial" w:eastAsia="宋体" w:hAnsi="Arial" w:cs="Arial"/>
          <w:color w:val="212121"/>
          <w:kern w:val="0"/>
          <w:sz w:val="24"/>
          <w:szCs w:val="24"/>
        </w:rPr>
        <w:t>。</w:t>
      </w:r>
      <w:ins w:id="1749" w:author="Shirley Li" w:date="2018-12-07T08:06:00Z">
        <w:r w:rsidR="005D169B" w:rsidRPr="009B37C0">
          <w:rPr>
            <w:rFonts w:ascii="Arial" w:eastAsia="宋体" w:hAnsi="Arial" w:cs="Arial"/>
            <w:color w:val="212121"/>
            <w:kern w:val="0"/>
            <w:sz w:val="24"/>
            <w:szCs w:val="24"/>
          </w:rPr>
          <w:t>更大的数据</w:t>
        </w:r>
        <w:proofErr w:type="gramStart"/>
        <w:r w:rsidR="005D169B" w:rsidRPr="009B37C0">
          <w:rPr>
            <w:rFonts w:ascii="Arial" w:eastAsia="宋体" w:hAnsi="Arial" w:cs="Arial"/>
            <w:color w:val="212121"/>
            <w:kern w:val="0"/>
            <w:sz w:val="24"/>
            <w:szCs w:val="24"/>
          </w:rPr>
          <w:t>集</w:t>
        </w:r>
      </w:ins>
      <w:r w:rsidRPr="009B37C0">
        <w:rPr>
          <w:rFonts w:ascii="Arial" w:eastAsia="宋体" w:hAnsi="Arial" w:cs="Arial"/>
          <w:color w:val="212121"/>
          <w:kern w:val="0"/>
          <w:sz w:val="24"/>
          <w:szCs w:val="24"/>
        </w:rPr>
        <w:t>应该</w:t>
      </w:r>
      <w:proofErr w:type="gramEnd"/>
      <w:r w:rsidRPr="009B37C0">
        <w:rPr>
          <w:rFonts w:ascii="Arial" w:eastAsia="宋体" w:hAnsi="Arial" w:cs="Arial"/>
          <w:color w:val="212121"/>
          <w:kern w:val="0"/>
          <w:sz w:val="24"/>
          <w:szCs w:val="24"/>
        </w:rPr>
        <w:t>从磁盘流式传输</w:t>
      </w:r>
      <w:del w:id="1750" w:author="Shirley Li" w:date="2018-12-07T08:06:00Z">
        <w:r w:rsidRPr="009B37C0" w:rsidDel="005D169B">
          <w:rPr>
            <w:rFonts w:ascii="Arial" w:eastAsia="宋体" w:hAnsi="Arial" w:cs="Arial"/>
            <w:color w:val="212121"/>
            <w:kern w:val="0"/>
            <w:sz w:val="24"/>
            <w:szCs w:val="24"/>
          </w:rPr>
          <w:delText>更大的数据集</w:delText>
        </w:r>
      </w:del>
      <w:r w:rsidRPr="009B37C0">
        <w:rPr>
          <w:rFonts w:ascii="Arial" w:eastAsia="宋体" w:hAnsi="Arial" w:cs="Arial"/>
          <w:color w:val="212121"/>
          <w:kern w:val="0"/>
          <w:sz w:val="24"/>
          <w:szCs w:val="24"/>
        </w:rPr>
        <w:t>。</w:t>
      </w:r>
      <w:del w:id="1751" w:author="Shirley Li" w:date="2018-12-07T08:06:00Z">
        <w:r w:rsidRPr="009B37C0" w:rsidDel="005D169B">
          <w:rPr>
            <w:rFonts w:ascii="Arial" w:eastAsia="宋体" w:hAnsi="Arial" w:cs="Arial"/>
            <w:color w:val="212121"/>
            <w:kern w:val="0"/>
            <w:sz w:val="24"/>
            <w:szCs w:val="24"/>
          </w:rPr>
          <w:delText>在</w:delText>
        </w:r>
      </w:del>
      <w:r w:rsidRPr="009B37C0">
        <w:rPr>
          <w:rFonts w:ascii="Courier New" w:eastAsia="宋体" w:hAnsi="Courier New" w:cs="Courier New"/>
          <w:color w:val="37474F"/>
          <w:kern w:val="0"/>
          <w:sz w:val="22"/>
          <w:shd w:val="clear" w:color="auto" w:fill="F7F7F7"/>
        </w:rPr>
        <w:t>census_dataset.input_fn</w:t>
      </w:r>
      <w:r w:rsidRPr="009B37C0">
        <w:rPr>
          <w:rFonts w:ascii="Arial" w:eastAsia="宋体" w:hAnsi="Arial" w:cs="Arial"/>
          <w:color w:val="212121"/>
          <w:kern w:val="0"/>
          <w:sz w:val="24"/>
          <w:szCs w:val="24"/>
        </w:rPr>
        <w:t>提供了</w:t>
      </w:r>
      <w:ins w:id="1752" w:author="Shirley Li" w:date="2018-12-07T08:06:00Z">
        <w:r w:rsidR="005D169B">
          <w:rPr>
            <w:rFonts w:ascii="Arial" w:hAnsi="Arial" w:cs="Arial"/>
            <w:color w:val="212121"/>
          </w:rPr>
          <w:t>如何使用</w:t>
        </w:r>
        <w:r w:rsidR="005D169B">
          <w:rPr>
            <w:rFonts w:ascii="Arial" w:hAnsi="Arial" w:cs="Arial"/>
            <w:color w:val="212121"/>
          </w:rPr>
          <w:t> </w:t>
        </w:r>
        <w:r w:rsidR="005D169B">
          <w:rPr>
            <w:rStyle w:val="HTML"/>
            <w:rFonts w:ascii="Courier New" w:hAnsi="Courier New" w:cs="Courier New"/>
            <w:color w:val="37474F"/>
            <w:sz w:val="22"/>
            <w:shd w:val="clear" w:color="auto" w:fill="F7F7F7"/>
          </w:rPr>
          <w:t>tf.decode_csv</w:t>
        </w:r>
        <w:r w:rsidR="005D169B">
          <w:rPr>
            <w:rFonts w:ascii="Arial" w:hAnsi="Arial" w:cs="Arial"/>
            <w:color w:val="212121"/>
          </w:rPr>
          <w:t> </w:t>
        </w:r>
        <w:r w:rsidR="005D169B">
          <w:rPr>
            <w:rFonts w:ascii="Arial" w:hAnsi="Arial" w:cs="Arial"/>
            <w:color w:val="212121"/>
          </w:rPr>
          <w:t>和</w:t>
        </w:r>
        <w:r w:rsidR="005D169B">
          <w:rPr>
            <w:rFonts w:ascii="Arial" w:hAnsi="Arial" w:cs="Arial"/>
            <w:color w:val="212121"/>
          </w:rPr>
          <w:t> </w:t>
        </w:r>
        <w:r w:rsidR="005D169B">
          <w:rPr>
            <w:rStyle w:val="HTML"/>
            <w:rFonts w:ascii="Courier New" w:hAnsi="Courier New" w:cs="Courier New"/>
            <w:color w:val="37474F"/>
            <w:sz w:val="22"/>
            <w:shd w:val="clear" w:color="auto" w:fill="F7F7F7"/>
          </w:rPr>
          <w:t>tf.data.TextLineDataset</w:t>
        </w:r>
        <w:r w:rsidR="005D169B">
          <w:rPr>
            <w:rFonts w:ascii="Arial" w:hAnsi="Arial" w:cs="Arial"/>
            <w:color w:val="212121"/>
          </w:rPr>
          <w:t> </w:t>
        </w:r>
        <w:r w:rsidR="005D169B">
          <w:rPr>
            <w:rFonts w:ascii="Arial" w:hAnsi="Arial" w:cs="Arial"/>
            <w:color w:val="212121"/>
          </w:rPr>
          <w:t>执行</w:t>
        </w:r>
      </w:ins>
      <w:ins w:id="1753" w:author="Shirley Li" w:date="2018-12-07T08:11:00Z">
        <w:r w:rsidR="000D6E7C">
          <w:rPr>
            <w:rFonts w:ascii="Arial" w:hAnsi="Arial" w:cs="Arial" w:hint="eastAsia"/>
            <w:color w:val="212121"/>
          </w:rPr>
          <w:t>这种</w:t>
        </w:r>
      </w:ins>
      <w:ins w:id="1754" w:author="Shirley Li" w:date="2018-12-07T08:06:00Z">
        <w:r w:rsidR="005D169B">
          <w:rPr>
            <w:rFonts w:ascii="Arial" w:hAnsi="Arial" w:cs="Arial"/>
            <w:color w:val="212121"/>
          </w:rPr>
          <w:t>操作的示例</w:t>
        </w:r>
      </w:ins>
      <w:del w:id="1755" w:author="Shirley Li" w:date="2018-12-07T08:06:00Z">
        <w:r w:rsidRPr="009B37C0" w:rsidDel="005D169B">
          <w:rPr>
            <w:rFonts w:ascii="Arial" w:eastAsia="宋体" w:hAnsi="Arial" w:cs="Arial"/>
            <w:color w:val="212121"/>
            <w:kern w:val="0"/>
            <w:sz w:val="24"/>
            <w:szCs w:val="24"/>
          </w:rPr>
          <w:delText>如何做到这一点使用的例子</w:delText>
        </w:r>
        <w:r w:rsidR="00996DDC" w:rsidDel="005D169B">
          <w:rPr>
            <w:rFonts w:ascii="Courier New" w:eastAsia="宋体" w:hAnsi="Courier New" w:cs="Courier New"/>
            <w:color w:val="039BE5"/>
            <w:kern w:val="0"/>
            <w:sz w:val="22"/>
            <w:shd w:val="clear" w:color="auto" w:fill="F7F7F7"/>
          </w:rPr>
          <w:fldChar w:fldCharType="begin"/>
        </w:r>
        <w:r w:rsidR="00996DDC" w:rsidDel="005D169B">
          <w:rPr>
            <w:rFonts w:ascii="Courier New" w:eastAsia="宋体" w:hAnsi="Courier New" w:cs="Courier New"/>
            <w:color w:val="039BE5"/>
            <w:kern w:val="0"/>
            <w:sz w:val="22"/>
            <w:shd w:val="clear" w:color="auto" w:fill="F7F7F7"/>
          </w:rPr>
          <w:delInstrText xml:space="preserve"> HYPERLINK "https://tensorflow.google.cn/api_docs/python/tf/decode_csv" </w:delInstrText>
        </w:r>
        <w:r w:rsidR="00996DDC" w:rsidDel="005D169B">
          <w:rPr>
            <w:rFonts w:ascii="Courier New" w:eastAsia="宋体" w:hAnsi="Courier New" w:cs="Courier New"/>
            <w:color w:val="039BE5"/>
            <w:kern w:val="0"/>
            <w:sz w:val="22"/>
            <w:shd w:val="clear" w:color="auto" w:fill="F7F7F7"/>
          </w:rPr>
          <w:fldChar w:fldCharType="separate"/>
        </w:r>
        <w:r w:rsidRPr="009B37C0" w:rsidDel="005D169B">
          <w:rPr>
            <w:rFonts w:ascii="Courier New" w:eastAsia="宋体" w:hAnsi="Courier New" w:cs="Courier New"/>
            <w:color w:val="039BE5"/>
            <w:kern w:val="0"/>
            <w:sz w:val="22"/>
            <w:shd w:val="clear" w:color="auto" w:fill="F7F7F7"/>
          </w:rPr>
          <w:delText>tf.decode_csv</w:delText>
        </w:r>
        <w:r w:rsidR="00996DDC" w:rsidDel="005D169B">
          <w:rPr>
            <w:rFonts w:ascii="Courier New" w:eastAsia="宋体" w:hAnsi="Courier New" w:cs="Courier New"/>
            <w:color w:val="039BE5"/>
            <w:kern w:val="0"/>
            <w:sz w:val="22"/>
            <w:shd w:val="clear" w:color="auto" w:fill="F7F7F7"/>
          </w:rPr>
          <w:fldChar w:fldCharType="end"/>
        </w:r>
        <w:r w:rsidRPr="009B37C0" w:rsidDel="005D169B">
          <w:rPr>
            <w:rFonts w:ascii="Arial" w:eastAsia="宋体" w:hAnsi="Arial" w:cs="Arial"/>
            <w:color w:val="212121"/>
            <w:kern w:val="0"/>
            <w:sz w:val="24"/>
            <w:szCs w:val="24"/>
          </w:rPr>
          <w:delText>和</w:delText>
        </w:r>
        <w:r w:rsidR="00996DDC" w:rsidDel="005D169B">
          <w:rPr>
            <w:rFonts w:ascii="Courier New" w:eastAsia="宋体" w:hAnsi="Courier New" w:cs="Courier New"/>
            <w:color w:val="039BE5"/>
            <w:kern w:val="0"/>
            <w:sz w:val="22"/>
            <w:shd w:val="clear" w:color="auto" w:fill="F7F7F7"/>
          </w:rPr>
          <w:fldChar w:fldCharType="begin"/>
        </w:r>
        <w:r w:rsidR="00996DDC" w:rsidDel="005D169B">
          <w:rPr>
            <w:rFonts w:ascii="Courier New" w:eastAsia="宋体" w:hAnsi="Courier New" w:cs="Courier New"/>
            <w:color w:val="039BE5"/>
            <w:kern w:val="0"/>
            <w:sz w:val="22"/>
            <w:shd w:val="clear" w:color="auto" w:fill="F7F7F7"/>
          </w:rPr>
          <w:delInstrText xml:space="preserve"> HYPERLINK "https://tensorflow.google.cn/api_docs/python/tf/data/TextLineDataset" </w:delInstrText>
        </w:r>
        <w:r w:rsidR="00996DDC" w:rsidDel="005D169B">
          <w:rPr>
            <w:rFonts w:ascii="Courier New" w:eastAsia="宋体" w:hAnsi="Courier New" w:cs="Courier New"/>
            <w:color w:val="039BE5"/>
            <w:kern w:val="0"/>
            <w:sz w:val="22"/>
            <w:shd w:val="clear" w:color="auto" w:fill="F7F7F7"/>
          </w:rPr>
          <w:fldChar w:fldCharType="separate"/>
        </w:r>
        <w:r w:rsidRPr="009B37C0" w:rsidDel="005D169B">
          <w:rPr>
            <w:rFonts w:ascii="Courier New" w:eastAsia="宋体" w:hAnsi="Courier New" w:cs="Courier New"/>
            <w:color w:val="039BE5"/>
            <w:kern w:val="0"/>
            <w:sz w:val="22"/>
            <w:shd w:val="clear" w:color="auto" w:fill="F7F7F7"/>
          </w:rPr>
          <w:delText>tf.data.TextLineDataset</w:delText>
        </w:r>
        <w:r w:rsidR="00996DDC" w:rsidDel="005D169B">
          <w:rPr>
            <w:rFonts w:ascii="Courier New" w:eastAsia="宋体" w:hAnsi="Courier New" w:cs="Courier New"/>
            <w:color w:val="039BE5"/>
            <w:kern w:val="0"/>
            <w:sz w:val="22"/>
            <w:shd w:val="clear" w:color="auto" w:fill="F7F7F7"/>
          </w:rPr>
          <w:fldChar w:fldCharType="end"/>
        </w:r>
        <w:r w:rsidRPr="009B37C0" w:rsidDel="005D169B">
          <w:rPr>
            <w:rFonts w:ascii="Arial" w:eastAsia="宋体" w:hAnsi="Arial" w:cs="Arial"/>
            <w:color w:val="212121"/>
            <w:kern w:val="0"/>
            <w:sz w:val="24"/>
            <w:szCs w:val="24"/>
          </w:rPr>
          <w:delText>：</w:delText>
        </w:r>
      </w:del>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inspect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proofErr w:type="gramStart"/>
      <w:r w:rsidRPr="009B37C0">
        <w:rPr>
          <w:rFonts w:ascii="Courier New" w:eastAsia="宋体" w:hAnsi="Courier New" w:cs="Courier New"/>
          <w:color w:val="37474F"/>
          <w:kern w:val="0"/>
          <w:szCs w:val="21"/>
        </w:rPr>
        <w:t>inspect.getsource</w:t>
      </w:r>
      <w:proofErr w:type="gramEnd"/>
      <w:r w:rsidRPr="009B37C0">
        <w:rPr>
          <w:rFonts w:ascii="Courier New" w:eastAsia="宋体" w:hAnsi="Courier New" w:cs="Courier New"/>
          <w:color w:val="37474F"/>
          <w:kern w:val="0"/>
          <w:szCs w:val="21"/>
        </w:rPr>
        <w:t>(census_dataset.input_fn))</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def input_fn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num_epochs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shuffle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batch_size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msgstr“”“</w:t>
      </w:r>
      <w:r w:rsidRPr="009B37C0">
        <w:rPr>
          <w:rFonts w:ascii="Courier New" w:eastAsia="宋体" w:hAnsi="Courier New" w:cs="Courier New"/>
          <w:color w:val="37474F"/>
          <w:kern w:val="0"/>
          <w:szCs w:val="21"/>
        </w:rPr>
        <w:t>为</w:t>
      </w:r>
      <w:r w:rsidRPr="009B37C0">
        <w:rPr>
          <w:rFonts w:ascii="Courier New" w:eastAsia="宋体" w:hAnsi="Courier New" w:cs="Courier New"/>
          <w:color w:val="37474F"/>
          <w:kern w:val="0"/>
          <w:szCs w:val="21"/>
        </w:rPr>
        <w:t>Estimator</w:t>
      </w:r>
      <w:r w:rsidRPr="009B37C0">
        <w:rPr>
          <w:rFonts w:ascii="Courier New" w:eastAsia="宋体" w:hAnsi="Courier New" w:cs="Courier New"/>
          <w:color w:val="37474F"/>
          <w:kern w:val="0"/>
          <w:szCs w:val="21"/>
        </w:rPr>
        <w:t>生成输入函数。</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断言</w:t>
      </w:r>
      <w:r w:rsidRPr="009B37C0">
        <w:rPr>
          <w:rFonts w:ascii="Courier New" w:eastAsia="宋体" w:hAnsi="Courier New" w:cs="Courier New"/>
          <w:color w:val="37474F"/>
          <w:kern w:val="0"/>
          <w:szCs w:val="21"/>
        </w:rPr>
        <w:t>tf.gfile.Exists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w:t>
      </w:r>
      <w:r w:rsidRPr="009B37C0">
        <w:rPr>
          <w:rFonts w:ascii="Courier New" w:eastAsia="宋体" w:hAnsi="Courier New" w:cs="Courier New"/>
          <w:color w:val="37474F"/>
          <w:kern w:val="0"/>
          <w:szCs w:val="21"/>
        </w:rPr>
        <w:t>未找到。</w:t>
      </w:r>
      <w:proofErr w:type="gramStart"/>
      <w:r w:rsidRPr="009B37C0">
        <w:rPr>
          <w:rFonts w:ascii="Courier New" w:eastAsia="宋体" w:hAnsi="Courier New" w:cs="Courier New"/>
          <w:color w:val="37474F"/>
          <w:kern w:val="0"/>
          <w:szCs w:val="21"/>
        </w:rPr>
        <w:t>请确保</w:t>
      </w:r>
      <w:proofErr w:type="gramEnd"/>
      <w:r w:rsidRPr="009B37C0">
        <w:rPr>
          <w:rFonts w:ascii="Courier New" w:eastAsia="宋体" w:hAnsi="Courier New" w:cs="Courier New"/>
          <w:color w:val="37474F"/>
          <w:kern w:val="0"/>
          <w:szCs w:val="21"/>
        </w:rPr>
        <w:t>您已运行</w:t>
      </w:r>
      <w:r w:rsidRPr="009B37C0">
        <w:rPr>
          <w:rFonts w:ascii="Courier New" w:eastAsia="宋体" w:hAnsi="Courier New" w:cs="Courier New"/>
          <w:color w:val="37474F"/>
          <w:kern w:val="0"/>
          <w:szCs w:val="21"/>
        </w:rPr>
        <w:t>census_dataset.py</w:t>
      </w:r>
      <w:r w:rsidRPr="009B37C0">
        <w:rPr>
          <w:rFonts w:ascii="Courier New" w:eastAsia="宋体" w:hAnsi="Courier New" w:cs="Courier New"/>
          <w:color w:val="37474F"/>
          <w:kern w:val="0"/>
          <w:szCs w:val="21"/>
        </w:rPr>
        <w:t>和</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将</w:t>
      </w:r>
      <w:r w:rsidRPr="009B37C0">
        <w:rPr>
          <w:rFonts w:ascii="Courier New" w:eastAsia="宋体" w:hAnsi="Courier New" w:cs="Courier New"/>
          <w:color w:val="37474F"/>
          <w:kern w:val="0"/>
          <w:szCs w:val="21"/>
        </w:rPr>
        <w:t>--data_dir</w:t>
      </w:r>
      <w:r w:rsidRPr="009B37C0">
        <w:rPr>
          <w:rFonts w:ascii="Courier New" w:eastAsia="宋体" w:hAnsi="Courier New" w:cs="Courier New"/>
          <w:color w:val="37474F"/>
          <w:kern w:val="0"/>
          <w:szCs w:val="21"/>
        </w:rPr>
        <w:t>参数设置为正确的路径。％</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def parse_csv</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value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tf.logging.info</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'Parsing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format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columns = tf.decode_csv</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value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record_defaults = _CSV_COLUMN_DEFAULTS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features = dict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zip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_CSV_COLUMNS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columns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labels = features.pop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'income_bracket'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classes = tf.equal</w:t>
      </w:r>
      <w:r w:rsidRPr="009B37C0">
        <w:rPr>
          <w:rFonts w:ascii="Courier New" w:eastAsia="宋体" w:hAnsi="Courier New" w:cs="Courier New"/>
          <w:color w:val="37474F"/>
          <w:kern w:val="0"/>
          <w:szCs w:val="21"/>
        </w:rPr>
        <w:t>（标签，</w:t>
      </w:r>
      <w:r w:rsidRPr="009B37C0">
        <w:rPr>
          <w:rFonts w:ascii="Courier New" w:eastAsia="宋体" w:hAnsi="Courier New" w:cs="Courier New"/>
          <w:color w:val="37474F"/>
          <w:kern w:val="0"/>
          <w:szCs w:val="21"/>
        </w:rPr>
        <w:t>'&gt; 50K'</w:t>
      </w:r>
      <w:r w:rsidRPr="009B37C0">
        <w:rPr>
          <w:rFonts w:ascii="Courier New" w:eastAsia="宋体" w:hAnsi="Courier New" w:cs="Courier New"/>
          <w:color w:val="37474F"/>
          <w:kern w:val="0"/>
          <w:szCs w:val="21"/>
        </w:rPr>
        <w:t>）＃二进制分类</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返回功能，类</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 xml:space="preserve">  </w:t>
      </w:r>
      <w:r w:rsidRPr="009B37C0">
        <w:rPr>
          <w:rFonts w:ascii="Courier New" w:eastAsia="宋体" w:hAnsi="Courier New" w:cs="Courier New"/>
          <w:color w:val="37474F"/>
          <w:kern w:val="0"/>
          <w:szCs w:val="21"/>
        </w:rPr>
        <w:t>＃使用</w:t>
      </w:r>
      <w:r w:rsidRPr="009B37C0">
        <w:rPr>
          <w:rFonts w:ascii="Courier New" w:eastAsia="宋体" w:hAnsi="Courier New" w:cs="Courier New"/>
          <w:color w:val="37474F"/>
          <w:kern w:val="0"/>
          <w:szCs w:val="21"/>
        </w:rPr>
        <w:t>Dataset API</w:t>
      </w:r>
      <w:r w:rsidRPr="009B37C0">
        <w:rPr>
          <w:rFonts w:ascii="Courier New" w:eastAsia="宋体" w:hAnsi="Courier New" w:cs="Courier New"/>
          <w:color w:val="37474F"/>
          <w:kern w:val="0"/>
          <w:szCs w:val="21"/>
        </w:rPr>
        <w:t>从输入文件中提取行。</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tf.data.TextLineDataset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data_file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如果洗牌：</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dataset.shuffle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buffer_size = _NUM_EXAMPLES ['train']</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dataset.map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parse_csv</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num_parallel_calls = 5</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＃我们在洗牌之后调用重复，而不是之前，以防止分开</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#epochs</w:t>
      </w:r>
      <w:r w:rsidRPr="009B37C0">
        <w:rPr>
          <w:rFonts w:ascii="Courier New" w:eastAsia="宋体" w:hAnsi="Courier New" w:cs="Courier New"/>
          <w:color w:val="37474F"/>
          <w:kern w:val="0"/>
          <w:szCs w:val="21"/>
        </w:rPr>
        <w:t>混合在一起。</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dataset.repeat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num_epochs</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dataset = dataset.batch</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batch_size</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t>返回数据集</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pacing w:before="240" w:after="240"/>
        <w:jc w:val="left"/>
        <w:rPr>
          <w:rFonts w:ascii="Arial" w:eastAsia="宋体" w:hAnsi="Arial" w:cs="Arial"/>
          <w:color w:val="212121"/>
          <w:kern w:val="0"/>
          <w:sz w:val="24"/>
          <w:szCs w:val="24"/>
        </w:rPr>
      </w:pPr>
      <w:del w:id="1756" w:author="Shirley Li" w:date="2018-12-07T08:07:00Z">
        <w:r w:rsidRPr="009B37C0" w:rsidDel="009B3BBD">
          <w:rPr>
            <w:rFonts w:ascii="Arial" w:eastAsia="宋体" w:hAnsi="Arial" w:cs="Arial"/>
            <w:color w:val="212121"/>
            <w:kern w:val="0"/>
            <w:sz w:val="24"/>
            <w:szCs w:val="24"/>
          </w:rPr>
          <w:delText>这</w:delText>
        </w:r>
      </w:del>
      <w:r w:rsidRPr="009B37C0">
        <w:rPr>
          <w:rFonts w:ascii="Courier New" w:eastAsia="宋体" w:hAnsi="Courier New" w:cs="Courier New"/>
          <w:color w:val="37474F"/>
          <w:kern w:val="0"/>
          <w:sz w:val="22"/>
          <w:shd w:val="clear" w:color="auto" w:fill="F7F7F7"/>
        </w:rPr>
        <w:t>input_fn</w:t>
      </w:r>
      <w:r w:rsidRPr="009B37C0">
        <w:rPr>
          <w:rFonts w:ascii="Arial" w:eastAsia="宋体" w:hAnsi="Arial" w:cs="Arial"/>
          <w:color w:val="212121"/>
          <w:kern w:val="0"/>
          <w:sz w:val="24"/>
          <w:szCs w:val="24"/>
        </w:rPr>
        <w:t>将返回等效输出：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ds = census_dataset.input_fn(train_file, num_epochs=</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feature_batch, label_batch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ds.take(</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'Feature keys:'</w:t>
      </w:r>
      <w:r w:rsidRPr="009B37C0">
        <w:rPr>
          <w:rFonts w:ascii="Courier New" w:eastAsia="宋体" w:hAnsi="Courier New" w:cs="Courier New"/>
          <w:color w:val="37474F"/>
          <w:kern w:val="0"/>
          <w:szCs w:val="21"/>
        </w:rPr>
        <w:t>, list(feature_batch.keys())[:</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'Age batch   :'</w:t>
      </w:r>
      <w:r w:rsidRPr="009B37C0">
        <w:rPr>
          <w:rFonts w:ascii="Courier New" w:eastAsia="宋体" w:hAnsi="Courier New" w:cs="Courier New"/>
          <w:color w:val="37474F"/>
          <w:kern w:val="0"/>
          <w:szCs w:val="21"/>
        </w:rPr>
        <w:t>, feature_batch[</w:t>
      </w:r>
      <w:r w:rsidRPr="009B37C0">
        <w:rPr>
          <w:rFonts w:ascii="Courier New" w:eastAsia="宋体" w:hAnsi="Courier New" w:cs="Courier New"/>
          <w:color w:val="0D904F"/>
          <w:kern w:val="0"/>
          <w:szCs w:val="21"/>
        </w:rPr>
        <w:t>'age'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'Label batch :'</w:t>
      </w:r>
      <w:r w:rsidRPr="009B37C0">
        <w:rPr>
          <w:rFonts w:ascii="Courier New" w:eastAsia="宋体" w:hAnsi="Courier New" w:cs="Courier New"/>
          <w:color w:val="37474F"/>
          <w:kern w:val="0"/>
          <w:szCs w:val="21"/>
        </w:rPr>
        <w:t>, label_batch )</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信息：</w:t>
      </w:r>
      <w:r w:rsidRPr="009B37C0">
        <w:rPr>
          <w:rFonts w:ascii="Courier New" w:eastAsia="宋体" w:hAnsi="Courier New" w:cs="Courier New"/>
          <w:color w:val="37474F"/>
          <w:kern w:val="0"/>
          <w:szCs w:val="21"/>
        </w:rPr>
        <w:t>tensorflow</w:t>
      </w:r>
      <w:r w:rsidRPr="009B37C0">
        <w:rPr>
          <w:rFonts w:ascii="Courier New" w:eastAsia="宋体" w:hAnsi="Courier New" w:cs="Courier New"/>
          <w:color w:val="37474F"/>
          <w:kern w:val="0"/>
          <w:szCs w:val="21"/>
        </w:rPr>
        <w:t>：解析</w:t>
      </w:r>
      <w:r w:rsidRPr="009B37C0">
        <w:rPr>
          <w:rFonts w:ascii="Courier New" w:eastAsia="宋体" w:hAnsi="Courier New" w:cs="Courier New"/>
          <w:color w:val="37474F"/>
          <w:kern w:val="0"/>
          <w:szCs w:val="21"/>
        </w:rPr>
        <w:t>/tmp/census_data/adult.data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警告：在标记解析之前记录到</w:t>
      </w:r>
      <w:r w:rsidRPr="009B37C0">
        <w:rPr>
          <w:rFonts w:ascii="Courier New" w:eastAsia="宋体" w:hAnsi="Courier New" w:cs="Courier New"/>
          <w:color w:val="37474F"/>
          <w:kern w:val="0"/>
          <w:szCs w:val="21"/>
        </w:rPr>
        <w:t>stderr</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19.018875 140156615698176 tf_logging.py:115]</w:t>
      </w:r>
      <w:r w:rsidRPr="009B37C0">
        <w:rPr>
          <w:rFonts w:ascii="Courier New" w:eastAsia="宋体" w:hAnsi="Courier New" w:cs="Courier New"/>
          <w:color w:val="37474F"/>
          <w:kern w:val="0"/>
          <w:szCs w:val="21"/>
        </w:rPr>
        <w:t>解析</w:t>
      </w:r>
      <w:r w:rsidRPr="009B37C0">
        <w:rPr>
          <w:rFonts w:ascii="Courier New" w:eastAsia="宋体" w:hAnsi="Courier New" w:cs="Courier New"/>
          <w:color w:val="37474F"/>
          <w:kern w:val="0"/>
          <w:szCs w:val="21"/>
        </w:rPr>
        <w:t>/tmp/census_data/adult.data</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功能键：</w:t>
      </w:r>
      <w:r w:rsidRPr="009B37C0">
        <w:rPr>
          <w:rFonts w:ascii="Courier New" w:eastAsia="宋体" w:hAnsi="Courier New" w:cs="Courier New"/>
          <w:color w:val="37474F"/>
          <w:kern w:val="0"/>
          <w:szCs w:val="21"/>
        </w:rPr>
        <w:t>['hours_per_week'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'native_country'</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'capital_loss'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'education_num'</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职业</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年龄批次：</w:t>
      </w:r>
      <w:r w:rsidRPr="009B37C0">
        <w:rPr>
          <w:rFonts w:ascii="Courier New" w:eastAsia="宋体" w:hAnsi="Courier New" w:cs="Courier New"/>
          <w:color w:val="37474F"/>
          <w:kern w:val="0"/>
          <w:szCs w:val="21"/>
        </w:rPr>
        <w:t>tf.Tensor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[37 42 27 19 29 59 46 54 52 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shape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int32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标签批量：</w:t>
      </w:r>
      <w:r w:rsidRPr="009B37C0">
        <w:rPr>
          <w:rFonts w:ascii="Courier New" w:eastAsia="宋体" w:hAnsi="Courier New" w:cs="Courier New"/>
          <w:color w:val="37474F"/>
          <w:kern w:val="0"/>
          <w:szCs w:val="21"/>
        </w:rPr>
        <w:t>tf.Tensor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假错假错假错假错真假</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，形状</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bool</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因为</w:t>
      </w:r>
      <w:r w:rsidRPr="009B37C0">
        <w:rPr>
          <w:rFonts w:ascii="Courier New" w:eastAsia="宋体" w:hAnsi="Courier New" w:cs="Courier New"/>
          <w:color w:val="37474F"/>
          <w:kern w:val="0"/>
          <w:sz w:val="22"/>
          <w:shd w:val="clear" w:color="auto" w:fill="F7F7F7"/>
        </w:rPr>
        <w:t>Estimators</w:t>
      </w:r>
      <w:r w:rsidRPr="009B37C0">
        <w:rPr>
          <w:rFonts w:ascii="Arial" w:eastAsia="宋体" w:hAnsi="Arial" w:cs="Arial"/>
          <w:color w:val="212121"/>
          <w:kern w:val="0"/>
          <w:sz w:val="24"/>
          <w:szCs w:val="24"/>
        </w:rPr>
        <w:t>期望</w:t>
      </w:r>
      <w:r w:rsidRPr="009B37C0">
        <w:rPr>
          <w:rFonts w:ascii="Courier New" w:eastAsia="宋体" w:hAnsi="Courier New" w:cs="Courier New"/>
          <w:color w:val="37474F"/>
          <w:kern w:val="0"/>
          <w:sz w:val="22"/>
          <w:shd w:val="clear" w:color="auto" w:fill="F7F7F7"/>
        </w:rPr>
        <w:t>input_fn</w:t>
      </w:r>
      <w:r w:rsidRPr="009B37C0">
        <w:rPr>
          <w:rFonts w:ascii="Arial" w:eastAsia="宋体" w:hAnsi="Arial" w:cs="Arial"/>
          <w:color w:val="212121"/>
          <w:kern w:val="0"/>
          <w:sz w:val="24"/>
          <w:szCs w:val="24"/>
        </w:rPr>
        <w:t>不带参数，我们通常将可配置的输入函数包装成具有预期签名的</w:t>
      </w:r>
      <w:r w:rsidRPr="009B37C0">
        <w:rPr>
          <w:rFonts w:ascii="Arial" w:eastAsia="宋体" w:hAnsi="Arial" w:cs="Arial"/>
          <w:color w:val="212121"/>
          <w:kern w:val="0"/>
          <w:sz w:val="24"/>
          <w:szCs w:val="24"/>
        </w:rPr>
        <w:t>obejct</w:t>
      </w:r>
      <w:r w:rsidRPr="009B37C0">
        <w:rPr>
          <w:rFonts w:ascii="Arial" w:eastAsia="宋体" w:hAnsi="Arial" w:cs="Arial"/>
          <w:color w:val="212121"/>
          <w:kern w:val="0"/>
          <w:sz w:val="24"/>
          <w:szCs w:val="24"/>
        </w:rPr>
        <w:t>。对于这个笔记本配置</w:t>
      </w:r>
      <w:r w:rsidRPr="009B37C0">
        <w:rPr>
          <w:rFonts w:ascii="Courier New" w:eastAsia="宋体" w:hAnsi="Courier New" w:cs="Courier New"/>
          <w:color w:val="37474F"/>
          <w:kern w:val="0"/>
          <w:sz w:val="22"/>
          <w:shd w:val="clear" w:color="auto" w:fill="F7F7F7"/>
        </w:rPr>
        <w:t>train_inpf</w:t>
      </w:r>
      <w:r w:rsidRPr="009B37C0">
        <w:rPr>
          <w:rFonts w:ascii="Arial" w:eastAsia="宋体" w:hAnsi="Arial" w:cs="Arial"/>
          <w:color w:val="212121"/>
          <w:kern w:val="0"/>
          <w:sz w:val="24"/>
          <w:szCs w:val="24"/>
        </w:rPr>
        <w:t>，迭代数据两次：</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functools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train_inpf = </w:t>
      </w:r>
      <w:proofErr w:type="gramStart"/>
      <w:r w:rsidRPr="009B37C0">
        <w:rPr>
          <w:rFonts w:ascii="Courier New" w:eastAsia="宋体" w:hAnsi="Courier New" w:cs="Courier New"/>
          <w:color w:val="37474F"/>
          <w:kern w:val="0"/>
          <w:szCs w:val="21"/>
        </w:rPr>
        <w:t>functools.</w:t>
      </w:r>
      <w:r w:rsidRPr="009B37C0">
        <w:rPr>
          <w:rFonts w:ascii="Courier New" w:eastAsia="宋体" w:hAnsi="Courier New" w:cs="Courier New"/>
          <w:color w:val="3B78E7"/>
          <w:kern w:val="0"/>
          <w:szCs w:val="21"/>
        </w:rPr>
        <w:t>partial</w:t>
      </w:r>
      <w:proofErr w:type="gramEnd"/>
      <w:r w:rsidRPr="009B37C0">
        <w:rPr>
          <w:rFonts w:ascii="Courier New" w:eastAsia="宋体" w:hAnsi="Courier New" w:cs="Courier New"/>
          <w:color w:val="37474F"/>
          <w:kern w:val="0"/>
          <w:szCs w:val="21"/>
        </w:rPr>
        <w:t>(census_dataset.input_fn, train_file, num_epochs=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test_inpf = functools.</w:t>
      </w:r>
      <w:r w:rsidRPr="009B37C0">
        <w:rPr>
          <w:rFonts w:ascii="Courier New" w:eastAsia="宋体" w:hAnsi="Courier New" w:cs="Courier New"/>
          <w:color w:val="3B78E7"/>
          <w:kern w:val="0"/>
          <w:szCs w:val="21"/>
        </w:rPr>
        <w:t>partial</w:t>
      </w:r>
      <w:r w:rsidRPr="009B37C0">
        <w:rPr>
          <w:rFonts w:ascii="Courier New" w:eastAsia="宋体" w:hAnsi="Courier New" w:cs="Courier New"/>
          <w:color w:val="37474F"/>
          <w:kern w:val="0"/>
          <w:szCs w:val="21"/>
        </w:rPr>
        <w:t>(census_dataset.input_fn, test_file, num_epochs=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False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del w:id="1757" w:author="Shirley Li" w:date="2018-12-07T08:08:00Z">
        <w:r w:rsidRPr="009B37C0" w:rsidDel="009B3BBD">
          <w:rPr>
            <w:rFonts w:ascii="Arial" w:eastAsia="宋体" w:hAnsi="Arial" w:cs="Arial" w:hint="eastAsia"/>
            <w:color w:val="212121"/>
            <w:spacing w:val="-2"/>
            <w:kern w:val="0"/>
            <w:sz w:val="36"/>
            <w:szCs w:val="36"/>
          </w:rPr>
          <w:delText>选择和模型的</w:delText>
        </w:r>
      </w:del>
      <w:ins w:id="1758" w:author="Shirley Li" w:date="2018-12-07T08:08:00Z">
        <w:r w:rsidR="009B3BBD">
          <w:rPr>
            <w:rFonts w:ascii="Arial" w:eastAsia="宋体" w:hAnsi="Arial" w:cs="Arial" w:hint="eastAsia"/>
            <w:color w:val="212121"/>
            <w:spacing w:val="-2"/>
            <w:kern w:val="0"/>
            <w:sz w:val="36"/>
            <w:szCs w:val="36"/>
          </w:rPr>
          <w:t>为模型选择特征并进行特征</w:t>
        </w:r>
      </w:ins>
      <w:r w:rsidRPr="009B37C0">
        <w:rPr>
          <w:rFonts w:ascii="Arial" w:eastAsia="宋体" w:hAnsi="Arial" w:cs="Arial"/>
          <w:color w:val="212121"/>
          <w:spacing w:val="-2"/>
          <w:kern w:val="0"/>
          <w:sz w:val="36"/>
          <w:szCs w:val="36"/>
        </w:rPr>
        <w:t>工程特征</w:t>
      </w:r>
    </w:p>
    <w:p w:rsidR="006F7728" w:rsidRPr="009B37C0" w:rsidRDefault="00C5659E" w:rsidP="006F7728">
      <w:pPr>
        <w:widowControl/>
        <w:spacing w:before="240" w:after="240"/>
        <w:jc w:val="left"/>
        <w:rPr>
          <w:rFonts w:ascii="Arial" w:eastAsia="宋体" w:hAnsi="Arial" w:cs="Arial"/>
          <w:color w:val="212121"/>
          <w:kern w:val="0"/>
          <w:sz w:val="24"/>
          <w:szCs w:val="24"/>
        </w:rPr>
      </w:pPr>
      <w:ins w:id="1759" w:author="Shirley Li" w:date="2018-12-07T08:08:00Z">
        <w:r w:rsidRPr="00C5659E">
          <w:rPr>
            <w:rFonts w:ascii="Arial" w:eastAsia="宋体" w:hAnsi="Arial" w:cs="Arial"/>
            <w:color w:val="212121"/>
            <w:kern w:val="0"/>
            <w:sz w:val="24"/>
            <w:szCs w:val="24"/>
          </w:rPr>
          <w:t>Estimator</w:t>
        </w:r>
      </w:ins>
      <w:del w:id="1760" w:author="Shirley Li" w:date="2018-12-07T08:08:00Z">
        <w:r w:rsidR="006F7728" w:rsidRPr="009B37C0" w:rsidDel="00C5659E">
          <w:rPr>
            <w:rFonts w:ascii="Arial" w:eastAsia="宋体" w:hAnsi="Arial" w:cs="Arial"/>
            <w:color w:val="212121"/>
            <w:kern w:val="0"/>
            <w:sz w:val="24"/>
            <w:szCs w:val="24"/>
          </w:rPr>
          <w:delText>估算器</w:delText>
        </w:r>
      </w:del>
      <w:r w:rsidR="006F7728" w:rsidRPr="009B37C0">
        <w:rPr>
          <w:rFonts w:ascii="Arial" w:eastAsia="宋体" w:hAnsi="Arial" w:cs="Arial"/>
          <w:color w:val="212121"/>
          <w:kern w:val="0"/>
          <w:sz w:val="24"/>
          <w:szCs w:val="24"/>
        </w:rPr>
        <w:t>使用称为</w:t>
      </w:r>
      <w:r w:rsidR="00996DDC">
        <w:rPr>
          <w:rFonts w:ascii="Arial" w:eastAsia="宋体" w:hAnsi="Arial" w:cs="Arial"/>
          <w:color w:val="039BE5"/>
          <w:kern w:val="0"/>
          <w:sz w:val="24"/>
          <w:szCs w:val="24"/>
          <w:u w:val="single"/>
        </w:rPr>
        <w:fldChar w:fldCharType="begin"/>
      </w:r>
      <w:r w:rsidR="00996DDC">
        <w:rPr>
          <w:rFonts w:ascii="Arial" w:eastAsia="宋体" w:hAnsi="Arial" w:cs="Arial"/>
          <w:color w:val="039BE5"/>
          <w:kern w:val="0"/>
          <w:sz w:val="24"/>
          <w:szCs w:val="24"/>
          <w:u w:val="single"/>
        </w:rPr>
        <w:instrText xml:space="preserve"> HYPERLINK "https://tensorflow.google.cn/guide/feature_columns" </w:instrText>
      </w:r>
      <w:r w:rsidR="00996DDC">
        <w:rPr>
          <w:rFonts w:ascii="Arial" w:eastAsia="宋体" w:hAnsi="Arial" w:cs="Arial"/>
          <w:color w:val="039BE5"/>
          <w:kern w:val="0"/>
          <w:sz w:val="24"/>
          <w:szCs w:val="24"/>
          <w:u w:val="single"/>
        </w:rPr>
        <w:fldChar w:fldCharType="separate"/>
      </w:r>
      <w:ins w:id="1761" w:author="Shirley Li" w:date="2018-12-07T08:08:00Z">
        <w:r>
          <w:rPr>
            <w:rFonts w:ascii="Arial" w:eastAsia="宋体" w:hAnsi="Arial" w:cs="Arial" w:hint="eastAsia"/>
            <w:color w:val="039BE5"/>
            <w:kern w:val="0"/>
            <w:sz w:val="24"/>
            <w:szCs w:val="24"/>
            <w:u w:val="single"/>
          </w:rPr>
          <w:t>特征</w:t>
        </w:r>
      </w:ins>
      <w:del w:id="1762" w:author="Shirley Li" w:date="2018-12-07T08:08:00Z">
        <w:r w:rsidR="006F7728" w:rsidRPr="009B37C0" w:rsidDel="00C5659E">
          <w:rPr>
            <w:rFonts w:ascii="Arial" w:eastAsia="宋体" w:hAnsi="Arial" w:cs="Arial"/>
            <w:color w:val="039BE5"/>
            <w:kern w:val="0"/>
            <w:sz w:val="24"/>
            <w:szCs w:val="24"/>
            <w:u w:val="single"/>
          </w:rPr>
          <w:delText>要素</w:delText>
        </w:r>
      </w:del>
      <w:r w:rsidR="006F7728" w:rsidRPr="009B37C0">
        <w:rPr>
          <w:rFonts w:ascii="Arial" w:eastAsia="宋体" w:hAnsi="Arial" w:cs="Arial"/>
          <w:color w:val="039BE5"/>
          <w:kern w:val="0"/>
          <w:sz w:val="24"/>
          <w:szCs w:val="24"/>
          <w:u w:val="single"/>
        </w:rPr>
        <w:t>列</w:t>
      </w:r>
      <w:r w:rsidR="00996DDC">
        <w:rPr>
          <w:rFonts w:ascii="Arial" w:eastAsia="宋体" w:hAnsi="Arial" w:cs="Arial"/>
          <w:color w:val="039BE5"/>
          <w:kern w:val="0"/>
          <w:sz w:val="24"/>
          <w:szCs w:val="24"/>
          <w:u w:val="single"/>
        </w:rPr>
        <w:fldChar w:fldCharType="end"/>
      </w:r>
      <w:r w:rsidR="006F7728" w:rsidRPr="009B37C0">
        <w:rPr>
          <w:rFonts w:ascii="Arial" w:eastAsia="宋体" w:hAnsi="Arial" w:cs="Arial"/>
          <w:color w:val="212121"/>
          <w:kern w:val="0"/>
          <w:sz w:val="24"/>
          <w:szCs w:val="24"/>
        </w:rPr>
        <w:t>的</w:t>
      </w:r>
      <w:del w:id="1763" w:author="Shirley Li" w:date="2018-12-07T08:08:00Z">
        <w:r w:rsidR="006F7728" w:rsidRPr="009B37C0" w:rsidDel="00C5659E">
          <w:rPr>
            <w:rFonts w:ascii="Arial" w:eastAsia="宋体" w:hAnsi="Arial" w:cs="Arial" w:hint="eastAsia"/>
            <w:color w:val="212121"/>
            <w:kern w:val="0"/>
            <w:sz w:val="24"/>
            <w:szCs w:val="24"/>
          </w:rPr>
          <w:delText>系统</w:delText>
        </w:r>
      </w:del>
      <w:ins w:id="1764" w:author="Shirley Li" w:date="2018-12-07T08:08:00Z">
        <w:r>
          <w:rPr>
            <w:rFonts w:ascii="Arial" w:eastAsia="宋体" w:hAnsi="Arial" w:cs="Arial" w:hint="eastAsia"/>
            <w:color w:val="212121"/>
            <w:kern w:val="0"/>
            <w:sz w:val="24"/>
            <w:szCs w:val="24"/>
          </w:rPr>
          <w:t>机制</w:t>
        </w:r>
      </w:ins>
      <w:r w:rsidR="006F7728" w:rsidRPr="009B37C0">
        <w:rPr>
          <w:rFonts w:ascii="Arial" w:eastAsia="宋体" w:hAnsi="Arial" w:cs="Arial"/>
          <w:color w:val="212121"/>
          <w:kern w:val="0"/>
          <w:sz w:val="24"/>
          <w:szCs w:val="24"/>
        </w:rPr>
        <w:t>来描述模型</w:t>
      </w:r>
      <w:del w:id="1765" w:author="Shirley Li" w:date="2018-12-07T08:08:00Z">
        <w:r w:rsidR="006F7728" w:rsidRPr="009B37C0" w:rsidDel="00AD0400">
          <w:rPr>
            <w:rFonts w:ascii="Arial" w:eastAsia="宋体" w:hAnsi="Arial" w:cs="Arial"/>
            <w:color w:val="212121"/>
            <w:kern w:val="0"/>
            <w:sz w:val="24"/>
            <w:szCs w:val="24"/>
          </w:rPr>
          <w:delText>应</w:delText>
        </w:r>
      </w:del>
      <w:r w:rsidR="006F7728" w:rsidRPr="009B37C0">
        <w:rPr>
          <w:rFonts w:ascii="Arial" w:eastAsia="宋体" w:hAnsi="Arial" w:cs="Arial"/>
          <w:color w:val="212121"/>
          <w:kern w:val="0"/>
          <w:sz w:val="24"/>
          <w:szCs w:val="24"/>
        </w:rPr>
        <w:t>如何解释每个原始输入</w:t>
      </w:r>
      <w:del w:id="1766" w:author="Shirley Li" w:date="2018-12-07T08:08:00Z">
        <w:r w:rsidR="00996DDC" w:rsidDel="00AD0400">
          <w:rPr>
            <w:rFonts w:ascii="Arial" w:eastAsia="宋体" w:hAnsi="Arial" w:cs="Arial" w:hint="eastAsia"/>
            <w:color w:val="039BE5"/>
            <w:kern w:val="0"/>
            <w:sz w:val="24"/>
            <w:szCs w:val="24"/>
            <w:u w:val="single"/>
          </w:rPr>
          <w:fldChar w:fldCharType="begin"/>
        </w:r>
        <w:r w:rsidR="00996DDC" w:rsidDel="00AD0400">
          <w:rPr>
            <w:rFonts w:ascii="Arial" w:eastAsia="宋体" w:hAnsi="Arial" w:cs="Arial" w:hint="eastAsia"/>
            <w:color w:val="039BE5"/>
            <w:kern w:val="0"/>
            <w:sz w:val="24"/>
            <w:szCs w:val="24"/>
            <w:u w:val="single"/>
          </w:rPr>
          <w:delInstrText xml:space="preserve"> HYPERLINK "https://tensorflow.google.cn/guide/feature_columns" </w:delInstrText>
        </w:r>
        <w:r w:rsidR="00996DDC" w:rsidDel="00AD0400">
          <w:rPr>
            <w:rFonts w:ascii="Arial" w:eastAsia="宋体" w:hAnsi="Arial" w:cs="Arial" w:hint="eastAsia"/>
            <w:color w:val="039BE5"/>
            <w:kern w:val="0"/>
            <w:sz w:val="24"/>
            <w:szCs w:val="24"/>
            <w:u w:val="single"/>
          </w:rPr>
          <w:fldChar w:fldCharType="separate"/>
        </w:r>
        <w:r w:rsidR="006F7728" w:rsidRPr="009B37C0" w:rsidDel="00AD0400">
          <w:rPr>
            <w:rFonts w:ascii="Arial" w:eastAsia="宋体" w:hAnsi="Arial" w:cs="Arial" w:hint="eastAsia"/>
            <w:color w:val="039BE5"/>
            <w:kern w:val="0"/>
            <w:sz w:val="24"/>
            <w:szCs w:val="24"/>
            <w:u w:val="single"/>
          </w:rPr>
          <w:delText>要素</w:delText>
        </w:r>
        <w:r w:rsidR="00996DDC" w:rsidDel="00AD0400">
          <w:rPr>
            <w:rFonts w:ascii="Arial" w:eastAsia="宋体" w:hAnsi="Arial" w:cs="Arial" w:hint="eastAsia"/>
            <w:color w:val="039BE5"/>
            <w:kern w:val="0"/>
            <w:sz w:val="24"/>
            <w:szCs w:val="24"/>
            <w:u w:val="single"/>
          </w:rPr>
          <w:fldChar w:fldCharType="end"/>
        </w:r>
      </w:del>
      <w:ins w:id="1767" w:author="Shirley Li" w:date="2018-12-07T08:08:00Z">
        <w:r w:rsidR="00AD0400">
          <w:rPr>
            <w:rFonts w:ascii="Arial" w:eastAsia="宋体" w:hAnsi="Arial" w:cs="Arial" w:hint="eastAsia"/>
            <w:color w:val="039BE5"/>
            <w:kern w:val="0"/>
            <w:sz w:val="24"/>
            <w:szCs w:val="24"/>
            <w:u w:val="single"/>
          </w:rPr>
          <w:t>特征</w:t>
        </w:r>
      </w:ins>
      <w:r w:rsidR="006F7728" w:rsidRPr="009B37C0">
        <w:rPr>
          <w:rFonts w:ascii="Arial" w:eastAsia="宋体" w:hAnsi="Arial" w:cs="Arial"/>
          <w:color w:val="212121"/>
          <w:kern w:val="0"/>
          <w:sz w:val="24"/>
          <w:szCs w:val="24"/>
        </w:rPr>
        <w:t>。</w:t>
      </w:r>
      <w:r w:rsidR="006F7728" w:rsidRPr="009B37C0">
        <w:rPr>
          <w:rFonts w:ascii="Arial" w:eastAsia="宋体" w:hAnsi="Arial" w:cs="Arial"/>
          <w:color w:val="212121"/>
          <w:kern w:val="0"/>
          <w:sz w:val="24"/>
          <w:szCs w:val="24"/>
        </w:rPr>
        <w:t>Estimator</w:t>
      </w:r>
      <w:r w:rsidR="006F7728" w:rsidRPr="009B37C0">
        <w:rPr>
          <w:rFonts w:ascii="Arial" w:eastAsia="宋体" w:hAnsi="Arial" w:cs="Arial"/>
          <w:color w:val="212121"/>
          <w:kern w:val="0"/>
          <w:sz w:val="24"/>
          <w:szCs w:val="24"/>
        </w:rPr>
        <w:t>需要</w:t>
      </w:r>
      <w:del w:id="1768" w:author="Shirley Li" w:date="2018-12-07T08:09:00Z">
        <w:r w:rsidR="006F7728" w:rsidRPr="009B37C0" w:rsidDel="003164BA">
          <w:rPr>
            <w:rFonts w:ascii="Arial" w:eastAsia="宋体" w:hAnsi="Arial" w:cs="Arial" w:hint="eastAsia"/>
            <w:color w:val="212121"/>
            <w:kern w:val="0"/>
            <w:sz w:val="24"/>
            <w:szCs w:val="24"/>
          </w:rPr>
          <w:delText>一个数字</w:delText>
        </w:r>
      </w:del>
      <w:ins w:id="1769" w:author="Shirley Li" w:date="2018-12-07T08:09:00Z">
        <w:r w:rsidR="003164BA">
          <w:rPr>
            <w:rFonts w:ascii="Arial" w:eastAsia="宋体" w:hAnsi="Arial" w:cs="Arial" w:hint="eastAsia"/>
            <w:color w:val="212121"/>
            <w:kern w:val="0"/>
            <w:sz w:val="24"/>
            <w:szCs w:val="24"/>
          </w:rPr>
          <w:t>数值</w:t>
        </w:r>
      </w:ins>
      <w:r w:rsidR="006F7728" w:rsidRPr="009B37C0">
        <w:rPr>
          <w:rFonts w:ascii="Arial" w:eastAsia="宋体" w:hAnsi="Arial" w:cs="Arial"/>
          <w:color w:val="212121"/>
          <w:kern w:val="0"/>
          <w:sz w:val="24"/>
          <w:szCs w:val="24"/>
        </w:rPr>
        <w:t>输入向量，而</w:t>
      </w:r>
      <w:del w:id="1770" w:author="Shirley Li" w:date="2018-12-07T08:09:00Z">
        <w:r w:rsidR="006F7728" w:rsidRPr="009B37C0" w:rsidDel="003164BA">
          <w:rPr>
            <w:rFonts w:ascii="Arial" w:eastAsia="宋体" w:hAnsi="Arial" w:cs="Arial" w:hint="eastAsia"/>
            <w:color w:val="212121"/>
            <w:kern w:val="0"/>
            <w:sz w:val="24"/>
            <w:szCs w:val="24"/>
          </w:rPr>
          <w:delText>要素</w:delText>
        </w:r>
      </w:del>
      <w:ins w:id="1771" w:author="Shirley Li" w:date="2018-12-07T08:09:00Z">
        <w:r w:rsidR="003164BA">
          <w:rPr>
            <w:rFonts w:ascii="Arial" w:eastAsia="宋体" w:hAnsi="Arial" w:cs="Arial" w:hint="eastAsia"/>
            <w:color w:val="212121"/>
            <w:kern w:val="0"/>
            <w:sz w:val="24"/>
            <w:szCs w:val="24"/>
          </w:rPr>
          <w:t>特征</w:t>
        </w:r>
      </w:ins>
      <w:proofErr w:type="gramStart"/>
      <w:r w:rsidR="006F7728" w:rsidRPr="009B37C0">
        <w:rPr>
          <w:rFonts w:ascii="Arial" w:eastAsia="宋体" w:hAnsi="Arial" w:cs="Arial"/>
          <w:color w:val="212121"/>
          <w:kern w:val="0"/>
          <w:sz w:val="24"/>
          <w:szCs w:val="24"/>
        </w:rPr>
        <w:t>列</w:t>
      </w:r>
      <w:ins w:id="1772" w:author="Shirley Li" w:date="2018-12-07T08:09:00Z">
        <w:r w:rsidR="003164BA">
          <w:rPr>
            <w:rFonts w:ascii="Arial" w:eastAsia="宋体" w:hAnsi="Arial" w:cs="Arial" w:hint="eastAsia"/>
            <w:color w:val="212121"/>
            <w:kern w:val="0"/>
            <w:sz w:val="24"/>
            <w:szCs w:val="24"/>
          </w:rPr>
          <w:t>会</w:t>
        </w:r>
      </w:ins>
      <w:proofErr w:type="gramEnd"/>
      <w:r w:rsidR="006F7728" w:rsidRPr="009B37C0">
        <w:rPr>
          <w:rFonts w:ascii="Arial" w:eastAsia="宋体" w:hAnsi="Arial" w:cs="Arial"/>
          <w:color w:val="212121"/>
          <w:kern w:val="0"/>
          <w:sz w:val="24"/>
          <w:szCs w:val="24"/>
        </w:rPr>
        <w:t>描述模型应如何转换每个</w:t>
      </w:r>
      <w:ins w:id="1773" w:author="Shirley Li" w:date="2018-12-07T08:09:00Z">
        <w:r w:rsidR="00084B36">
          <w:rPr>
            <w:rFonts w:ascii="Arial" w:eastAsia="宋体" w:hAnsi="Arial" w:cs="Arial" w:hint="eastAsia"/>
            <w:color w:val="212121"/>
            <w:kern w:val="0"/>
            <w:sz w:val="24"/>
            <w:szCs w:val="24"/>
          </w:rPr>
          <w:t>特征</w:t>
        </w:r>
      </w:ins>
      <w:del w:id="1774" w:author="Shirley Li" w:date="2018-12-07T08:09:00Z">
        <w:r w:rsidR="006F7728" w:rsidRPr="009B37C0" w:rsidDel="00084B36">
          <w:rPr>
            <w:rFonts w:ascii="Arial" w:eastAsia="宋体" w:hAnsi="Arial" w:cs="Arial"/>
            <w:color w:val="212121"/>
            <w:kern w:val="0"/>
            <w:sz w:val="24"/>
            <w:szCs w:val="24"/>
          </w:rPr>
          <w:delText>要素</w:delText>
        </w:r>
      </w:del>
      <w:r w:rsidR="006F7728"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选择和</w:t>
      </w:r>
      <w:ins w:id="1775" w:author="Shirley Li" w:date="2018-12-07T08:09:00Z">
        <w:r w:rsidR="00084B36">
          <w:rPr>
            <w:rFonts w:ascii="Arial" w:eastAsia="宋体" w:hAnsi="Arial" w:cs="Arial" w:hint="eastAsia"/>
            <w:color w:val="212121"/>
            <w:kern w:val="0"/>
            <w:sz w:val="24"/>
            <w:szCs w:val="24"/>
          </w:rPr>
          <w:t>创建一组</w:t>
        </w:r>
      </w:ins>
      <w:del w:id="1776" w:author="Shirley Li" w:date="2018-12-07T08:09:00Z">
        <w:r w:rsidRPr="009B37C0" w:rsidDel="00084B36">
          <w:rPr>
            <w:rFonts w:ascii="Arial" w:eastAsia="宋体" w:hAnsi="Arial" w:cs="Arial"/>
            <w:color w:val="212121"/>
            <w:kern w:val="0"/>
            <w:sz w:val="24"/>
            <w:szCs w:val="24"/>
          </w:rPr>
          <w:delText>制作</w:delText>
        </w:r>
      </w:del>
      <w:r w:rsidRPr="009B37C0">
        <w:rPr>
          <w:rFonts w:ascii="Arial" w:eastAsia="宋体" w:hAnsi="Arial" w:cs="Arial"/>
          <w:color w:val="212121"/>
          <w:kern w:val="0"/>
          <w:sz w:val="24"/>
          <w:szCs w:val="24"/>
        </w:rPr>
        <w:t>正确的特征列是学习有效模型的关键。</w:t>
      </w:r>
      <w:del w:id="1777" w:author="Shirley Li" w:date="2018-12-07T08:09:00Z">
        <w:r w:rsidRPr="009B37C0" w:rsidDel="00084B36">
          <w:rPr>
            <w:rFonts w:ascii="Arial" w:eastAsia="宋体" w:hAnsi="Arial" w:cs="Arial"/>
            <w:color w:val="212121"/>
            <w:kern w:val="0"/>
            <w:sz w:val="24"/>
            <w:szCs w:val="24"/>
          </w:rPr>
          <w:delText>甲</w:delText>
        </w:r>
      </w:del>
      <w:r w:rsidRPr="009B37C0">
        <w:rPr>
          <w:rFonts w:ascii="Arial" w:eastAsia="宋体" w:hAnsi="Arial" w:cs="Arial"/>
          <w:i/>
          <w:iCs/>
          <w:color w:val="212121"/>
          <w:kern w:val="0"/>
          <w:sz w:val="24"/>
          <w:szCs w:val="24"/>
        </w:rPr>
        <w:t>特征</w:t>
      </w:r>
      <w:ins w:id="1778" w:author="Shirley Li" w:date="2018-12-07T08:09:00Z">
        <w:r w:rsidR="00084B36">
          <w:rPr>
            <w:rFonts w:ascii="Arial" w:eastAsia="宋体" w:hAnsi="Arial" w:cs="Arial" w:hint="eastAsia"/>
            <w:i/>
            <w:iCs/>
            <w:color w:val="212121"/>
            <w:kern w:val="0"/>
            <w:sz w:val="24"/>
            <w:szCs w:val="24"/>
          </w:rPr>
          <w:t>列</w:t>
        </w:r>
      </w:ins>
      <w:del w:id="1779" w:author="Shirley Li" w:date="2018-12-07T08:09:00Z">
        <w:r w:rsidRPr="009B37C0" w:rsidDel="00084B36">
          <w:rPr>
            <w:rFonts w:ascii="Arial" w:eastAsia="宋体" w:hAnsi="Arial" w:cs="Arial"/>
            <w:i/>
            <w:iCs/>
            <w:color w:val="212121"/>
            <w:kern w:val="0"/>
            <w:sz w:val="24"/>
            <w:szCs w:val="24"/>
          </w:rPr>
          <w:delText>柱</w:delText>
        </w:r>
      </w:del>
      <w:r w:rsidRPr="009B37C0">
        <w:rPr>
          <w:rFonts w:ascii="Arial" w:eastAsia="宋体" w:hAnsi="Arial" w:cs="Arial"/>
          <w:color w:val="212121"/>
          <w:kern w:val="0"/>
          <w:sz w:val="24"/>
          <w:szCs w:val="24"/>
        </w:rPr>
        <w:t>可以是在原始的特征</w:t>
      </w:r>
      <w:ins w:id="1780" w:author="Shirley Li" w:date="2018-12-07T08:09:00Z">
        <w:r w:rsidR="00084B36" w:rsidRPr="009B37C0">
          <w:rPr>
            <w:rFonts w:ascii="Courier New" w:eastAsia="宋体" w:hAnsi="Courier New" w:cs="Courier New"/>
            <w:color w:val="37474F"/>
            <w:kern w:val="0"/>
            <w:sz w:val="22"/>
            <w:shd w:val="clear" w:color="auto" w:fill="F7F7F7"/>
          </w:rPr>
          <w:t>dict</w:t>
        </w:r>
        <w:r w:rsidR="00084B36">
          <w:rPr>
            <w:rFonts w:ascii="Courier New" w:eastAsia="宋体" w:hAnsi="Courier New" w:cs="Courier New" w:hint="eastAsia"/>
            <w:color w:val="37474F"/>
            <w:kern w:val="0"/>
            <w:sz w:val="22"/>
            <w:shd w:val="clear" w:color="auto" w:fill="F7F7F7"/>
          </w:rPr>
          <w:t>中</w:t>
        </w:r>
      </w:ins>
      <w:r w:rsidRPr="009B37C0">
        <w:rPr>
          <w:rFonts w:ascii="Arial" w:eastAsia="宋体" w:hAnsi="Arial" w:cs="Arial"/>
          <w:color w:val="212121"/>
          <w:kern w:val="0"/>
          <w:sz w:val="24"/>
          <w:szCs w:val="24"/>
        </w:rPr>
        <w:t>的</w:t>
      </w:r>
      <w:ins w:id="1781" w:author="Shirley Li" w:date="2018-12-07T08:10:00Z">
        <w:r w:rsidR="00084B36" w:rsidRPr="009B37C0">
          <w:rPr>
            <w:rFonts w:ascii="Arial" w:eastAsia="宋体" w:hAnsi="Arial" w:cs="Arial"/>
            <w:color w:val="212121"/>
            <w:kern w:val="0"/>
            <w:sz w:val="24"/>
            <w:szCs w:val="24"/>
          </w:rPr>
          <w:t>任一</w:t>
        </w:r>
        <w:proofErr w:type="gramStart"/>
        <w:r w:rsidR="00084B36" w:rsidRPr="009B37C0">
          <w:rPr>
            <w:rFonts w:ascii="Arial" w:eastAsia="宋体" w:hAnsi="Arial" w:cs="Arial"/>
            <w:color w:val="212121"/>
            <w:kern w:val="0"/>
            <w:sz w:val="24"/>
            <w:szCs w:val="24"/>
          </w:rPr>
          <w:t>个</w:t>
        </w:r>
      </w:ins>
      <w:proofErr w:type="gramEnd"/>
      <w:r w:rsidRPr="009B37C0">
        <w:rPr>
          <w:rFonts w:ascii="Arial" w:eastAsia="宋体" w:hAnsi="Arial" w:cs="Arial"/>
          <w:color w:val="212121"/>
          <w:kern w:val="0"/>
          <w:sz w:val="24"/>
          <w:szCs w:val="24"/>
        </w:rPr>
        <w:t>原始输入</w:t>
      </w:r>
      <w:del w:id="1782" w:author="Shirley Li" w:date="2018-12-07T08:10:00Z">
        <w:r w:rsidRPr="009B37C0" w:rsidDel="00084B36">
          <w:rPr>
            <w:rFonts w:ascii="Arial" w:eastAsia="宋体" w:hAnsi="Arial" w:cs="Arial"/>
            <w:color w:val="212121"/>
            <w:kern w:val="0"/>
            <w:sz w:val="24"/>
            <w:szCs w:val="24"/>
          </w:rPr>
          <w:delText>任一个</w:delText>
        </w:r>
      </w:del>
      <w:del w:id="1783" w:author="Shirley Li" w:date="2018-12-07T08:09:00Z">
        <w:r w:rsidRPr="009B37C0" w:rsidDel="00084B36">
          <w:rPr>
            <w:rFonts w:ascii="Courier New" w:eastAsia="宋体" w:hAnsi="Courier New" w:cs="Courier New"/>
            <w:color w:val="37474F"/>
            <w:kern w:val="0"/>
            <w:sz w:val="22"/>
            <w:shd w:val="clear" w:color="auto" w:fill="F7F7F7"/>
          </w:rPr>
          <w:delText>dict</w:delText>
        </w:r>
      </w:del>
      <w:r w:rsidRPr="009B37C0">
        <w:rPr>
          <w:rFonts w:ascii="Arial" w:eastAsia="宋体" w:hAnsi="Arial" w:cs="Arial"/>
          <w:color w:val="212121"/>
          <w:kern w:val="0"/>
          <w:sz w:val="24"/>
          <w:szCs w:val="24"/>
        </w:rPr>
        <w:t>（</w:t>
      </w:r>
      <w:del w:id="1784" w:author="Shirley Li" w:date="2018-12-07T08:10:00Z">
        <w:r w:rsidRPr="009B37C0" w:rsidDel="00535DE6">
          <w:rPr>
            <w:rFonts w:ascii="Arial" w:eastAsia="宋体" w:hAnsi="Arial" w:cs="Arial"/>
            <w:color w:val="212121"/>
            <w:kern w:val="0"/>
            <w:sz w:val="24"/>
            <w:szCs w:val="24"/>
          </w:rPr>
          <w:delText>一个</w:delText>
        </w:r>
        <w:r w:rsidRPr="009B37C0" w:rsidDel="00535DE6">
          <w:rPr>
            <w:rFonts w:ascii="Arial" w:eastAsia="宋体" w:hAnsi="Arial" w:cs="Arial"/>
            <w:i/>
            <w:iCs/>
            <w:color w:val="212121"/>
            <w:kern w:val="0"/>
            <w:sz w:val="24"/>
            <w:szCs w:val="24"/>
          </w:rPr>
          <w:delText>基本</w:delText>
        </w:r>
      </w:del>
      <w:ins w:id="1785" w:author="Shirley Li" w:date="2018-12-07T08:10:00Z">
        <w:r w:rsidR="00535DE6">
          <w:rPr>
            <w:rFonts w:ascii="Arial" w:eastAsia="宋体" w:hAnsi="Arial" w:cs="Arial" w:hint="eastAsia"/>
            <w:i/>
            <w:iCs/>
            <w:color w:val="212121"/>
            <w:kern w:val="0"/>
            <w:sz w:val="24"/>
            <w:szCs w:val="24"/>
          </w:rPr>
          <w:t>基准</w:t>
        </w:r>
      </w:ins>
      <w:r w:rsidRPr="009B37C0">
        <w:rPr>
          <w:rFonts w:ascii="Arial" w:eastAsia="宋体" w:hAnsi="Arial" w:cs="Arial"/>
          <w:i/>
          <w:iCs/>
          <w:color w:val="212121"/>
          <w:kern w:val="0"/>
          <w:sz w:val="24"/>
          <w:szCs w:val="24"/>
        </w:rPr>
        <w:t>特征柱</w:t>
      </w:r>
      <w:r w:rsidRPr="009B37C0">
        <w:rPr>
          <w:rFonts w:ascii="Arial" w:eastAsia="宋体" w:hAnsi="Arial" w:cs="Arial"/>
          <w:color w:val="212121"/>
          <w:kern w:val="0"/>
          <w:sz w:val="24"/>
          <w:szCs w:val="24"/>
        </w:rPr>
        <w:t>），或使用在一个或多个</w:t>
      </w:r>
      <w:del w:id="1786" w:author="Shirley Li" w:date="2018-12-07T08:10:00Z">
        <w:r w:rsidRPr="009B37C0" w:rsidDel="00535DE6">
          <w:rPr>
            <w:rFonts w:ascii="Arial" w:eastAsia="宋体" w:hAnsi="Arial" w:cs="Arial" w:hint="eastAsia"/>
            <w:color w:val="212121"/>
            <w:kern w:val="0"/>
            <w:sz w:val="24"/>
            <w:szCs w:val="24"/>
          </w:rPr>
          <w:delText>碱基</w:delText>
        </w:r>
      </w:del>
      <w:ins w:id="1787" w:author="Shirley Li" w:date="2018-12-07T08:10:00Z">
        <w:r w:rsidR="00535DE6">
          <w:rPr>
            <w:rFonts w:ascii="Arial" w:eastAsia="宋体" w:hAnsi="Arial" w:cs="Arial" w:hint="eastAsia"/>
            <w:color w:val="212121"/>
            <w:kern w:val="0"/>
            <w:sz w:val="24"/>
            <w:szCs w:val="24"/>
          </w:rPr>
          <w:t>基准转换而创建的任意新</w:t>
        </w:r>
      </w:ins>
      <w:r w:rsidRPr="009B37C0">
        <w:rPr>
          <w:rFonts w:ascii="Arial" w:eastAsia="宋体" w:hAnsi="Arial" w:cs="Arial"/>
          <w:color w:val="212121"/>
          <w:kern w:val="0"/>
          <w:sz w:val="24"/>
          <w:szCs w:val="24"/>
        </w:rPr>
        <w:t>列（</w:t>
      </w:r>
      <w:ins w:id="1788" w:author="Shirley Li" w:date="2018-12-07T08:10:00Z">
        <w:r w:rsidR="00535DE6">
          <w:rPr>
            <w:rFonts w:ascii="Arial" w:eastAsia="宋体" w:hAnsi="Arial" w:cs="Arial" w:hint="eastAsia"/>
            <w:color w:val="212121"/>
            <w:kern w:val="0"/>
            <w:sz w:val="24"/>
            <w:szCs w:val="24"/>
          </w:rPr>
          <w:t>衍生</w:t>
        </w:r>
      </w:ins>
      <w:del w:id="1789" w:author="Shirley Li" w:date="2018-12-07T08:10:00Z">
        <w:r w:rsidRPr="009B37C0" w:rsidDel="00535DE6">
          <w:rPr>
            <w:rFonts w:ascii="Arial" w:eastAsia="宋体" w:hAnsi="Arial" w:cs="Arial"/>
            <w:color w:val="212121"/>
            <w:kern w:val="0"/>
            <w:sz w:val="24"/>
            <w:szCs w:val="24"/>
          </w:rPr>
          <w:delText>一个定义的转换创建的任何新的列</w:delText>
        </w:r>
        <w:r w:rsidRPr="009B37C0" w:rsidDel="00535DE6">
          <w:rPr>
            <w:rFonts w:ascii="Arial" w:eastAsia="宋体" w:hAnsi="Arial" w:cs="Arial"/>
            <w:i/>
            <w:iCs/>
            <w:color w:val="212121"/>
            <w:kern w:val="0"/>
            <w:sz w:val="24"/>
            <w:szCs w:val="24"/>
          </w:rPr>
          <w:delText>得出的</w:delText>
        </w:r>
      </w:del>
      <w:r w:rsidRPr="009B37C0">
        <w:rPr>
          <w:rFonts w:ascii="Arial" w:eastAsia="宋体" w:hAnsi="Arial" w:cs="Arial"/>
          <w:i/>
          <w:iCs/>
          <w:color w:val="212121"/>
          <w:kern w:val="0"/>
          <w:sz w:val="24"/>
          <w:szCs w:val="24"/>
        </w:rPr>
        <w:t>特征列</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特征列是可用于预测目标标签的任何原始或</w:t>
      </w:r>
      <w:ins w:id="1790" w:author="Shirley Li" w:date="2018-12-07T08:11:00Z">
        <w:r w:rsidR="00565D8F">
          <w:rPr>
            <w:rFonts w:ascii="Arial" w:eastAsia="宋体" w:hAnsi="Arial" w:cs="Arial" w:hint="eastAsia"/>
            <w:color w:val="212121"/>
            <w:kern w:val="0"/>
            <w:sz w:val="24"/>
            <w:szCs w:val="24"/>
          </w:rPr>
          <w:t>衍生</w:t>
        </w:r>
      </w:ins>
      <w:del w:id="1791" w:author="Shirley Li" w:date="2018-12-07T08:11:00Z">
        <w:r w:rsidRPr="009B37C0" w:rsidDel="00565D8F">
          <w:rPr>
            <w:rFonts w:ascii="Arial" w:eastAsia="宋体" w:hAnsi="Arial" w:cs="Arial"/>
            <w:color w:val="212121"/>
            <w:kern w:val="0"/>
            <w:sz w:val="24"/>
            <w:szCs w:val="24"/>
          </w:rPr>
          <w:delText>派生</w:delText>
        </w:r>
      </w:del>
      <w:r w:rsidRPr="009B37C0">
        <w:rPr>
          <w:rFonts w:ascii="Arial" w:eastAsia="宋体" w:hAnsi="Arial" w:cs="Arial"/>
          <w:color w:val="212121"/>
          <w:kern w:val="0"/>
          <w:sz w:val="24"/>
          <w:szCs w:val="24"/>
        </w:rPr>
        <w:t>变量的抽象概念。</w:t>
      </w:r>
    </w:p>
    <w:p w:rsidR="006F7728" w:rsidRPr="009B37C0" w:rsidRDefault="00565D8F" w:rsidP="006F7728">
      <w:pPr>
        <w:widowControl/>
        <w:spacing w:before="480" w:after="240" w:line="480" w:lineRule="atLeast"/>
        <w:jc w:val="left"/>
        <w:outlineLvl w:val="2"/>
        <w:rPr>
          <w:rFonts w:ascii="Arial" w:eastAsia="宋体" w:hAnsi="Arial" w:cs="Arial"/>
          <w:color w:val="212121"/>
          <w:kern w:val="0"/>
          <w:sz w:val="30"/>
          <w:szCs w:val="30"/>
        </w:rPr>
      </w:pPr>
      <w:ins w:id="1792" w:author="Shirley Li" w:date="2018-12-07T08:12:00Z">
        <w:r>
          <w:rPr>
            <w:rFonts w:ascii="Arial" w:eastAsia="宋体" w:hAnsi="Arial" w:cs="Arial" w:hint="eastAsia"/>
            <w:color w:val="212121"/>
            <w:kern w:val="0"/>
            <w:sz w:val="30"/>
            <w:szCs w:val="30"/>
          </w:rPr>
          <w:t>基准</w:t>
        </w:r>
      </w:ins>
      <w:del w:id="1793" w:author="Shirley Li" w:date="2018-12-07T08:12:00Z">
        <w:r w:rsidR="006F7728" w:rsidRPr="009B37C0" w:rsidDel="00565D8F">
          <w:rPr>
            <w:rFonts w:ascii="Arial" w:eastAsia="宋体" w:hAnsi="Arial" w:cs="Arial"/>
            <w:color w:val="212121"/>
            <w:kern w:val="0"/>
            <w:sz w:val="30"/>
            <w:szCs w:val="30"/>
          </w:rPr>
          <w:delText>基本</w:delText>
        </w:r>
      </w:del>
      <w:r w:rsidR="006F7728" w:rsidRPr="009B37C0">
        <w:rPr>
          <w:rFonts w:ascii="Arial" w:eastAsia="宋体" w:hAnsi="Arial" w:cs="Arial"/>
          <w:color w:val="212121"/>
          <w:kern w:val="0"/>
          <w:sz w:val="30"/>
          <w:szCs w:val="30"/>
        </w:rPr>
        <w:t>功能列</w:t>
      </w:r>
    </w:p>
    <w:p w:rsidR="006F7728" w:rsidRPr="009B37C0" w:rsidRDefault="00565D8F" w:rsidP="006F7728">
      <w:pPr>
        <w:widowControl/>
        <w:spacing w:after="240" w:line="360" w:lineRule="atLeast"/>
        <w:jc w:val="left"/>
        <w:outlineLvl w:val="3"/>
        <w:rPr>
          <w:rFonts w:ascii="Arial" w:eastAsia="宋体" w:hAnsi="Arial" w:cs="Arial"/>
          <w:color w:val="212121"/>
          <w:kern w:val="0"/>
          <w:sz w:val="24"/>
          <w:szCs w:val="24"/>
        </w:rPr>
      </w:pPr>
      <w:ins w:id="1794" w:author="Shirley Li" w:date="2018-12-07T08:12:00Z">
        <w:r>
          <w:rPr>
            <w:rFonts w:ascii="Arial" w:eastAsia="宋体" w:hAnsi="Arial" w:cs="Arial" w:hint="eastAsia"/>
            <w:color w:val="212121"/>
            <w:kern w:val="0"/>
            <w:sz w:val="24"/>
            <w:szCs w:val="24"/>
          </w:rPr>
          <w:t>数值</w:t>
        </w:r>
      </w:ins>
      <w:del w:id="1795" w:author="Shirley Li" w:date="2018-12-07T08:12:00Z">
        <w:r w:rsidR="006F7728" w:rsidRPr="009B37C0" w:rsidDel="00565D8F">
          <w:rPr>
            <w:rFonts w:ascii="Arial" w:eastAsia="宋体" w:hAnsi="Arial" w:cs="Arial"/>
            <w:color w:val="212121"/>
            <w:kern w:val="0"/>
            <w:sz w:val="24"/>
            <w:szCs w:val="24"/>
          </w:rPr>
          <w:delText>数字</w:delText>
        </w:r>
      </w:del>
      <w:r w:rsidR="006F7728" w:rsidRPr="009B37C0">
        <w:rPr>
          <w:rFonts w:ascii="Arial" w:eastAsia="宋体" w:hAnsi="Arial" w:cs="Arial"/>
          <w:color w:val="212121"/>
          <w:kern w:val="0"/>
          <w:sz w:val="24"/>
          <w:szCs w:val="24"/>
        </w:rPr>
        <w:t>列</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最简单的</w:t>
      </w:r>
      <w:r w:rsidRPr="009B37C0">
        <w:rPr>
          <w:rFonts w:ascii="Courier New" w:eastAsia="宋体" w:hAnsi="Courier New" w:cs="Courier New"/>
          <w:color w:val="37474F"/>
          <w:kern w:val="0"/>
          <w:sz w:val="22"/>
          <w:shd w:val="clear" w:color="auto" w:fill="F7F7F7"/>
        </w:rPr>
        <w:t>feature_column</w:t>
      </w:r>
      <w:r w:rsidRPr="009B37C0">
        <w:rPr>
          <w:rFonts w:ascii="Arial" w:eastAsia="宋体" w:hAnsi="Arial" w:cs="Arial"/>
          <w:color w:val="212121"/>
          <w:kern w:val="0"/>
          <w:sz w:val="24"/>
          <w:szCs w:val="24"/>
        </w:rPr>
        <w:t>是</w:t>
      </w:r>
      <w:r w:rsidRPr="009B37C0">
        <w:rPr>
          <w:rFonts w:ascii="Courier New" w:eastAsia="宋体" w:hAnsi="Courier New" w:cs="Courier New"/>
          <w:color w:val="37474F"/>
          <w:kern w:val="0"/>
          <w:sz w:val="22"/>
          <w:shd w:val="clear" w:color="auto" w:fill="F7F7F7"/>
        </w:rPr>
        <w:t>numeric_column</w:t>
      </w:r>
      <w:r w:rsidRPr="009B37C0">
        <w:rPr>
          <w:rFonts w:ascii="Arial" w:eastAsia="宋体" w:hAnsi="Arial" w:cs="Arial"/>
          <w:color w:val="212121"/>
          <w:kern w:val="0"/>
          <w:sz w:val="24"/>
          <w:szCs w:val="24"/>
        </w:rPr>
        <w:t>。</w:t>
      </w:r>
      <w:del w:id="1796" w:author="Shirley Li" w:date="2018-12-07T08:12:00Z">
        <w:r w:rsidRPr="009B37C0" w:rsidDel="00565D8F">
          <w:rPr>
            <w:rFonts w:ascii="Arial" w:eastAsia="宋体" w:hAnsi="Arial" w:cs="Arial" w:hint="eastAsia"/>
            <w:color w:val="212121"/>
            <w:kern w:val="0"/>
            <w:sz w:val="24"/>
            <w:szCs w:val="24"/>
          </w:rPr>
          <w:delText>这</w:delText>
        </w:r>
      </w:del>
      <w:ins w:id="1797" w:author="Shirley Li" w:date="2018-12-07T08:12:00Z">
        <w:r w:rsidR="00565D8F">
          <w:rPr>
            <w:rFonts w:ascii="Arial" w:eastAsia="宋体" w:hAnsi="Arial" w:cs="Arial" w:hint="eastAsia"/>
            <w:color w:val="212121"/>
            <w:kern w:val="0"/>
            <w:sz w:val="24"/>
            <w:szCs w:val="24"/>
          </w:rPr>
          <w:t>它</w:t>
        </w:r>
      </w:ins>
      <w:r w:rsidRPr="009B37C0">
        <w:rPr>
          <w:rFonts w:ascii="Arial" w:eastAsia="宋体" w:hAnsi="Arial" w:cs="Arial"/>
          <w:color w:val="212121"/>
          <w:kern w:val="0"/>
          <w:sz w:val="24"/>
          <w:szCs w:val="24"/>
        </w:rPr>
        <w:t>表示</w:t>
      </w:r>
      <w:ins w:id="1798" w:author="Shirley Li" w:date="2018-12-07T08:12:00Z">
        <w:r w:rsidR="00565D8F">
          <w:rPr>
            <w:rFonts w:ascii="Arial" w:eastAsia="宋体" w:hAnsi="Arial" w:cs="Arial" w:hint="eastAsia"/>
            <w:color w:val="212121"/>
            <w:kern w:val="0"/>
            <w:sz w:val="24"/>
            <w:szCs w:val="24"/>
          </w:rPr>
          <w:t>特征</w:t>
        </w:r>
      </w:ins>
      <w:del w:id="1799" w:author="Shirley Li" w:date="2018-12-07T08:12:00Z">
        <w:r w:rsidRPr="009B37C0" w:rsidDel="00565D8F">
          <w:rPr>
            <w:rFonts w:ascii="Arial" w:eastAsia="宋体" w:hAnsi="Arial" w:cs="Arial"/>
            <w:color w:val="212121"/>
            <w:kern w:val="0"/>
            <w:sz w:val="24"/>
            <w:szCs w:val="24"/>
          </w:rPr>
          <w:delText>要素</w:delText>
        </w:r>
      </w:del>
      <w:r w:rsidRPr="009B37C0">
        <w:rPr>
          <w:rFonts w:ascii="Arial" w:eastAsia="宋体" w:hAnsi="Arial" w:cs="Arial"/>
          <w:color w:val="212121"/>
          <w:kern w:val="0"/>
          <w:sz w:val="24"/>
          <w:szCs w:val="24"/>
        </w:rPr>
        <w:t>是</w:t>
      </w:r>
      <w:del w:id="1800" w:author="Shirley Li" w:date="2018-12-07T08:12:00Z">
        <w:r w:rsidRPr="009B37C0" w:rsidDel="00565D8F">
          <w:rPr>
            <w:rFonts w:ascii="Arial" w:eastAsia="宋体" w:hAnsi="Arial" w:cs="Arial"/>
            <w:color w:val="212121"/>
            <w:kern w:val="0"/>
            <w:sz w:val="24"/>
            <w:szCs w:val="24"/>
          </w:rPr>
          <w:delText>应</w:delText>
        </w:r>
      </w:del>
      <w:r w:rsidRPr="009B37C0">
        <w:rPr>
          <w:rFonts w:ascii="Arial" w:eastAsia="宋体" w:hAnsi="Arial" w:cs="Arial"/>
          <w:color w:val="212121"/>
          <w:kern w:val="0"/>
          <w:sz w:val="24"/>
          <w:szCs w:val="24"/>
        </w:rPr>
        <w:t>直接输入到模型</w:t>
      </w:r>
      <w:ins w:id="1801" w:author="Shirley Li" w:date="2018-12-07T08:12:00Z">
        <w:r w:rsidR="00565D8F">
          <w:rPr>
            <w:rFonts w:ascii="Arial" w:eastAsia="宋体" w:hAnsi="Arial" w:cs="Arial" w:hint="eastAsia"/>
            <w:color w:val="212121"/>
            <w:kern w:val="0"/>
            <w:sz w:val="24"/>
            <w:szCs w:val="24"/>
          </w:rPr>
          <w:t>中</w:t>
        </w:r>
      </w:ins>
      <w:r w:rsidRPr="009B37C0">
        <w:rPr>
          <w:rFonts w:ascii="Arial" w:eastAsia="宋体" w:hAnsi="Arial" w:cs="Arial"/>
          <w:color w:val="212121"/>
          <w:kern w:val="0"/>
          <w:sz w:val="24"/>
          <w:szCs w:val="24"/>
        </w:rPr>
        <w:t>的数值。例如：</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 xml:space="preserve">age = </w:t>
      </w:r>
      <w:proofErr w:type="gramStart"/>
      <w:r w:rsidRPr="009B37C0">
        <w:rPr>
          <w:rFonts w:ascii="Courier New" w:eastAsia="宋体" w:hAnsi="Courier New" w:cs="Courier New"/>
          <w:color w:val="37474F"/>
          <w:kern w:val="0"/>
          <w:szCs w:val="21"/>
        </w:rPr>
        <w:t>fc.numeric</w:t>
      </w:r>
      <w:proofErr w:type="gramEnd"/>
      <w:r w:rsidRPr="009B37C0">
        <w:rPr>
          <w:rFonts w:ascii="Courier New" w:eastAsia="宋体" w:hAnsi="Courier New" w:cs="Courier New"/>
          <w:color w:val="37474F"/>
          <w:kern w:val="0"/>
          <w:szCs w:val="21"/>
        </w:rPr>
        <w:t>_column(</w:t>
      </w:r>
      <w:r w:rsidRPr="009B37C0">
        <w:rPr>
          <w:rFonts w:ascii="Courier New" w:eastAsia="宋体" w:hAnsi="Courier New" w:cs="Courier New"/>
          <w:color w:val="0D904F"/>
          <w:kern w:val="0"/>
          <w:szCs w:val="21"/>
        </w:rPr>
        <w:t>'age'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del w:id="1802" w:author="Shirley Li" w:date="2018-12-07T08:12:00Z">
        <w:r w:rsidRPr="009B37C0" w:rsidDel="00565D8F">
          <w:rPr>
            <w:rFonts w:ascii="Arial" w:eastAsia="宋体" w:hAnsi="Arial" w:cs="Arial"/>
            <w:color w:val="212121"/>
            <w:kern w:val="0"/>
            <w:sz w:val="24"/>
            <w:szCs w:val="24"/>
          </w:rPr>
          <w:delText>该</w:delText>
        </w:r>
      </w:del>
      <w:r w:rsidRPr="009B37C0">
        <w:rPr>
          <w:rFonts w:ascii="Arial" w:eastAsia="宋体" w:hAnsi="Arial" w:cs="Arial"/>
          <w:color w:val="212121"/>
          <w:kern w:val="0"/>
          <w:sz w:val="24"/>
          <w:szCs w:val="24"/>
        </w:rPr>
        <w:t>模型将使用这些</w:t>
      </w:r>
      <w:r w:rsidRPr="009B37C0">
        <w:rPr>
          <w:rFonts w:ascii="Courier New" w:eastAsia="宋体" w:hAnsi="Courier New" w:cs="Courier New"/>
          <w:color w:val="37474F"/>
          <w:kern w:val="0"/>
          <w:sz w:val="22"/>
          <w:shd w:val="clear" w:color="auto" w:fill="F7F7F7"/>
        </w:rPr>
        <w:t>feature_column</w:t>
      </w:r>
      <w:r w:rsidRPr="009B37C0">
        <w:rPr>
          <w:rFonts w:ascii="Arial" w:eastAsia="宋体" w:hAnsi="Arial" w:cs="Arial"/>
          <w:color w:val="212121"/>
          <w:kern w:val="0"/>
          <w:sz w:val="24"/>
          <w:szCs w:val="24"/>
        </w:rPr>
        <w:t>定义来构建模型输入。您可以使用</w:t>
      </w:r>
      <w:del w:id="1803" w:author="Shirley Li" w:date="2018-12-07T08:13:00Z">
        <w:r w:rsidRPr="009B37C0" w:rsidDel="00565D8F">
          <w:rPr>
            <w:rFonts w:ascii="Arial" w:eastAsia="宋体" w:hAnsi="Arial" w:cs="Arial"/>
            <w:color w:val="212121"/>
            <w:kern w:val="0"/>
            <w:sz w:val="24"/>
            <w:szCs w:val="24"/>
          </w:rPr>
          <w:delText>以下</w:delText>
        </w:r>
      </w:del>
      <w:r w:rsidRPr="009B37C0">
        <w:rPr>
          <w:rFonts w:ascii="Courier New" w:eastAsia="宋体" w:hAnsi="Courier New" w:cs="Courier New"/>
          <w:color w:val="37474F"/>
          <w:kern w:val="0"/>
          <w:sz w:val="22"/>
          <w:shd w:val="clear" w:color="auto" w:fill="F7F7F7"/>
        </w:rPr>
        <w:t>input_layer</w:t>
      </w:r>
      <w:r w:rsidRPr="009B37C0">
        <w:rPr>
          <w:rFonts w:ascii="Arial" w:eastAsia="宋体" w:hAnsi="Arial" w:cs="Arial"/>
          <w:color w:val="212121"/>
          <w:kern w:val="0"/>
          <w:sz w:val="24"/>
          <w:szCs w:val="24"/>
        </w:rPr>
        <w:t>函数检查</w:t>
      </w:r>
      <w:ins w:id="1804" w:author="Shirley Li" w:date="2018-12-07T08:13:00Z">
        <w:r w:rsidR="00565D8F">
          <w:rPr>
            <w:rFonts w:ascii="Arial" w:eastAsia="宋体" w:hAnsi="Arial" w:cs="Arial" w:hint="eastAsia"/>
            <w:color w:val="212121"/>
            <w:kern w:val="0"/>
            <w:sz w:val="24"/>
            <w:szCs w:val="24"/>
          </w:rPr>
          <w:t>生成</w:t>
        </w:r>
      </w:ins>
      <w:r w:rsidRPr="009B37C0">
        <w:rPr>
          <w:rFonts w:ascii="Arial" w:eastAsia="宋体" w:hAnsi="Arial" w:cs="Arial"/>
          <w:color w:val="212121"/>
          <w:kern w:val="0"/>
          <w:sz w:val="24"/>
          <w:szCs w:val="24"/>
        </w:rPr>
        <w:t>结果</w:t>
      </w:r>
      <w:ins w:id="1805" w:author="Shirley Li" w:date="2018-12-07T08:13:00Z">
        <w:r w:rsidR="00565D8F">
          <w:rPr>
            <w:rFonts w:ascii="Arial" w:eastAsia="宋体" w:hAnsi="Arial" w:cs="Arial" w:hint="eastAsia"/>
            <w:color w:val="212121"/>
            <w:kern w:val="0"/>
            <w:sz w:val="24"/>
            <w:szCs w:val="24"/>
          </w:rPr>
          <w:t>的</w:t>
        </w:r>
      </w:ins>
      <w:r w:rsidRPr="009B37C0">
        <w:rPr>
          <w:rFonts w:ascii="Arial" w:eastAsia="宋体" w:hAnsi="Arial" w:cs="Arial"/>
          <w:color w:val="212121"/>
          <w:kern w:val="0"/>
          <w:sz w:val="24"/>
          <w:szCs w:val="24"/>
        </w:rPr>
        <w:t>输出：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roofErr w:type="gramStart"/>
      <w:r w:rsidRPr="009B37C0">
        <w:rPr>
          <w:rFonts w:ascii="Courier New" w:eastAsia="宋体" w:hAnsi="Courier New" w:cs="Courier New"/>
          <w:color w:val="37474F"/>
          <w:kern w:val="0"/>
          <w:szCs w:val="21"/>
        </w:rPr>
        <w:t>fc.input</w:t>
      </w:r>
      <w:proofErr w:type="gramEnd"/>
      <w:r w:rsidRPr="009B37C0">
        <w:rPr>
          <w:rFonts w:ascii="Courier New" w:eastAsia="宋体" w:hAnsi="Courier New" w:cs="Courier New"/>
          <w:color w:val="37474F"/>
          <w:kern w:val="0"/>
          <w:szCs w:val="21"/>
        </w:rPr>
        <w:t>_layer(feature_batch, [age]).numpy()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阵列（</w:t>
      </w:r>
      <w:r w:rsidRPr="009B37C0">
        <w:rPr>
          <w:rFonts w:ascii="Courier New" w:eastAsia="宋体" w:hAnsi="Courier New" w:cs="Courier New"/>
          <w:color w:val="37474F"/>
          <w:kern w:val="0"/>
          <w:szCs w:val="21"/>
        </w:rPr>
        <w:t>[[37]</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[27]</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[19]</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[29]</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[59.]</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[46]</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[54]</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[52]</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float32</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以下将仅使用</w:t>
      </w:r>
      <w:del w:id="1806" w:author="Shirley Li" w:date="2018-12-07T08:13:00Z">
        <w:r w:rsidRPr="009B37C0" w:rsidDel="00565D8F">
          <w:rPr>
            <w:rFonts w:ascii="Arial" w:eastAsia="宋体" w:hAnsi="Arial" w:cs="Arial"/>
            <w:color w:val="212121"/>
            <w:kern w:val="0"/>
            <w:sz w:val="24"/>
            <w:szCs w:val="24"/>
          </w:rPr>
          <w:delText>该</w:delText>
        </w:r>
      </w:del>
      <w:r w:rsidRPr="009B37C0">
        <w:rPr>
          <w:rFonts w:ascii="Courier New" w:eastAsia="宋体" w:hAnsi="Courier New" w:cs="Courier New"/>
          <w:color w:val="37474F"/>
          <w:kern w:val="0"/>
          <w:sz w:val="22"/>
          <w:shd w:val="clear" w:color="auto" w:fill="F7F7F7"/>
        </w:rPr>
        <w:t>age</w:t>
      </w:r>
      <w:ins w:id="1807" w:author="Shirley Li" w:date="2018-12-07T08:13:00Z">
        <w:r w:rsidR="00565D8F">
          <w:rPr>
            <w:rFonts w:ascii="Arial" w:eastAsia="宋体" w:hAnsi="Arial" w:cs="Arial" w:hint="eastAsia"/>
            <w:color w:val="212121"/>
            <w:kern w:val="0"/>
            <w:sz w:val="24"/>
            <w:szCs w:val="24"/>
          </w:rPr>
          <w:t>特征</w:t>
        </w:r>
      </w:ins>
      <w:del w:id="1808" w:author="Shirley Li" w:date="2018-12-07T08:13:00Z">
        <w:r w:rsidRPr="009B37C0" w:rsidDel="00565D8F">
          <w:rPr>
            <w:rFonts w:ascii="Arial" w:eastAsia="宋体" w:hAnsi="Arial" w:cs="Arial"/>
            <w:color w:val="212121"/>
            <w:kern w:val="0"/>
            <w:sz w:val="24"/>
            <w:szCs w:val="24"/>
          </w:rPr>
          <w:delText>功能</w:delText>
        </w:r>
      </w:del>
      <w:r w:rsidRPr="009B37C0">
        <w:rPr>
          <w:rFonts w:ascii="Arial" w:eastAsia="宋体" w:hAnsi="Arial" w:cs="Arial"/>
          <w:color w:val="212121"/>
          <w:kern w:val="0"/>
          <w:sz w:val="24"/>
          <w:szCs w:val="24"/>
        </w:rPr>
        <w:t>训练和评估模型：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classifier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(feature_columns=[age])</w:t>
      </w:r>
      <w:r w:rsidRPr="009B37C0">
        <w:rPr>
          <w:rFonts w:ascii="Courier New" w:eastAsia="宋体" w:hAnsi="Courier New" w:cs="Courier New"/>
          <w:color w:val="37474F"/>
          <w:kern w:val="0"/>
          <w:szCs w:val="21"/>
        </w:rPr>
        <w:br/>
        <w:t>classifier.train(train_inpf)</w:t>
      </w:r>
      <w:r w:rsidRPr="009B37C0">
        <w:rPr>
          <w:rFonts w:ascii="Courier New" w:eastAsia="宋体" w:hAnsi="Courier New" w:cs="Courier New"/>
          <w:color w:val="37474F"/>
          <w:kern w:val="0"/>
          <w:szCs w:val="21"/>
        </w:rPr>
        <w:br/>
        <w:t>result = classifier.evaluate(test_inpf)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  </w:t>
      </w:r>
      <w:r w:rsidRPr="009B37C0">
        <w:rPr>
          <w:rFonts w:ascii="Courier New" w:eastAsia="宋体" w:hAnsi="Courier New" w:cs="Courier New"/>
          <w:color w:val="D81B60"/>
          <w:kern w:val="0"/>
          <w:szCs w:val="21"/>
        </w:rPr>
        <w:t># used for display in notebook</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(result)</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0.6781993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0.31136066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0.52740055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'precision'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'precision'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0.76377374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均值</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0.20646697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亏损</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33.672974}</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同样，我们可以</w:t>
      </w:r>
      <w:del w:id="1809" w:author="Shirley Li" w:date="2018-12-07T08:13:00Z">
        <w:r w:rsidRPr="009B37C0" w:rsidDel="00565D8F">
          <w:rPr>
            <w:rFonts w:ascii="Courier New" w:eastAsia="宋体" w:hAnsi="Courier New" w:cs="Courier New"/>
            <w:color w:val="37474F"/>
            <w:kern w:val="0"/>
            <w:sz w:val="22"/>
            <w:shd w:val="clear" w:color="auto" w:fill="F7F7F7"/>
          </w:rPr>
          <w:delText>NumericColumn</w:delText>
        </w:r>
      </w:del>
      <w:r w:rsidRPr="009B37C0">
        <w:rPr>
          <w:rFonts w:ascii="Arial" w:eastAsia="宋体" w:hAnsi="Arial" w:cs="Arial"/>
          <w:color w:val="212121"/>
          <w:kern w:val="0"/>
          <w:sz w:val="24"/>
          <w:szCs w:val="24"/>
        </w:rPr>
        <w:t>为</w:t>
      </w:r>
      <w:del w:id="1810" w:author="Shirley Li" w:date="2018-12-07T08:13:00Z">
        <w:r w:rsidRPr="009B37C0" w:rsidDel="00565D8F">
          <w:rPr>
            <w:rFonts w:ascii="Arial" w:eastAsia="宋体" w:hAnsi="Arial" w:cs="Arial"/>
            <w:color w:val="212121"/>
            <w:kern w:val="0"/>
            <w:sz w:val="24"/>
            <w:szCs w:val="24"/>
          </w:rPr>
          <w:delText>要在</w:delText>
        </w:r>
      </w:del>
      <w:r w:rsidRPr="009B37C0">
        <w:rPr>
          <w:rFonts w:ascii="Arial" w:eastAsia="宋体" w:hAnsi="Arial" w:cs="Arial"/>
          <w:color w:val="212121"/>
          <w:kern w:val="0"/>
          <w:sz w:val="24"/>
          <w:szCs w:val="24"/>
        </w:rPr>
        <w:t>模型中使用的每个连续</w:t>
      </w:r>
      <w:ins w:id="1811" w:author="Shirley Li" w:date="2018-12-07T08:13:00Z">
        <w:r w:rsidR="00565D8F">
          <w:rPr>
            <w:rFonts w:ascii="Arial" w:eastAsia="宋体" w:hAnsi="Arial" w:cs="Arial" w:hint="eastAsia"/>
            <w:color w:val="212121"/>
            <w:kern w:val="0"/>
            <w:sz w:val="24"/>
            <w:szCs w:val="24"/>
          </w:rPr>
          <w:t>特征</w:t>
        </w:r>
      </w:ins>
      <w:del w:id="1812" w:author="Shirley Li" w:date="2018-12-07T08:13:00Z">
        <w:r w:rsidRPr="009B37C0" w:rsidDel="00565D8F">
          <w:rPr>
            <w:rFonts w:ascii="Arial" w:eastAsia="宋体" w:hAnsi="Arial" w:cs="Arial"/>
            <w:color w:val="212121"/>
            <w:kern w:val="0"/>
            <w:sz w:val="24"/>
            <w:szCs w:val="24"/>
          </w:rPr>
          <w:delText>要素</w:delText>
        </w:r>
      </w:del>
      <w:r w:rsidRPr="009B37C0">
        <w:rPr>
          <w:rFonts w:ascii="Arial" w:eastAsia="宋体" w:hAnsi="Arial" w:cs="Arial"/>
          <w:color w:val="212121"/>
          <w:kern w:val="0"/>
          <w:sz w:val="24"/>
          <w:szCs w:val="24"/>
        </w:rPr>
        <w:t>列定义</w:t>
      </w:r>
      <w:del w:id="1813" w:author="Shirley Li" w:date="2018-12-07T08:13:00Z">
        <w:r w:rsidRPr="009B37C0" w:rsidDel="00565D8F">
          <w:rPr>
            <w:rFonts w:ascii="Arial" w:eastAsia="宋体" w:hAnsi="Arial" w:cs="Arial"/>
            <w:color w:val="212121"/>
            <w:kern w:val="0"/>
            <w:sz w:val="24"/>
            <w:szCs w:val="24"/>
          </w:rPr>
          <w:delText>a </w:delText>
        </w:r>
      </w:del>
      <w:ins w:id="1814" w:author="Shirley Li" w:date="2018-12-07T08:13:00Z">
        <w:r w:rsidR="00565D8F" w:rsidRPr="009B37C0">
          <w:rPr>
            <w:rFonts w:ascii="Courier New" w:eastAsia="宋体" w:hAnsi="Courier New" w:cs="Courier New"/>
            <w:color w:val="37474F"/>
            <w:kern w:val="0"/>
            <w:sz w:val="22"/>
            <w:shd w:val="clear" w:color="auto" w:fill="F7F7F7"/>
          </w:rPr>
          <w:t>NumericColumn</w:t>
        </w:r>
      </w:ins>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education_num = tf.feature_column.numeric_column(</w:t>
      </w:r>
      <w:r w:rsidRPr="009B37C0">
        <w:rPr>
          <w:rFonts w:ascii="Courier New" w:eastAsia="宋体" w:hAnsi="Courier New" w:cs="Courier New"/>
          <w:color w:val="0D904F"/>
          <w:kern w:val="0"/>
          <w:szCs w:val="21"/>
        </w:rPr>
        <w:t>'education_num'</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capital_gain = tf.feature_column.numeric_column(</w:t>
      </w:r>
      <w:r w:rsidRPr="009B37C0">
        <w:rPr>
          <w:rFonts w:ascii="Courier New" w:eastAsia="宋体" w:hAnsi="Courier New" w:cs="Courier New"/>
          <w:color w:val="0D904F"/>
          <w:kern w:val="0"/>
          <w:szCs w:val="21"/>
        </w:rPr>
        <w:t>'capital_gain'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capital_loss = tf.feature_column.numeric_column(</w:t>
      </w:r>
      <w:r w:rsidRPr="009B37C0">
        <w:rPr>
          <w:rFonts w:ascii="Courier New" w:eastAsia="宋体" w:hAnsi="Courier New" w:cs="Courier New"/>
          <w:color w:val="0D904F"/>
          <w:kern w:val="0"/>
          <w:szCs w:val="21"/>
        </w:rPr>
        <w:t>'capital_loss'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hours_per_week = tf.feature_column.numeric_column(</w:t>
      </w:r>
      <w:r w:rsidRPr="009B37C0">
        <w:rPr>
          <w:rFonts w:ascii="Courier New" w:eastAsia="宋体" w:hAnsi="Courier New" w:cs="Courier New"/>
          <w:color w:val="0D904F"/>
          <w:kern w:val="0"/>
          <w:szCs w:val="21"/>
        </w:rPr>
        <w:t>'hours_per_week'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my_numeric_columns = [age,education_num, capital_gain, capital_loss, hours_per_week]</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fc.input_layer(feature_batch, my_numeric_columns).numpy()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数组（</w:t>
      </w:r>
      <w:r w:rsidRPr="009B37C0">
        <w:rPr>
          <w:rFonts w:ascii="Courier New" w:eastAsia="宋体" w:hAnsi="Courier New" w:cs="Courier New"/>
          <w:color w:val="37474F"/>
          <w:kern w:val="0"/>
          <w:szCs w:val="21"/>
        </w:rPr>
        <w:t>[[37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[19.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13.</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60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dtype = float32</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您可以通过更改</w:t>
      </w:r>
      <w:ins w:id="1815" w:author="Shirley Li" w:date="2018-12-07T08:14:00Z">
        <w:r w:rsidR="00213075" w:rsidRPr="009B37C0">
          <w:rPr>
            <w:rFonts w:ascii="Arial" w:eastAsia="宋体" w:hAnsi="Arial" w:cs="Arial"/>
            <w:color w:val="212121"/>
            <w:kern w:val="0"/>
            <w:sz w:val="24"/>
            <w:szCs w:val="24"/>
          </w:rPr>
          <w:t>构造函数</w:t>
        </w:r>
      </w:ins>
      <w:r w:rsidRPr="009B37C0">
        <w:rPr>
          <w:rFonts w:ascii="Courier New" w:eastAsia="宋体" w:hAnsi="Courier New" w:cs="Courier New"/>
          <w:color w:val="37474F"/>
          <w:kern w:val="0"/>
          <w:sz w:val="22"/>
          <w:shd w:val="clear" w:color="auto" w:fill="F7F7F7"/>
        </w:rPr>
        <w:t>feature_columns</w:t>
      </w:r>
      <w:del w:id="1816" w:author="Shirley Li" w:date="2018-12-07T08:14:00Z">
        <w:r w:rsidRPr="009B37C0" w:rsidDel="00213075">
          <w:rPr>
            <w:rFonts w:ascii="Arial" w:eastAsia="宋体" w:hAnsi="Arial" w:cs="Arial"/>
            <w:color w:val="212121"/>
            <w:kern w:val="0"/>
            <w:sz w:val="24"/>
            <w:szCs w:val="24"/>
          </w:rPr>
          <w:delText>构造函数</w:delText>
        </w:r>
      </w:del>
      <w:r w:rsidRPr="009B37C0">
        <w:rPr>
          <w:rFonts w:ascii="Arial" w:eastAsia="宋体" w:hAnsi="Arial" w:cs="Arial"/>
          <w:color w:val="212121"/>
          <w:kern w:val="0"/>
          <w:sz w:val="24"/>
          <w:szCs w:val="24"/>
        </w:rPr>
        <w:t>的参数来重新训练这些功能的模型：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classifier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(feature_columns=my_numeric_columns)</w:t>
      </w:r>
      <w:r w:rsidRPr="009B37C0">
        <w:rPr>
          <w:rFonts w:ascii="Courier New" w:eastAsia="宋体" w:hAnsi="Courier New" w:cs="Courier New"/>
          <w:color w:val="37474F"/>
          <w:kern w:val="0"/>
          <w:szCs w:val="21"/>
        </w:rPr>
        <w:br/>
        <w:t>classifier.train(train_inpf)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result = classifier.evaluate(test_inpf)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key,value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sorted(result.items()):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%s'</w:t>
      </w:r>
      <w:r w:rsidRPr="009B37C0">
        <w:rPr>
          <w:rFonts w:ascii="Courier New" w:eastAsia="宋体" w:hAnsi="Courier New" w:cs="Courier New"/>
          <w:color w:val="37474F"/>
          <w:kern w:val="0"/>
          <w:szCs w:val="21"/>
        </w:rPr>
        <w:t xml:space="preserve"> % (key, value))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准确度：</w:t>
      </w:r>
      <w:r w:rsidRPr="009B37C0">
        <w:rPr>
          <w:rFonts w:ascii="Courier New" w:eastAsia="宋体" w:hAnsi="Courier New" w:cs="Courier New"/>
          <w:color w:val="37474F"/>
          <w:kern w:val="0"/>
          <w:szCs w:val="21"/>
        </w:rPr>
        <w:t>0.78250724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0.70410156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0.49718997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2.7589335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176.14978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0.61526835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0.26403713</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0.21164846</w:t>
      </w:r>
    </w:p>
    <w:p w:rsidR="006F7728" w:rsidRPr="009B37C0" w:rsidRDefault="00AA3A99" w:rsidP="006F7728">
      <w:pPr>
        <w:widowControl/>
        <w:spacing w:before="480" w:after="240" w:line="360" w:lineRule="atLeast"/>
        <w:jc w:val="left"/>
        <w:outlineLvl w:val="3"/>
        <w:rPr>
          <w:rFonts w:ascii="Arial" w:eastAsia="宋体" w:hAnsi="Arial" w:cs="Arial"/>
          <w:color w:val="212121"/>
          <w:kern w:val="0"/>
          <w:sz w:val="24"/>
          <w:szCs w:val="24"/>
        </w:rPr>
      </w:pPr>
      <w:ins w:id="1817" w:author="Shirley Li" w:date="2018-12-07T08:14:00Z">
        <w:r>
          <w:rPr>
            <w:rFonts w:ascii="Arial" w:eastAsia="宋体" w:hAnsi="Arial" w:cs="Arial" w:hint="eastAsia"/>
            <w:color w:val="212121"/>
            <w:kern w:val="0"/>
            <w:sz w:val="24"/>
            <w:szCs w:val="24"/>
          </w:rPr>
          <w:t>类别</w:t>
        </w:r>
      </w:ins>
      <w:del w:id="1818" w:author="Shirley Li" w:date="2018-12-07T08:14:00Z">
        <w:r w:rsidR="006F7728" w:rsidRPr="009B37C0" w:rsidDel="00AA3A99">
          <w:rPr>
            <w:rFonts w:ascii="Arial" w:eastAsia="宋体" w:hAnsi="Arial" w:cs="Arial"/>
            <w:color w:val="212121"/>
            <w:kern w:val="0"/>
            <w:sz w:val="24"/>
            <w:szCs w:val="24"/>
          </w:rPr>
          <w:delText>分类</w:delText>
        </w:r>
      </w:del>
      <w:r w:rsidR="006F7728" w:rsidRPr="009B37C0">
        <w:rPr>
          <w:rFonts w:ascii="Arial" w:eastAsia="宋体" w:hAnsi="Arial" w:cs="Arial"/>
          <w:color w:val="212121"/>
          <w:kern w:val="0"/>
          <w:sz w:val="24"/>
          <w:szCs w:val="24"/>
        </w:rPr>
        <w:t>列</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要为</w:t>
      </w:r>
      <w:del w:id="1819" w:author="Shirley Li" w:date="2018-12-07T08:15:00Z">
        <w:r w:rsidRPr="009B37C0" w:rsidDel="00AA3A99">
          <w:rPr>
            <w:rFonts w:ascii="Arial" w:eastAsia="宋体" w:hAnsi="Arial" w:cs="Arial" w:hint="eastAsia"/>
            <w:color w:val="212121"/>
            <w:kern w:val="0"/>
            <w:sz w:val="24"/>
            <w:szCs w:val="24"/>
          </w:rPr>
          <w:delText>分类</w:delText>
        </w:r>
      </w:del>
      <w:ins w:id="1820" w:author="Shirley Li" w:date="2018-12-07T08:15:00Z">
        <w:r w:rsidR="00AA3A99">
          <w:rPr>
            <w:rFonts w:ascii="Arial" w:eastAsia="宋体" w:hAnsi="Arial" w:cs="Arial" w:hint="eastAsia"/>
            <w:color w:val="212121"/>
            <w:kern w:val="0"/>
            <w:sz w:val="24"/>
            <w:szCs w:val="24"/>
          </w:rPr>
          <w:t>类别列</w:t>
        </w:r>
      </w:ins>
      <w:del w:id="1821" w:author="Shirley Li" w:date="2018-12-07T08:15:00Z">
        <w:r w:rsidRPr="009B37C0" w:rsidDel="00AA3A99">
          <w:rPr>
            <w:rFonts w:ascii="Arial" w:eastAsia="宋体" w:hAnsi="Arial" w:cs="Arial"/>
            <w:color w:val="212121"/>
            <w:kern w:val="0"/>
            <w:sz w:val="24"/>
            <w:szCs w:val="24"/>
          </w:rPr>
          <w:delText>要素</w:delText>
        </w:r>
      </w:del>
      <w:ins w:id="1822" w:author="Shirley Li" w:date="2018-12-07T08:15:00Z">
        <w:r w:rsidR="00AA3A99">
          <w:rPr>
            <w:rFonts w:ascii="Arial" w:eastAsia="宋体" w:hAnsi="Arial" w:cs="Arial" w:hint="eastAsia"/>
            <w:color w:val="212121"/>
            <w:kern w:val="0"/>
            <w:sz w:val="24"/>
            <w:szCs w:val="24"/>
          </w:rPr>
          <w:t>特征</w:t>
        </w:r>
      </w:ins>
      <w:r w:rsidRPr="009B37C0">
        <w:rPr>
          <w:rFonts w:ascii="Arial" w:eastAsia="宋体" w:hAnsi="Arial" w:cs="Arial"/>
          <w:color w:val="212121"/>
          <w:kern w:val="0"/>
          <w:sz w:val="24"/>
          <w:szCs w:val="24"/>
        </w:rPr>
        <w:t>定义</w:t>
      </w:r>
      <w:del w:id="1823" w:author="Shirley Li" w:date="2018-12-07T08:15:00Z">
        <w:r w:rsidRPr="009B37C0" w:rsidDel="00AA3A99">
          <w:rPr>
            <w:rFonts w:ascii="Arial" w:eastAsia="宋体" w:hAnsi="Arial" w:cs="Arial"/>
            <w:color w:val="212121"/>
            <w:kern w:val="0"/>
            <w:sz w:val="24"/>
            <w:szCs w:val="24"/>
          </w:rPr>
          <w:delText>要素</w:delText>
        </w:r>
      </w:del>
      <w:ins w:id="1824" w:author="Shirley Li" w:date="2018-12-07T08:15:00Z">
        <w:r w:rsidR="00AA3A99">
          <w:rPr>
            <w:rFonts w:ascii="Arial" w:eastAsia="宋体" w:hAnsi="Arial" w:cs="Arial" w:hint="eastAsia"/>
            <w:color w:val="212121"/>
            <w:kern w:val="0"/>
            <w:sz w:val="24"/>
            <w:szCs w:val="24"/>
          </w:rPr>
          <w:t>特征</w:t>
        </w:r>
      </w:ins>
      <w:r w:rsidRPr="009B37C0">
        <w:rPr>
          <w:rFonts w:ascii="Arial" w:eastAsia="宋体" w:hAnsi="Arial" w:cs="Arial"/>
          <w:color w:val="212121"/>
          <w:kern w:val="0"/>
          <w:sz w:val="24"/>
          <w:szCs w:val="24"/>
        </w:rPr>
        <w:t>列，请</w:t>
      </w:r>
      <w:ins w:id="1825" w:author="Shirley Li" w:date="2018-12-07T08:15:00Z">
        <w:r w:rsidR="00AA3A99" w:rsidRPr="009B37C0">
          <w:rPr>
            <w:rFonts w:ascii="Arial" w:eastAsia="宋体" w:hAnsi="Arial" w:cs="Arial"/>
            <w:color w:val="212121"/>
            <w:kern w:val="0"/>
            <w:sz w:val="24"/>
            <w:szCs w:val="24"/>
          </w:rPr>
          <w:t>使用其中一个</w:t>
        </w:r>
      </w:ins>
      <w:del w:id="1826" w:author="Shirley Li" w:date="2018-12-07T08:15:00Z">
        <w:r w:rsidRPr="009B37C0" w:rsidDel="00AA3A99">
          <w:rPr>
            <w:rFonts w:ascii="Courier New" w:eastAsia="宋体" w:hAnsi="Courier New" w:cs="Courier New"/>
            <w:color w:val="37474F"/>
            <w:kern w:val="0"/>
            <w:sz w:val="22"/>
            <w:shd w:val="clear" w:color="auto" w:fill="F7F7F7"/>
          </w:rPr>
          <w:delText>CategoricalColumn</w:delText>
        </w:r>
        <w:r w:rsidRPr="009B37C0" w:rsidDel="00AA3A99">
          <w:rPr>
            <w:rFonts w:ascii="Arial" w:eastAsia="宋体" w:hAnsi="Arial" w:cs="Arial"/>
            <w:color w:val="212121"/>
            <w:kern w:val="0"/>
            <w:sz w:val="24"/>
            <w:szCs w:val="24"/>
          </w:rPr>
          <w:delText>使用其中一个</w:delText>
        </w:r>
      </w:del>
      <w:r w:rsidRPr="009B37C0">
        <w:rPr>
          <w:rFonts w:ascii="Courier New" w:eastAsia="宋体" w:hAnsi="Courier New" w:cs="Courier New"/>
          <w:color w:val="37474F"/>
          <w:kern w:val="0"/>
          <w:sz w:val="22"/>
          <w:shd w:val="clear" w:color="auto" w:fill="F7F7F7"/>
        </w:rPr>
        <w:t>tf.feature_column.categorical_column*</w:t>
      </w:r>
      <w:r w:rsidRPr="009B37C0">
        <w:rPr>
          <w:rFonts w:ascii="Arial" w:eastAsia="宋体" w:hAnsi="Arial" w:cs="Arial"/>
          <w:color w:val="212121"/>
          <w:kern w:val="0"/>
          <w:sz w:val="24"/>
          <w:szCs w:val="24"/>
        </w:rPr>
        <w:t>函数创建</w:t>
      </w:r>
      <w:ins w:id="1827" w:author="Shirley Li" w:date="2018-12-07T08:15:00Z">
        <w:r w:rsidR="00AA3A99" w:rsidRPr="009B37C0">
          <w:rPr>
            <w:rFonts w:ascii="Courier New" w:eastAsia="宋体" w:hAnsi="Courier New" w:cs="Courier New"/>
            <w:color w:val="37474F"/>
            <w:kern w:val="0"/>
            <w:sz w:val="22"/>
            <w:shd w:val="clear" w:color="auto" w:fill="F7F7F7"/>
          </w:rPr>
          <w:t>CategoricalColumn</w:t>
        </w:r>
      </w:ins>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如果您知道列的所有可能特征值的集合</w:t>
      </w:r>
      <w:r w:rsidRPr="009B37C0">
        <w:rPr>
          <w:rFonts w:ascii="Arial" w:eastAsia="宋体" w:hAnsi="Arial" w:cs="Arial"/>
          <w:color w:val="212121"/>
          <w:kern w:val="0"/>
          <w:sz w:val="24"/>
          <w:szCs w:val="24"/>
        </w:rPr>
        <w:t xml:space="preserve"> - </w:t>
      </w:r>
      <w:r w:rsidRPr="009B37C0">
        <w:rPr>
          <w:rFonts w:ascii="Arial" w:eastAsia="宋体" w:hAnsi="Arial" w:cs="Arial"/>
          <w:color w:val="212121"/>
          <w:kern w:val="0"/>
          <w:sz w:val="24"/>
          <w:szCs w:val="24"/>
        </w:rPr>
        <w:t>并且</w:t>
      </w:r>
      <w:ins w:id="1828" w:author="Shirley Li" w:date="2018-12-07T08:16:00Z">
        <w:r w:rsidR="0087471D">
          <w:rPr>
            <w:rFonts w:ascii="Arial" w:eastAsia="宋体" w:hAnsi="Arial" w:cs="Arial" w:hint="eastAsia"/>
            <w:color w:val="212121"/>
            <w:kern w:val="0"/>
            <w:sz w:val="24"/>
            <w:szCs w:val="24"/>
          </w:rPr>
          <w:t>集合中</w:t>
        </w:r>
      </w:ins>
      <w:r w:rsidRPr="009B37C0">
        <w:rPr>
          <w:rFonts w:ascii="Arial" w:eastAsia="宋体" w:hAnsi="Arial" w:cs="Arial"/>
          <w:color w:val="212121"/>
          <w:kern w:val="0"/>
          <w:sz w:val="24"/>
          <w:szCs w:val="24"/>
        </w:rPr>
        <w:t>只有少数特征值</w:t>
      </w:r>
      <w:r w:rsidRPr="009B37C0">
        <w:rPr>
          <w:rFonts w:ascii="Arial" w:eastAsia="宋体" w:hAnsi="Arial" w:cs="Arial"/>
          <w:color w:val="212121"/>
          <w:kern w:val="0"/>
          <w:sz w:val="24"/>
          <w:szCs w:val="24"/>
        </w:rPr>
        <w:t xml:space="preserve"> </w:t>
      </w:r>
      <w:del w:id="1829" w:author="Shirley Li" w:date="2018-12-07T08:16:00Z">
        <w:r w:rsidRPr="009B37C0" w:rsidDel="00954AF7">
          <w:rPr>
            <w:rFonts w:ascii="Arial" w:eastAsia="宋体" w:hAnsi="Arial" w:cs="Arial"/>
            <w:color w:val="212121"/>
            <w:kern w:val="0"/>
            <w:sz w:val="24"/>
            <w:szCs w:val="24"/>
          </w:rPr>
          <w:delText>-</w:delText>
        </w:r>
      </w:del>
      <w:ins w:id="1830" w:author="Shirley Li" w:date="2018-12-07T08:16:00Z">
        <w:r w:rsidR="00954AF7">
          <w:rPr>
            <w:rFonts w:ascii="Arial" w:eastAsia="宋体" w:hAnsi="Arial" w:cs="Arial"/>
            <w:color w:val="212121"/>
            <w:kern w:val="0"/>
            <w:sz w:val="24"/>
            <w:szCs w:val="24"/>
          </w:rPr>
          <w:t>–</w:t>
        </w:r>
      </w:ins>
      <w:r w:rsidRPr="009B37C0">
        <w:rPr>
          <w:rFonts w:ascii="Arial" w:eastAsia="宋体" w:hAnsi="Arial" w:cs="Arial"/>
          <w:color w:val="212121"/>
          <w:kern w:val="0"/>
          <w:sz w:val="24"/>
          <w:szCs w:val="24"/>
        </w:rPr>
        <w:t xml:space="preserve"> </w:t>
      </w:r>
      <w:ins w:id="1831" w:author="Shirley Li" w:date="2018-12-07T08:16:00Z">
        <w:r w:rsidR="00954AF7">
          <w:rPr>
            <w:rFonts w:ascii="Arial" w:eastAsia="宋体" w:hAnsi="Arial" w:cs="Arial" w:hint="eastAsia"/>
            <w:color w:val="212121"/>
            <w:kern w:val="0"/>
            <w:sz w:val="24"/>
            <w:szCs w:val="24"/>
          </w:rPr>
          <w:t>请</w:t>
        </w:r>
      </w:ins>
      <w:r w:rsidRPr="009B37C0">
        <w:rPr>
          <w:rFonts w:ascii="Arial" w:eastAsia="宋体" w:hAnsi="Arial" w:cs="Arial"/>
          <w:color w:val="212121"/>
          <w:kern w:val="0"/>
          <w:sz w:val="24"/>
          <w:szCs w:val="24"/>
        </w:rPr>
        <w:t>使用</w:t>
      </w:r>
      <w:r w:rsidRPr="009B37C0">
        <w:rPr>
          <w:rFonts w:ascii="Courier New" w:eastAsia="宋体" w:hAnsi="Courier New" w:cs="Courier New"/>
          <w:color w:val="37474F"/>
          <w:kern w:val="0"/>
          <w:sz w:val="22"/>
          <w:shd w:val="clear" w:color="auto" w:fill="F7F7F7"/>
        </w:rPr>
        <w:t>categorical_column_with_vocabulary_list</w:t>
      </w:r>
      <w:r w:rsidRPr="009B37C0">
        <w:rPr>
          <w:rFonts w:ascii="Arial" w:eastAsia="宋体" w:hAnsi="Arial" w:cs="Arial"/>
          <w:color w:val="212121"/>
          <w:kern w:val="0"/>
          <w:sz w:val="24"/>
          <w:szCs w:val="24"/>
        </w:rPr>
        <w:t>。列表中的每个键都</w:t>
      </w:r>
      <w:del w:id="1832" w:author="Shirley Li" w:date="2018-12-07T08:16:00Z">
        <w:r w:rsidRPr="009B37C0" w:rsidDel="00954AF7">
          <w:rPr>
            <w:rFonts w:ascii="Arial" w:eastAsia="宋体" w:hAnsi="Arial" w:cs="Arial" w:hint="eastAsia"/>
            <w:color w:val="212121"/>
            <w:kern w:val="0"/>
            <w:sz w:val="24"/>
            <w:szCs w:val="24"/>
          </w:rPr>
          <w:delText>从</w:delText>
        </w:r>
        <w:r w:rsidRPr="009B37C0" w:rsidDel="00954AF7">
          <w:rPr>
            <w:rFonts w:ascii="Arial" w:eastAsia="宋体" w:hAnsi="Arial" w:cs="Arial" w:hint="eastAsia"/>
            <w:color w:val="212121"/>
            <w:kern w:val="0"/>
            <w:sz w:val="24"/>
            <w:szCs w:val="24"/>
          </w:rPr>
          <w:delText>0</w:delText>
        </w:r>
        <w:r w:rsidRPr="009B37C0" w:rsidDel="00954AF7">
          <w:rPr>
            <w:rFonts w:ascii="Arial" w:eastAsia="宋体" w:hAnsi="Arial" w:cs="Arial" w:hint="eastAsia"/>
            <w:color w:val="212121"/>
            <w:kern w:val="0"/>
            <w:sz w:val="24"/>
            <w:szCs w:val="24"/>
          </w:rPr>
          <w:delText>开始</w:delText>
        </w:r>
      </w:del>
      <w:ins w:id="1833" w:author="Shirley Li" w:date="2018-12-07T08:16:00Z">
        <w:r w:rsidR="00954AF7">
          <w:rPr>
            <w:rFonts w:ascii="Arial" w:eastAsia="宋体" w:hAnsi="Arial" w:cs="Arial" w:hint="eastAsia"/>
            <w:color w:val="212121"/>
            <w:kern w:val="0"/>
            <w:sz w:val="24"/>
            <w:szCs w:val="24"/>
          </w:rPr>
          <w:t>被</w:t>
        </w:r>
      </w:ins>
      <w:r w:rsidRPr="009B37C0">
        <w:rPr>
          <w:rFonts w:ascii="Arial" w:eastAsia="宋体" w:hAnsi="Arial" w:cs="Arial"/>
          <w:color w:val="212121"/>
          <w:kern w:val="0"/>
          <w:sz w:val="24"/>
          <w:szCs w:val="24"/>
        </w:rPr>
        <w:t>分配一个自动递增的</w:t>
      </w:r>
      <w:r w:rsidRPr="009B37C0">
        <w:rPr>
          <w:rFonts w:ascii="Arial" w:eastAsia="宋体" w:hAnsi="Arial" w:cs="Arial"/>
          <w:color w:val="212121"/>
          <w:kern w:val="0"/>
          <w:sz w:val="24"/>
          <w:szCs w:val="24"/>
        </w:rPr>
        <w:t>ID</w:t>
      </w:r>
      <w:ins w:id="1834" w:author="Shirley Li" w:date="2018-12-07T08:16:00Z">
        <w:r w:rsidR="00954AF7">
          <w:rPr>
            <w:rFonts w:ascii="Arial" w:eastAsia="宋体" w:hAnsi="Arial" w:cs="Arial" w:hint="eastAsia"/>
            <w:color w:val="212121"/>
            <w:kern w:val="0"/>
            <w:sz w:val="24"/>
            <w:szCs w:val="24"/>
          </w:rPr>
          <w:t>（从</w:t>
        </w:r>
        <w:r w:rsidR="00954AF7">
          <w:rPr>
            <w:rFonts w:ascii="Arial" w:eastAsia="宋体" w:hAnsi="Arial" w:cs="Arial" w:hint="eastAsia"/>
            <w:color w:val="212121"/>
            <w:kern w:val="0"/>
            <w:sz w:val="24"/>
            <w:szCs w:val="24"/>
          </w:rPr>
          <w:t>0</w:t>
        </w:r>
        <w:r w:rsidR="00954AF7">
          <w:rPr>
            <w:rFonts w:ascii="Arial" w:eastAsia="宋体" w:hAnsi="Arial" w:cs="Arial" w:hint="eastAsia"/>
            <w:color w:val="212121"/>
            <w:kern w:val="0"/>
            <w:sz w:val="24"/>
            <w:szCs w:val="24"/>
          </w:rPr>
          <w:t>开始）</w:t>
        </w:r>
      </w:ins>
      <w:r w:rsidRPr="009B37C0">
        <w:rPr>
          <w:rFonts w:ascii="Arial" w:eastAsia="宋体" w:hAnsi="Arial" w:cs="Arial"/>
          <w:color w:val="212121"/>
          <w:kern w:val="0"/>
          <w:sz w:val="24"/>
          <w:szCs w:val="24"/>
        </w:rPr>
        <w:t>。例如，对于</w:t>
      </w:r>
      <w:r w:rsidRPr="009B37C0">
        <w:rPr>
          <w:rFonts w:ascii="Courier New" w:eastAsia="宋体" w:hAnsi="Courier New" w:cs="Courier New"/>
          <w:color w:val="37474F"/>
          <w:kern w:val="0"/>
          <w:sz w:val="22"/>
          <w:shd w:val="clear" w:color="auto" w:fill="F7F7F7"/>
        </w:rPr>
        <w:t>relationship</w:t>
      </w:r>
      <w:r w:rsidRPr="009B37C0">
        <w:rPr>
          <w:rFonts w:ascii="Arial" w:eastAsia="宋体" w:hAnsi="Arial" w:cs="Arial"/>
          <w:color w:val="212121"/>
          <w:kern w:val="0"/>
          <w:sz w:val="24"/>
          <w:szCs w:val="24"/>
        </w:rPr>
        <w:t>列，我们可以将</w:t>
      </w:r>
      <w:del w:id="1835" w:author="Shirley Li" w:date="2018-12-07T08:16:00Z">
        <w:r w:rsidRPr="009B37C0" w:rsidDel="00954AF7">
          <w:rPr>
            <w:rFonts w:ascii="Arial" w:eastAsia="宋体" w:hAnsi="Arial" w:cs="Arial"/>
            <w:color w:val="212121"/>
            <w:kern w:val="0"/>
            <w:sz w:val="24"/>
            <w:szCs w:val="24"/>
          </w:rPr>
          <w:delText>特征字符串分配给</w:delText>
        </w:r>
        <w:r w:rsidRPr="009B37C0" w:rsidDel="00954AF7">
          <w:rPr>
            <w:rFonts w:ascii="Courier New" w:eastAsia="宋体" w:hAnsi="Courier New" w:cs="Courier New"/>
            <w:color w:val="37474F"/>
            <w:kern w:val="0"/>
            <w:sz w:val="22"/>
            <w:shd w:val="clear" w:color="auto" w:fill="F7F7F7"/>
          </w:rPr>
          <w:delText>Husband</w:delText>
        </w:r>
      </w:del>
      <w:r w:rsidRPr="009B37C0">
        <w:rPr>
          <w:rFonts w:ascii="Arial" w:eastAsia="宋体" w:hAnsi="Arial" w:cs="Arial"/>
          <w:color w:val="212121"/>
          <w:kern w:val="0"/>
          <w:sz w:val="24"/>
          <w:szCs w:val="24"/>
        </w:rPr>
        <w:t>整数</w:t>
      </w:r>
      <w:r w:rsidRPr="009B37C0">
        <w:rPr>
          <w:rFonts w:ascii="Arial" w:eastAsia="宋体" w:hAnsi="Arial" w:cs="Arial"/>
          <w:color w:val="212121"/>
          <w:kern w:val="0"/>
          <w:sz w:val="24"/>
          <w:szCs w:val="24"/>
        </w:rPr>
        <w:t>ID</w:t>
      </w:r>
      <w:ins w:id="1836" w:author="Shirley Li" w:date="2018-12-07T08:16:00Z">
        <w:r w:rsidR="00954AF7" w:rsidRPr="009B37C0">
          <w:rPr>
            <w:rFonts w:ascii="Arial" w:eastAsia="宋体" w:hAnsi="Arial" w:cs="Arial"/>
            <w:color w:val="212121"/>
            <w:kern w:val="0"/>
            <w:sz w:val="24"/>
            <w:szCs w:val="24"/>
          </w:rPr>
          <w:t>0</w:t>
        </w:r>
      </w:ins>
      <w:ins w:id="1837" w:author="Shirley Li" w:date="2018-12-07T08:17:00Z">
        <w:r w:rsidR="00954AF7">
          <w:rPr>
            <w:rFonts w:ascii="Arial" w:eastAsia="宋体" w:hAnsi="Arial" w:cs="Arial" w:hint="eastAsia"/>
            <w:color w:val="212121"/>
            <w:kern w:val="0"/>
            <w:sz w:val="24"/>
            <w:szCs w:val="24"/>
          </w:rPr>
          <w:t>分配给</w:t>
        </w:r>
      </w:ins>
      <w:ins w:id="1838" w:author="Shirley Li" w:date="2018-12-07T08:16:00Z">
        <w:r w:rsidR="00954AF7" w:rsidRPr="009B37C0">
          <w:rPr>
            <w:rFonts w:ascii="Arial" w:eastAsia="宋体" w:hAnsi="Arial" w:cs="Arial"/>
            <w:color w:val="212121"/>
            <w:kern w:val="0"/>
            <w:sz w:val="24"/>
            <w:szCs w:val="24"/>
          </w:rPr>
          <w:t>特征字符串</w:t>
        </w:r>
        <w:r w:rsidR="00954AF7" w:rsidRPr="009B37C0">
          <w:rPr>
            <w:rFonts w:ascii="Courier New" w:eastAsia="宋体" w:hAnsi="Courier New" w:cs="Courier New"/>
            <w:color w:val="37474F"/>
            <w:kern w:val="0"/>
            <w:sz w:val="22"/>
            <w:shd w:val="clear" w:color="auto" w:fill="F7F7F7"/>
          </w:rPr>
          <w:t>Husband</w:t>
        </w:r>
      </w:ins>
      <w:del w:id="1839" w:author="Shirley Li" w:date="2018-12-07T08:17:00Z">
        <w:r w:rsidRPr="009B37C0" w:rsidDel="00954AF7">
          <w:rPr>
            <w:rFonts w:ascii="Arial" w:eastAsia="宋体" w:hAnsi="Arial" w:cs="Arial"/>
            <w:color w:val="212121"/>
            <w:kern w:val="0"/>
            <w:sz w:val="24"/>
            <w:szCs w:val="24"/>
          </w:rPr>
          <w:delText>为</w:delText>
        </w:r>
      </w:del>
      <w:del w:id="1840" w:author="Shirley Li" w:date="2018-12-07T08:16:00Z">
        <w:r w:rsidRPr="009B37C0" w:rsidDel="00954AF7">
          <w:rPr>
            <w:rFonts w:ascii="Arial" w:eastAsia="宋体" w:hAnsi="Arial" w:cs="Arial"/>
            <w:color w:val="212121"/>
            <w:kern w:val="0"/>
            <w:sz w:val="24"/>
            <w:szCs w:val="24"/>
          </w:rPr>
          <w:delText>0</w:delText>
        </w:r>
      </w:del>
      <w:r w:rsidRPr="009B37C0">
        <w:rPr>
          <w:rFonts w:ascii="Arial" w:eastAsia="宋体" w:hAnsi="Arial" w:cs="Arial"/>
          <w:color w:val="212121"/>
          <w:kern w:val="0"/>
          <w:sz w:val="24"/>
          <w:szCs w:val="24"/>
        </w:rPr>
        <w:t>，将</w:t>
      </w:r>
      <w:ins w:id="1841" w:author="Shirley Li" w:date="2018-12-07T08:17:00Z">
        <w:r w:rsidR="00954AF7">
          <w:rPr>
            <w:rFonts w:ascii="Arial" w:eastAsia="宋体" w:hAnsi="Arial" w:cs="Arial" w:hint="eastAsia"/>
            <w:color w:val="212121"/>
            <w:kern w:val="0"/>
            <w:sz w:val="24"/>
            <w:szCs w:val="24"/>
          </w:rPr>
          <w:t>1</w:t>
        </w:r>
        <w:r w:rsidR="00954AF7" w:rsidRPr="009B37C0">
          <w:rPr>
            <w:rFonts w:ascii="Arial" w:eastAsia="宋体" w:hAnsi="Arial" w:cs="Arial"/>
            <w:color w:val="212121"/>
            <w:kern w:val="0"/>
            <w:sz w:val="24"/>
            <w:szCs w:val="24"/>
          </w:rPr>
          <w:t>分配给</w:t>
        </w:r>
        <w:r w:rsidR="00954AF7" w:rsidRPr="009B37C0">
          <w:rPr>
            <w:rFonts w:ascii="Arial" w:eastAsia="宋体" w:hAnsi="Arial" w:cs="Arial"/>
            <w:color w:val="212121"/>
            <w:kern w:val="0"/>
            <w:sz w:val="24"/>
            <w:szCs w:val="24"/>
          </w:rPr>
          <w:t xml:space="preserve"> </w:t>
        </w:r>
      </w:ins>
      <w:r w:rsidRPr="009B37C0">
        <w:rPr>
          <w:rFonts w:ascii="Arial" w:eastAsia="宋体" w:hAnsi="Arial" w:cs="Arial"/>
          <w:color w:val="212121"/>
          <w:kern w:val="0"/>
          <w:sz w:val="24"/>
          <w:szCs w:val="24"/>
        </w:rPr>
        <w:t>“Not-in-family”</w:t>
      </w:r>
      <w:del w:id="1842" w:author="Shirley Li" w:date="2018-12-07T08:17:00Z">
        <w:r w:rsidRPr="009B37C0" w:rsidDel="00954AF7">
          <w:rPr>
            <w:rFonts w:ascii="Arial" w:eastAsia="宋体" w:hAnsi="Arial" w:cs="Arial"/>
            <w:color w:val="212121"/>
            <w:kern w:val="0"/>
            <w:sz w:val="24"/>
            <w:szCs w:val="24"/>
          </w:rPr>
          <w:delText>分配给</w:delText>
        </w:r>
        <w:r w:rsidRPr="009B37C0" w:rsidDel="00954AF7">
          <w:rPr>
            <w:rFonts w:ascii="Arial" w:eastAsia="宋体" w:hAnsi="Arial" w:cs="Arial"/>
            <w:color w:val="212121"/>
            <w:kern w:val="0"/>
            <w:sz w:val="24"/>
            <w:szCs w:val="24"/>
          </w:rPr>
          <w:delText>1</w:delText>
        </w:r>
      </w:del>
      <w:r w:rsidRPr="009B37C0">
        <w:rPr>
          <w:rFonts w:ascii="Arial" w:eastAsia="宋体" w:hAnsi="Arial" w:cs="Arial"/>
          <w:color w:val="212121"/>
          <w:kern w:val="0"/>
          <w:sz w:val="24"/>
          <w:szCs w:val="24"/>
        </w:rPr>
        <w:t>，</w:t>
      </w:r>
      <w:del w:id="1843" w:author="Shirley Li" w:date="2018-12-07T08:17:00Z">
        <w:r w:rsidRPr="009B37C0" w:rsidDel="00954AF7">
          <w:rPr>
            <w:rFonts w:ascii="Arial" w:eastAsia="宋体" w:hAnsi="Arial" w:cs="Arial" w:hint="eastAsia"/>
            <w:color w:val="212121"/>
            <w:kern w:val="0"/>
            <w:sz w:val="24"/>
            <w:szCs w:val="24"/>
          </w:rPr>
          <w:delText>等等</w:delText>
        </w:r>
      </w:del>
      <w:ins w:id="1844" w:author="Shirley Li" w:date="2018-12-07T08:17:00Z">
        <w:r w:rsidR="00954AF7">
          <w:rPr>
            <w:rFonts w:ascii="Arial" w:eastAsia="宋体" w:hAnsi="Arial" w:cs="Arial" w:hint="eastAsia"/>
            <w:color w:val="212121"/>
            <w:kern w:val="0"/>
            <w:sz w:val="24"/>
            <w:szCs w:val="24"/>
          </w:rPr>
          <w:t>以此类推</w:t>
        </w:r>
      </w:ins>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relationship = fc.categorical_column_with_vocabulary_list(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'relationship'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w:t>
      </w:r>
      <w:r w:rsidRPr="009B37C0">
        <w:rPr>
          <w:rFonts w:ascii="Courier New" w:eastAsia="宋体" w:hAnsi="Courier New" w:cs="Courier New"/>
          <w:color w:val="0D904F"/>
          <w:kern w:val="0"/>
          <w:szCs w:val="21"/>
        </w:rPr>
        <w:t>'Husband'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'Not-in-family'</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'Wife'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'Own-child'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'Unmarried'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'Other-relative'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这将从原始输入要素创建稀疏的</w:t>
      </w:r>
      <w:del w:id="1845" w:author="Shirley Li" w:date="2018-12-07T08:17:00Z">
        <w:r w:rsidRPr="009B37C0" w:rsidDel="00CA161A">
          <w:rPr>
            <w:rFonts w:ascii="Arial" w:eastAsia="宋体" w:hAnsi="Arial" w:cs="Arial" w:hint="eastAsia"/>
            <w:color w:val="212121"/>
            <w:kern w:val="0"/>
            <w:sz w:val="24"/>
            <w:szCs w:val="24"/>
          </w:rPr>
          <w:delText>单热矢量</w:delText>
        </w:r>
      </w:del>
      <w:ins w:id="1846" w:author="Shirley Li" w:date="2018-12-07T08:17:00Z">
        <w:r w:rsidR="00CA161A">
          <w:rPr>
            <w:rFonts w:ascii="Arial" w:eastAsia="宋体" w:hAnsi="Arial" w:cs="Arial" w:hint="eastAsia"/>
            <w:color w:val="212121"/>
            <w:kern w:val="0"/>
            <w:sz w:val="24"/>
            <w:szCs w:val="24"/>
          </w:rPr>
          <w:t>独热向量</w:t>
        </w:r>
      </w:ins>
      <w:r w:rsidRPr="009B37C0">
        <w:rPr>
          <w:rFonts w:ascii="Arial" w:eastAsia="宋体" w:hAnsi="Arial" w:cs="Arial"/>
          <w:color w:val="212121"/>
          <w:kern w:val="0"/>
          <w:sz w:val="24"/>
          <w:szCs w:val="24"/>
        </w:rPr>
        <w:t>。</w:t>
      </w:r>
    </w:p>
    <w:p w:rsidR="006F7728" w:rsidRPr="009B37C0" w:rsidRDefault="003C3051" w:rsidP="006F7728">
      <w:pPr>
        <w:widowControl/>
        <w:spacing w:before="240" w:after="240"/>
        <w:jc w:val="left"/>
        <w:rPr>
          <w:rFonts w:ascii="Arial" w:eastAsia="宋体" w:hAnsi="Arial" w:cs="Arial"/>
          <w:color w:val="212121"/>
          <w:kern w:val="0"/>
          <w:sz w:val="24"/>
          <w:szCs w:val="24"/>
        </w:rPr>
      </w:pPr>
      <w:ins w:id="1847" w:author="Shirley Li" w:date="2018-12-07T08:22:00Z">
        <w:r w:rsidRPr="009B37C0">
          <w:rPr>
            <w:rFonts w:ascii="Arial" w:eastAsia="宋体" w:hAnsi="Arial" w:cs="Arial"/>
            <w:color w:val="212121"/>
            <w:kern w:val="0"/>
            <w:sz w:val="24"/>
            <w:szCs w:val="24"/>
          </w:rPr>
          <w:t>我们使用的</w:t>
        </w:r>
      </w:ins>
      <w:r w:rsidR="006F7728" w:rsidRPr="009B37C0">
        <w:rPr>
          <w:rFonts w:ascii="Courier New" w:eastAsia="宋体" w:hAnsi="Courier New" w:cs="Courier New"/>
          <w:color w:val="37474F"/>
          <w:kern w:val="0"/>
          <w:sz w:val="22"/>
          <w:shd w:val="clear" w:color="auto" w:fill="F7F7F7"/>
        </w:rPr>
        <w:t>input_layer</w:t>
      </w:r>
      <w:del w:id="1848" w:author="Shirley Li" w:date="2018-12-07T08:22:00Z">
        <w:r w:rsidR="006F7728" w:rsidRPr="009B37C0" w:rsidDel="003C3051">
          <w:rPr>
            <w:rFonts w:ascii="Arial" w:eastAsia="宋体" w:hAnsi="Arial" w:cs="Arial"/>
            <w:color w:val="212121"/>
            <w:kern w:val="0"/>
            <w:sz w:val="24"/>
            <w:szCs w:val="24"/>
          </w:rPr>
          <w:delText>我们使用的</w:delText>
        </w:r>
      </w:del>
      <w:ins w:id="1849" w:author="Shirley Li" w:date="2018-12-07T08:23:00Z">
        <w:r>
          <w:rPr>
            <w:rFonts w:ascii="Arial" w:eastAsia="宋体" w:hAnsi="Arial" w:cs="Arial" w:hint="eastAsia"/>
            <w:color w:val="212121"/>
            <w:kern w:val="0"/>
            <w:sz w:val="24"/>
            <w:szCs w:val="24"/>
          </w:rPr>
          <w:t>函数</w:t>
        </w:r>
      </w:ins>
      <w:del w:id="1850" w:author="Shirley Li" w:date="2018-12-07T08:23:00Z">
        <w:r w:rsidR="006F7728" w:rsidRPr="009B37C0" w:rsidDel="003C3051">
          <w:rPr>
            <w:rFonts w:ascii="Arial" w:eastAsia="宋体" w:hAnsi="Arial" w:cs="Arial"/>
            <w:color w:val="212121"/>
            <w:kern w:val="0"/>
            <w:sz w:val="24"/>
            <w:szCs w:val="24"/>
          </w:rPr>
          <w:delText>功能</w:delText>
        </w:r>
      </w:del>
      <w:r w:rsidR="006F7728" w:rsidRPr="009B37C0">
        <w:rPr>
          <w:rFonts w:ascii="Arial" w:eastAsia="宋体" w:hAnsi="Arial" w:cs="Arial"/>
          <w:color w:val="212121"/>
          <w:kern w:val="0"/>
          <w:sz w:val="24"/>
          <w:szCs w:val="24"/>
        </w:rPr>
        <w:t>是为</w:t>
      </w:r>
      <w:r w:rsidR="006F7728" w:rsidRPr="009B37C0">
        <w:rPr>
          <w:rFonts w:ascii="Arial" w:eastAsia="宋体" w:hAnsi="Arial" w:cs="Arial"/>
          <w:color w:val="212121"/>
          <w:kern w:val="0"/>
          <w:sz w:val="24"/>
          <w:szCs w:val="24"/>
        </w:rPr>
        <w:t>DNN</w:t>
      </w:r>
      <w:r w:rsidR="006F7728" w:rsidRPr="009B37C0">
        <w:rPr>
          <w:rFonts w:ascii="Arial" w:eastAsia="宋体" w:hAnsi="Arial" w:cs="Arial"/>
          <w:color w:val="212121"/>
          <w:kern w:val="0"/>
          <w:sz w:val="24"/>
          <w:szCs w:val="24"/>
        </w:rPr>
        <w:t>模型设计的，</w:t>
      </w:r>
      <w:del w:id="1851" w:author="Shirley Li" w:date="2018-12-07T08:23:00Z">
        <w:r w:rsidR="006F7728" w:rsidRPr="009B37C0" w:rsidDel="008E28C8">
          <w:rPr>
            <w:rFonts w:ascii="Arial" w:eastAsia="宋体" w:hAnsi="Arial" w:cs="Arial" w:hint="eastAsia"/>
            <w:color w:val="212121"/>
            <w:kern w:val="0"/>
            <w:sz w:val="24"/>
            <w:szCs w:val="24"/>
          </w:rPr>
          <w:delText>并且需要</w:delText>
        </w:r>
      </w:del>
      <w:ins w:id="1852" w:author="Shirley Li" w:date="2018-12-07T08:23:00Z">
        <w:r w:rsidR="008E28C8">
          <w:rPr>
            <w:rFonts w:ascii="Arial" w:eastAsia="宋体" w:hAnsi="Arial" w:cs="Arial" w:hint="eastAsia"/>
            <w:color w:val="212121"/>
            <w:kern w:val="0"/>
            <w:sz w:val="24"/>
            <w:szCs w:val="24"/>
          </w:rPr>
          <w:t>要求提供</w:t>
        </w:r>
      </w:ins>
      <w:r w:rsidR="006F7728" w:rsidRPr="009B37C0">
        <w:rPr>
          <w:rFonts w:ascii="Arial" w:eastAsia="宋体" w:hAnsi="Arial" w:cs="Arial"/>
          <w:color w:val="212121"/>
          <w:kern w:val="0"/>
          <w:sz w:val="24"/>
          <w:szCs w:val="24"/>
        </w:rPr>
        <w:t>密集</w:t>
      </w:r>
      <w:del w:id="1853" w:author="Shirley Li" w:date="2018-12-07T08:23:00Z">
        <w:r w:rsidR="006F7728" w:rsidRPr="009B37C0" w:rsidDel="008E28C8">
          <w:rPr>
            <w:rFonts w:ascii="Arial" w:eastAsia="宋体" w:hAnsi="Arial" w:cs="Arial"/>
            <w:color w:val="212121"/>
            <w:kern w:val="0"/>
            <w:sz w:val="24"/>
            <w:szCs w:val="24"/>
          </w:rPr>
          <w:delText>的</w:delText>
        </w:r>
      </w:del>
      <w:r w:rsidR="006F7728" w:rsidRPr="009B37C0">
        <w:rPr>
          <w:rFonts w:ascii="Arial" w:eastAsia="宋体" w:hAnsi="Arial" w:cs="Arial"/>
          <w:color w:val="212121"/>
          <w:kern w:val="0"/>
          <w:sz w:val="24"/>
          <w:szCs w:val="24"/>
        </w:rPr>
        <w:t>输入。为了演示</w:t>
      </w:r>
      <w:ins w:id="1854" w:author="Shirley Li" w:date="2018-12-07T08:23:00Z">
        <w:r w:rsidR="008E28C8">
          <w:rPr>
            <w:rFonts w:ascii="Arial" w:eastAsia="宋体" w:hAnsi="Arial" w:cs="Arial" w:hint="eastAsia"/>
            <w:color w:val="212121"/>
            <w:kern w:val="0"/>
            <w:sz w:val="24"/>
            <w:szCs w:val="24"/>
          </w:rPr>
          <w:t>类别</w:t>
        </w:r>
      </w:ins>
      <w:del w:id="1855" w:author="Shirley Li" w:date="2018-12-07T08:23:00Z">
        <w:r w:rsidR="006F7728" w:rsidRPr="009B37C0" w:rsidDel="008E28C8">
          <w:rPr>
            <w:rFonts w:ascii="Arial" w:eastAsia="宋体" w:hAnsi="Arial" w:cs="Arial"/>
            <w:color w:val="212121"/>
            <w:kern w:val="0"/>
            <w:sz w:val="24"/>
            <w:szCs w:val="24"/>
          </w:rPr>
          <w:delText>分类</w:delText>
        </w:r>
      </w:del>
      <w:r w:rsidR="006F7728" w:rsidRPr="009B37C0">
        <w:rPr>
          <w:rFonts w:ascii="Arial" w:eastAsia="宋体" w:hAnsi="Arial" w:cs="Arial"/>
          <w:color w:val="212121"/>
          <w:kern w:val="0"/>
          <w:sz w:val="24"/>
          <w:szCs w:val="24"/>
        </w:rPr>
        <w:t>列，我们必须将其</w:t>
      </w:r>
      <w:del w:id="1856" w:author="Shirley Li" w:date="2018-12-07T08:23:00Z">
        <w:r w:rsidR="006F7728" w:rsidRPr="009B37C0" w:rsidDel="008E28C8">
          <w:rPr>
            <w:rFonts w:ascii="Arial" w:eastAsia="宋体" w:hAnsi="Arial" w:cs="Arial" w:hint="eastAsia"/>
            <w:color w:val="212121"/>
            <w:kern w:val="0"/>
            <w:sz w:val="24"/>
            <w:szCs w:val="24"/>
          </w:rPr>
          <w:delText>包装</w:delText>
        </w:r>
      </w:del>
      <w:ins w:id="1857" w:author="Shirley Li" w:date="2018-12-07T08:23:00Z">
        <w:r w:rsidR="008E28C8">
          <w:rPr>
            <w:rFonts w:ascii="Arial" w:eastAsia="宋体" w:hAnsi="Arial" w:cs="Arial" w:hint="eastAsia"/>
            <w:color w:val="212121"/>
            <w:kern w:val="0"/>
            <w:sz w:val="24"/>
            <w:szCs w:val="24"/>
          </w:rPr>
          <w:t>封装</w:t>
        </w:r>
      </w:ins>
      <w:r w:rsidR="006F7728" w:rsidRPr="009B37C0">
        <w:rPr>
          <w:rFonts w:ascii="Arial" w:eastAsia="宋体" w:hAnsi="Arial" w:cs="Arial"/>
          <w:color w:val="212121"/>
          <w:kern w:val="0"/>
          <w:sz w:val="24"/>
          <w:szCs w:val="24"/>
        </w:rPr>
        <w:t>在</w:t>
      </w:r>
      <w:del w:id="1858" w:author="Shirley Li" w:date="2018-12-07T08:23:00Z">
        <w:r w:rsidR="006F7728" w:rsidRPr="009B37C0" w:rsidDel="008E28C8">
          <w:rPr>
            <w:rFonts w:ascii="Arial" w:eastAsia="宋体" w:hAnsi="Arial" w:cs="Arial"/>
            <w:color w:val="212121"/>
            <w:kern w:val="0"/>
            <w:sz w:val="24"/>
            <w:szCs w:val="24"/>
          </w:rPr>
          <w:delText>一个</w:delText>
        </w:r>
      </w:del>
      <w:hyperlink r:id="rId170" w:history="1">
        <w:r w:rsidR="006F7728" w:rsidRPr="009B37C0">
          <w:rPr>
            <w:rFonts w:ascii="Courier New" w:eastAsia="宋体" w:hAnsi="Courier New" w:cs="Courier New"/>
            <w:color w:val="039BE5"/>
            <w:kern w:val="0"/>
            <w:sz w:val="22"/>
            <w:shd w:val="clear" w:color="auto" w:fill="F7F7F7"/>
          </w:rPr>
          <w:t>tf.feature_column.indicator_column</w:t>
        </w:r>
      </w:hyperlink>
      <w:r w:rsidR="006F7728" w:rsidRPr="009B37C0">
        <w:rPr>
          <w:rFonts w:ascii="Arial" w:eastAsia="宋体" w:hAnsi="Arial" w:cs="Arial"/>
          <w:color w:val="212121"/>
          <w:kern w:val="0"/>
          <w:sz w:val="24"/>
          <w:szCs w:val="24"/>
        </w:rPr>
        <w:t>以创建密集的</w:t>
      </w:r>
      <w:ins w:id="1859" w:author="Shirley Li" w:date="2018-12-07T08:23:00Z">
        <w:r w:rsidR="008E28C8">
          <w:rPr>
            <w:rFonts w:ascii="Arial" w:eastAsia="宋体" w:hAnsi="Arial" w:cs="Arial" w:hint="eastAsia"/>
            <w:color w:val="212121"/>
            <w:kern w:val="0"/>
            <w:sz w:val="24"/>
            <w:szCs w:val="24"/>
          </w:rPr>
          <w:t>独热</w:t>
        </w:r>
      </w:ins>
      <w:del w:id="1860" w:author="Shirley Li" w:date="2018-12-07T08:23:00Z">
        <w:r w:rsidR="006F7728" w:rsidRPr="009B37C0" w:rsidDel="008E28C8">
          <w:rPr>
            <w:rFonts w:ascii="Arial" w:eastAsia="宋体" w:hAnsi="Arial" w:cs="Arial"/>
            <w:color w:val="212121"/>
            <w:kern w:val="0"/>
            <w:sz w:val="24"/>
            <w:szCs w:val="24"/>
          </w:rPr>
          <w:delText>单热</w:delText>
        </w:r>
      </w:del>
      <w:r w:rsidR="006F7728" w:rsidRPr="009B37C0">
        <w:rPr>
          <w:rFonts w:ascii="Arial" w:eastAsia="宋体" w:hAnsi="Arial" w:cs="Arial"/>
          <w:color w:val="212121"/>
          <w:kern w:val="0"/>
          <w:sz w:val="24"/>
          <w:szCs w:val="24"/>
        </w:rPr>
        <w:t>输出（线性</w:t>
      </w:r>
      <w:r w:rsidR="006F7728" w:rsidRPr="009B37C0">
        <w:rPr>
          <w:rFonts w:ascii="Courier New" w:eastAsia="宋体" w:hAnsi="Courier New" w:cs="Courier New"/>
          <w:color w:val="37474F"/>
          <w:kern w:val="0"/>
          <w:sz w:val="22"/>
          <w:shd w:val="clear" w:color="auto" w:fill="F7F7F7"/>
        </w:rPr>
        <w:t>Estimators</w:t>
      </w:r>
      <w:r w:rsidR="006F7728" w:rsidRPr="009B37C0">
        <w:rPr>
          <w:rFonts w:ascii="Arial" w:eastAsia="宋体" w:hAnsi="Arial" w:cs="Arial"/>
          <w:color w:val="212121"/>
          <w:kern w:val="0"/>
          <w:sz w:val="24"/>
          <w:szCs w:val="24"/>
        </w:rPr>
        <w:t>通常可以跳过此密集步骤）。</w:t>
      </w:r>
    </w:p>
    <w:p w:rsidR="006F7728" w:rsidRPr="009B37C0" w:rsidRDefault="006F7728" w:rsidP="006F7728">
      <w:pPr>
        <w:widowControl/>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lastRenderedPageBreak/>
        <w:t>注意：</w:t>
      </w:r>
      <w:del w:id="1861" w:author="Shirley Li" w:date="2018-12-07T08:23:00Z">
        <w:r w:rsidRPr="009B37C0" w:rsidDel="008E28C8">
          <w:rPr>
            <w:rFonts w:ascii="Arial" w:eastAsia="宋体" w:hAnsi="Arial" w:cs="Arial" w:hint="eastAsia"/>
            <w:color w:val="212121"/>
            <w:kern w:val="0"/>
            <w:sz w:val="24"/>
            <w:szCs w:val="24"/>
          </w:rPr>
          <w:delText>另一个</w:delText>
        </w:r>
      </w:del>
      <w:ins w:id="1862" w:author="Shirley Li" w:date="2018-12-07T08:23:00Z">
        <w:r w:rsidR="008E28C8">
          <w:rPr>
            <w:rFonts w:ascii="Arial" w:eastAsia="宋体" w:hAnsi="Arial" w:cs="Arial" w:hint="eastAsia"/>
            <w:color w:val="212121"/>
            <w:kern w:val="0"/>
            <w:sz w:val="24"/>
            <w:szCs w:val="24"/>
          </w:rPr>
          <w:t>还有一种</w:t>
        </w:r>
      </w:ins>
      <w:r w:rsidRPr="009B37C0">
        <w:rPr>
          <w:rFonts w:ascii="Arial" w:eastAsia="宋体" w:hAnsi="Arial" w:cs="Arial"/>
          <w:color w:val="212121"/>
          <w:kern w:val="0"/>
          <w:sz w:val="24"/>
          <w:szCs w:val="24"/>
        </w:rPr>
        <w:t>稀疏到密集的</w:t>
      </w:r>
      <w:ins w:id="1863" w:author="Shirley Li" w:date="2018-12-07T08:23:00Z">
        <w:r w:rsidR="008E28C8">
          <w:rPr>
            <w:rFonts w:ascii="Arial" w:eastAsia="宋体" w:hAnsi="Arial" w:cs="Arial" w:hint="eastAsia"/>
            <w:color w:val="212121"/>
            <w:kern w:val="0"/>
            <w:sz w:val="24"/>
            <w:szCs w:val="24"/>
          </w:rPr>
          <w:t>函数</w:t>
        </w:r>
      </w:ins>
      <w:del w:id="1864" w:author="Shirley Li" w:date="2018-12-07T08:23:00Z">
        <w:r w:rsidRPr="009B37C0" w:rsidDel="008E28C8">
          <w:rPr>
            <w:rFonts w:ascii="Arial" w:eastAsia="宋体" w:hAnsi="Arial" w:cs="Arial"/>
            <w:color w:val="212121"/>
            <w:kern w:val="0"/>
            <w:sz w:val="24"/>
            <w:szCs w:val="24"/>
          </w:rPr>
          <w:delText>选项</w:delText>
        </w:r>
      </w:del>
      <w:r w:rsidRPr="009B37C0">
        <w:rPr>
          <w:rFonts w:ascii="Arial" w:eastAsia="宋体" w:hAnsi="Arial" w:cs="Arial"/>
          <w:color w:val="212121"/>
          <w:kern w:val="0"/>
          <w:sz w:val="24"/>
          <w:szCs w:val="24"/>
        </w:rPr>
        <w:t>是</w:t>
      </w:r>
      <w:hyperlink r:id="rId171" w:history="1">
        <w:r w:rsidRPr="009B37C0">
          <w:rPr>
            <w:rFonts w:ascii="Courier New" w:eastAsia="宋体" w:hAnsi="Courier New" w:cs="Courier New"/>
            <w:b/>
            <w:bCs/>
            <w:color w:val="0288D1"/>
            <w:kern w:val="0"/>
            <w:sz w:val="19"/>
            <w:szCs w:val="19"/>
            <w:shd w:val="clear" w:color="auto" w:fill="E1F5FE"/>
          </w:rPr>
          <w:t>tf.feature_column.embedding_column</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运行</w:t>
      </w:r>
      <w:del w:id="1865" w:author="Shirley Li" w:date="2018-12-07T08:24:00Z">
        <w:r w:rsidRPr="009B37C0" w:rsidDel="008E28C8">
          <w:rPr>
            <w:rFonts w:ascii="Arial" w:eastAsia="宋体" w:hAnsi="Arial" w:cs="Arial"/>
            <w:color w:val="212121"/>
            <w:kern w:val="0"/>
            <w:sz w:val="24"/>
            <w:szCs w:val="24"/>
          </w:rPr>
          <w:delText>输入层，</w:delText>
        </w:r>
      </w:del>
      <w:r w:rsidRPr="009B37C0">
        <w:rPr>
          <w:rFonts w:ascii="Arial" w:eastAsia="宋体" w:hAnsi="Arial" w:cs="Arial"/>
          <w:color w:val="212121"/>
          <w:kern w:val="0"/>
          <w:sz w:val="24"/>
          <w:szCs w:val="24"/>
        </w:rPr>
        <w:t>使用</w:t>
      </w:r>
      <w:r w:rsidRPr="009B37C0">
        <w:rPr>
          <w:rFonts w:ascii="Courier New" w:eastAsia="宋体" w:hAnsi="Courier New" w:cs="Courier New"/>
          <w:color w:val="37474F"/>
          <w:kern w:val="0"/>
          <w:sz w:val="22"/>
          <w:shd w:val="clear" w:color="auto" w:fill="F7F7F7"/>
        </w:rPr>
        <w:t>age</w:t>
      </w:r>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t>relationship</w:t>
      </w:r>
      <w:proofErr w:type="gramStart"/>
      <w:r w:rsidRPr="009B37C0">
        <w:rPr>
          <w:rFonts w:ascii="Arial" w:eastAsia="宋体" w:hAnsi="Arial" w:cs="Arial"/>
          <w:color w:val="212121"/>
          <w:kern w:val="0"/>
          <w:sz w:val="24"/>
          <w:szCs w:val="24"/>
        </w:rPr>
        <w:t>列</w:t>
      </w:r>
      <w:ins w:id="1866" w:author="Shirley Li" w:date="2018-12-07T08:24:00Z">
        <w:r w:rsidR="008E28C8">
          <w:rPr>
            <w:rFonts w:ascii="Arial" w:eastAsia="宋体" w:hAnsi="Arial" w:cs="Arial" w:hint="eastAsia"/>
            <w:color w:val="212121"/>
            <w:kern w:val="0"/>
            <w:sz w:val="24"/>
            <w:szCs w:val="24"/>
          </w:rPr>
          <w:t>进行</w:t>
        </w:r>
      </w:ins>
      <w:proofErr w:type="gramEnd"/>
      <w:r w:rsidRPr="009B37C0">
        <w:rPr>
          <w:rFonts w:ascii="Arial" w:eastAsia="宋体" w:hAnsi="Arial" w:cs="Arial"/>
          <w:color w:val="212121"/>
          <w:kern w:val="0"/>
          <w:sz w:val="24"/>
          <w:szCs w:val="24"/>
        </w:rPr>
        <w:t>配置</w:t>
      </w:r>
      <w:ins w:id="1867" w:author="Shirley Li" w:date="2018-12-07T08:24:00Z">
        <w:r w:rsidR="008E28C8">
          <w:rPr>
            <w:rFonts w:ascii="Arial" w:eastAsia="宋体" w:hAnsi="Arial" w:cs="Arial" w:hint="eastAsia"/>
            <w:color w:val="212121"/>
            <w:kern w:val="0"/>
            <w:sz w:val="24"/>
            <w:szCs w:val="24"/>
          </w:rPr>
          <w:t>的输入层</w:t>
        </w:r>
      </w:ins>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roofErr w:type="gramStart"/>
      <w:r w:rsidRPr="009B37C0">
        <w:rPr>
          <w:rFonts w:ascii="Courier New" w:eastAsia="宋体" w:hAnsi="Courier New" w:cs="Courier New"/>
          <w:color w:val="37474F"/>
          <w:kern w:val="0"/>
          <w:szCs w:val="21"/>
        </w:rPr>
        <w:t>fc.input</w:t>
      </w:r>
      <w:proofErr w:type="gramEnd"/>
      <w:r w:rsidRPr="009B37C0">
        <w:rPr>
          <w:rFonts w:ascii="Courier New" w:eastAsia="宋体" w:hAnsi="Courier New" w:cs="Courier New"/>
          <w:color w:val="37474F"/>
          <w:kern w:val="0"/>
          <w:szCs w:val="21"/>
        </w:rPr>
        <w:t>_layer(feature_batch, [age, fc.indicator_column(relationship)])</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如果我们事先不知道可能</w:t>
      </w:r>
      <w:del w:id="1868" w:author="Shirley Li" w:date="2018-12-07T08:24:00Z">
        <w:r w:rsidRPr="009B37C0" w:rsidDel="008E28C8">
          <w:rPr>
            <w:rFonts w:ascii="Arial" w:eastAsia="宋体" w:hAnsi="Arial" w:cs="Arial"/>
            <w:color w:val="212121"/>
            <w:kern w:val="0"/>
            <w:sz w:val="24"/>
            <w:szCs w:val="24"/>
          </w:rPr>
          <w:delText>的</w:delText>
        </w:r>
      </w:del>
      <w:r w:rsidRPr="009B37C0">
        <w:rPr>
          <w:rFonts w:ascii="Arial" w:eastAsia="宋体" w:hAnsi="Arial" w:cs="Arial"/>
          <w:color w:val="212121"/>
          <w:kern w:val="0"/>
          <w:sz w:val="24"/>
          <w:szCs w:val="24"/>
        </w:rPr>
        <w:t>值集，请使用</w:t>
      </w:r>
      <w:r w:rsidRPr="009B37C0">
        <w:rPr>
          <w:rFonts w:ascii="Courier New" w:eastAsia="宋体" w:hAnsi="Courier New" w:cs="Courier New"/>
          <w:color w:val="37474F"/>
          <w:kern w:val="0"/>
          <w:sz w:val="22"/>
          <w:shd w:val="clear" w:color="auto" w:fill="F7F7F7"/>
        </w:rPr>
        <w:t>categorical_column_with_hash_bucket</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occupation = </w:t>
      </w:r>
      <w:proofErr w:type="gramStart"/>
      <w:r w:rsidRPr="009B37C0">
        <w:rPr>
          <w:rFonts w:ascii="Courier New" w:eastAsia="宋体" w:hAnsi="Courier New" w:cs="Courier New"/>
          <w:color w:val="37474F"/>
          <w:kern w:val="0"/>
          <w:szCs w:val="21"/>
        </w:rPr>
        <w:t>tf.feature</w:t>
      </w:r>
      <w:proofErr w:type="gramEnd"/>
      <w:r w:rsidRPr="009B37C0">
        <w:rPr>
          <w:rFonts w:ascii="Courier New" w:eastAsia="宋体" w:hAnsi="Courier New" w:cs="Courier New"/>
          <w:color w:val="37474F"/>
          <w:kern w:val="0"/>
          <w:szCs w:val="21"/>
        </w:rPr>
        <w:t>_column.categorical_column_with_hash_bucket(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在这里，</w:t>
      </w:r>
      <w:ins w:id="1869" w:author="Shirley Li" w:date="2018-12-07T08:26:00Z">
        <w:r w:rsidR="008E28C8" w:rsidRPr="009B37C0">
          <w:rPr>
            <w:rFonts w:ascii="Arial" w:eastAsia="宋体" w:hAnsi="Arial" w:cs="Arial"/>
            <w:color w:val="212121"/>
            <w:kern w:val="0"/>
            <w:sz w:val="24"/>
            <w:szCs w:val="24"/>
          </w:rPr>
          <w:t>我们在训练中</w:t>
        </w:r>
        <w:r w:rsidR="008E28C8">
          <w:rPr>
            <w:rFonts w:ascii="Arial" w:eastAsia="宋体" w:hAnsi="Arial" w:cs="Arial" w:hint="eastAsia"/>
            <w:color w:val="212121"/>
            <w:kern w:val="0"/>
            <w:sz w:val="24"/>
            <w:szCs w:val="24"/>
          </w:rPr>
          <w:t>看到的特征列</w:t>
        </w:r>
      </w:ins>
      <w:r w:rsidRPr="009B37C0">
        <w:rPr>
          <w:rFonts w:ascii="Courier New" w:eastAsia="宋体" w:hAnsi="Courier New" w:cs="Courier New"/>
          <w:color w:val="37474F"/>
          <w:kern w:val="0"/>
          <w:sz w:val="22"/>
          <w:shd w:val="clear" w:color="auto" w:fill="F7F7F7"/>
        </w:rPr>
        <w:t>occupation</w:t>
      </w:r>
      <w:del w:id="1870" w:author="Shirley Li" w:date="2018-12-07T08:26:00Z">
        <w:r w:rsidRPr="009B37C0" w:rsidDel="008E28C8">
          <w:rPr>
            <w:rFonts w:ascii="Arial" w:eastAsia="宋体" w:hAnsi="Arial" w:cs="Arial"/>
            <w:color w:val="212121"/>
            <w:kern w:val="0"/>
            <w:sz w:val="24"/>
            <w:szCs w:val="24"/>
          </w:rPr>
          <w:delText>我们在训练中遇到它们时，将特征列</w:delText>
        </w:r>
      </w:del>
      <w:r w:rsidRPr="009B37C0">
        <w:rPr>
          <w:rFonts w:ascii="Arial" w:eastAsia="宋体" w:hAnsi="Arial" w:cs="Arial"/>
          <w:color w:val="212121"/>
          <w:kern w:val="0"/>
          <w:sz w:val="24"/>
          <w:szCs w:val="24"/>
        </w:rPr>
        <w:t>中的每个可能值</w:t>
      </w:r>
      <w:ins w:id="1871" w:author="Shirley Li" w:date="2018-12-07T08:27:00Z">
        <w:r w:rsidR="008E28C8">
          <w:rPr>
            <w:rFonts w:ascii="Arial" w:eastAsia="宋体" w:hAnsi="Arial" w:cs="Arial" w:hint="eastAsia"/>
            <w:color w:val="212121"/>
            <w:kern w:val="0"/>
            <w:sz w:val="24"/>
            <w:szCs w:val="24"/>
          </w:rPr>
          <w:t>都已经过哈希处理变</w:t>
        </w:r>
      </w:ins>
      <w:del w:id="1872" w:author="Shirley Li" w:date="2018-12-07T08:27:00Z">
        <w:r w:rsidRPr="009B37C0" w:rsidDel="008E28C8">
          <w:rPr>
            <w:rFonts w:ascii="Arial" w:eastAsia="宋体" w:hAnsi="Arial" w:cs="Arial"/>
            <w:color w:val="212121"/>
            <w:kern w:val="0"/>
            <w:sz w:val="24"/>
            <w:szCs w:val="24"/>
          </w:rPr>
          <w:delText>散列</w:delText>
        </w:r>
      </w:del>
      <w:r w:rsidRPr="009B37C0">
        <w:rPr>
          <w:rFonts w:ascii="Arial" w:eastAsia="宋体" w:hAnsi="Arial" w:cs="Arial"/>
          <w:color w:val="212121"/>
          <w:kern w:val="0"/>
          <w:sz w:val="24"/>
          <w:szCs w:val="24"/>
        </w:rPr>
        <w:t>为整数</w:t>
      </w:r>
      <w:r w:rsidRPr="009B37C0">
        <w:rPr>
          <w:rFonts w:ascii="Arial" w:eastAsia="宋体" w:hAnsi="Arial" w:cs="Arial"/>
          <w:color w:val="212121"/>
          <w:kern w:val="0"/>
          <w:sz w:val="24"/>
          <w:szCs w:val="24"/>
        </w:rPr>
        <w:t>ID</w:t>
      </w:r>
      <w:r w:rsidRPr="009B37C0">
        <w:rPr>
          <w:rFonts w:ascii="Arial" w:eastAsia="宋体" w:hAnsi="Arial" w:cs="Arial"/>
          <w:color w:val="212121"/>
          <w:kern w:val="0"/>
          <w:sz w:val="24"/>
          <w:szCs w:val="24"/>
        </w:rPr>
        <w:t>。</w:t>
      </w:r>
      <w:ins w:id="1873" w:author="Shirley Li" w:date="2018-12-07T08:27:00Z">
        <w:r w:rsidR="008E28C8">
          <w:rPr>
            <w:rFonts w:ascii="Arial" w:eastAsia="宋体" w:hAnsi="Arial" w:cs="Arial" w:hint="eastAsia"/>
            <w:color w:val="212121"/>
            <w:kern w:val="0"/>
            <w:sz w:val="24"/>
            <w:szCs w:val="24"/>
          </w:rPr>
          <w:t>以下</w:t>
        </w:r>
      </w:ins>
      <w:r w:rsidRPr="009B37C0">
        <w:rPr>
          <w:rFonts w:ascii="Arial" w:eastAsia="宋体" w:hAnsi="Arial" w:cs="Arial"/>
          <w:color w:val="212121"/>
          <w:kern w:val="0"/>
          <w:sz w:val="24"/>
          <w:szCs w:val="24"/>
        </w:rPr>
        <w:t>示例</w:t>
      </w:r>
      <w:ins w:id="1874" w:author="Shirley Li" w:date="2018-12-07T08:27:00Z">
        <w:r w:rsidR="00F726C8">
          <w:rPr>
            <w:rFonts w:ascii="Arial" w:eastAsia="宋体" w:hAnsi="Arial" w:cs="Arial" w:hint="eastAsia"/>
            <w:color w:val="212121"/>
            <w:kern w:val="0"/>
            <w:sz w:val="24"/>
            <w:szCs w:val="24"/>
          </w:rPr>
          <w:t>包含</w:t>
        </w:r>
      </w:ins>
      <w:del w:id="1875" w:author="Shirley Li" w:date="2018-12-07T08:27:00Z">
        <w:r w:rsidRPr="009B37C0" w:rsidDel="00F726C8">
          <w:rPr>
            <w:rFonts w:ascii="Arial" w:eastAsia="宋体" w:hAnsi="Arial" w:cs="Arial"/>
            <w:color w:val="212121"/>
            <w:kern w:val="0"/>
            <w:sz w:val="24"/>
            <w:szCs w:val="24"/>
          </w:rPr>
          <w:delText>批处理有</w:delText>
        </w:r>
      </w:del>
      <w:r w:rsidRPr="009B37C0">
        <w:rPr>
          <w:rFonts w:ascii="Arial" w:eastAsia="宋体" w:hAnsi="Arial" w:cs="Arial"/>
          <w:color w:val="212121"/>
          <w:kern w:val="0"/>
          <w:sz w:val="24"/>
          <w:szCs w:val="24"/>
        </w:rPr>
        <w:t>几个不同的职业：</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item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feature_batch[</w:t>
      </w:r>
      <w:r w:rsidRPr="009B37C0">
        <w:rPr>
          <w:rFonts w:ascii="Courier New" w:eastAsia="宋体" w:hAnsi="Courier New" w:cs="Courier New"/>
          <w:color w:val="0D904F"/>
          <w:kern w:val="0"/>
          <w:szCs w:val="21"/>
        </w:rPr>
        <w:t>'occupation'</w:t>
      </w:r>
      <w:proofErr w:type="gramStart"/>
      <w:r w:rsidRPr="009B37C0">
        <w:rPr>
          <w:rFonts w:ascii="Courier New" w:eastAsia="宋体" w:hAnsi="Courier New" w:cs="Courier New"/>
          <w:color w:val="37474F"/>
          <w:kern w:val="0"/>
          <w:szCs w:val="21"/>
        </w:rPr>
        <w:t>].numpy</w:t>
      </w:r>
      <w:proofErr w:type="gramEnd"/>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(item.decode())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教授专科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机运</w:t>
      </w:r>
      <w:r w:rsidRPr="009B37C0">
        <w:rPr>
          <w:rFonts w:ascii="Courier New" w:eastAsia="宋体" w:hAnsi="Courier New" w:cs="Courier New"/>
          <w:color w:val="37474F"/>
          <w:kern w:val="0"/>
          <w:szCs w:val="21"/>
        </w:rPr>
        <w:t>inspct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教授专科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教授专科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教授专科</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农牧渔业</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农牧渔业</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机运</w:t>
      </w:r>
      <w:r w:rsidRPr="009B37C0">
        <w:rPr>
          <w:rFonts w:ascii="Courier New" w:eastAsia="宋体" w:hAnsi="Courier New" w:cs="Courier New"/>
          <w:color w:val="37474F"/>
          <w:kern w:val="0"/>
          <w:szCs w:val="21"/>
        </w:rPr>
        <w:t>inspct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保护</w:t>
      </w:r>
      <w:r w:rsidRPr="009B37C0">
        <w:rPr>
          <w:rFonts w:ascii="Courier New" w:eastAsia="宋体" w:hAnsi="Courier New" w:cs="Courier New"/>
          <w:color w:val="37474F"/>
          <w:kern w:val="0"/>
          <w:szCs w:val="21"/>
        </w:rPr>
        <w:t>-SERV</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如果我们</w:t>
      </w:r>
      <w:ins w:id="1876" w:author="Shirley Li" w:date="2018-12-07T08:27:00Z">
        <w:r w:rsidR="005042E3" w:rsidRPr="009B37C0">
          <w:rPr>
            <w:rFonts w:ascii="Arial" w:eastAsia="宋体" w:hAnsi="Arial" w:cs="Arial"/>
            <w:color w:val="212121"/>
            <w:kern w:val="0"/>
            <w:sz w:val="24"/>
            <w:szCs w:val="24"/>
          </w:rPr>
          <w:t>使用</w:t>
        </w:r>
        <w:r w:rsidR="005042E3">
          <w:rPr>
            <w:rFonts w:ascii="Arial" w:eastAsia="宋体" w:hAnsi="Arial" w:cs="Arial" w:hint="eastAsia"/>
            <w:color w:val="212121"/>
            <w:kern w:val="0"/>
            <w:sz w:val="24"/>
            <w:szCs w:val="24"/>
          </w:rPr>
          <w:t>哈</w:t>
        </w:r>
        <w:proofErr w:type="gramStart"/>
        <w:r w:rsidR="005042E3">
          <w:rPr>
            <w:rFonts w:ascii="Arial" w:eastAsia="宋体" w:hAnsi="Arial" w:cs="Arial" w:hint="eastAsia"/>
            <w:color w:val="212121"/>
            <w:kern w:val="0"/>
            <w:sz w:val="24"/>
            <w:szCs w:val="24"/>
          </w:rPr>
          <w:t>希处理的</w:t>
        </w:r>
        <w:r w:rsidR="005042E3" w:rsidRPr="009B37C0">
          <w:rPr>
            <w:rFonts w:ascii="Arial" w:eastAsia="宋体" w:hAnsi="Arial" w:cs="Arial"/>
            <w:color w:val="212121"/>
            <w:kern w:val="0"/>
            <w:sz w:val="24"/>
            <w:szCs w:val="24"/>
          </w:rPr>
          <w:t>列运行</w:t>
        </w:r>
      </w:ins>
      <w:proofErr w:type="gramEnd"/>
      <w:r w:rsidRPr="009B37C0">
        <w:rPr>
          <w:rFonts w:ascii="Courier New" w:eastAsia="宋体" w:hAnsi="Courier New" w:cs="Courier New"/>
          <w:color w:val="37474F"/>
          <w:kern w:val="0"/>
          <w:sz w:val="22"/>
          <w:shd w:val="clear" w:color="auto" w:fill="F7F7F7"/>
        </w:rPr>
        <w:t>input_layer</w:t>
      </w:r>
      <w:del w:id="1877" w:author="Shirley Li" w:date="2018-12-07T08:27:00Z">
        <w:r w:rsidRPr="009B37C0" w:rsidDel="005042E3">
          <w:rPr>
            <w:rFonts w:ascii="Arial" w:eastAsia="宋体" w:hAnsi="Arial" w:cs="Arial"/>
            <w:color w:val="212121"/>
            <w:kern w:val="0"/>
            <w:sz w:val="24"/>
            <w:szCs w:val="24"/>
          </w:rPr>
          <w:delText>使用散列列运行</w:delText>
        </w:r>
      </w:del>
      <w:r w:rsidRPr="009B37C0">
        <w:rPr>
          <w:rFonts w:ascii="Arial" w:eastAsia="宋体" w:hAnsi="Arial" w:cs="Arial"/>
          <w:color w:val="212121"/>
          <w:kern w:val="0"/>
          <w:sz w:val="24"/>
          <w:szCs w:val="24"/>
        </w:rPr>
        <w:t>，我们会看到输出形状是</w:t>
      </w:r>
      <w:r w:rsidRPr="009B37C0">
        <w:rPr>
          <w:rFonts w:ascii="Courier New" w:eastAsia="宋体" w:hAnsi="Courier New" w:cs="Courier New"/>
          <w:color w:val="37474F"/>
          <w:kern w:val="0"/>
          <w:sz w:val="22"/>
          <w:shd w:val="clear" w:color="auto" w:fill="F7F7F7"/>
        </w:rPr>
        <w:t>(batch_size, hash_bucket_size)</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occupation_result = </w:t>
      </w:r>
      <w:proofErr w:type="gramStart"/>
      <w:r w:rsidRPr="009B37C0">
        <w:rPr>
          <w:rFonts w:ascii="Courier New" w:eastAsia="宋体" w:hAnsi="Courier New" w:cs="Courier New"/>
          <w:color w:val="37474F"/>
          <w:kern w:val="0"/>
          <w:szCs w:val="21"/>
        </w:rPr>
        <w:t>fc.input</w:t>
      </w:r>
      <w:proofErr w:type="gramEnd"/>
      <w:r w:rsidRPr="009B37C0">
        <w:rPr>
          <w:rFonts w:ascii="Courier New" w:eastAsia="宋体" w:hAnsi="Courier New" w:cs="Courier New"/>
          <w:color w:val="37474F"/>
          <w:kern w:val="0"/>
          <w:szCs w:val="21"/>
        </w:rPr>
        <w:t>_layer(feature_batch, [fc.indicator_column(occupation)])</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t>occupation_result.numpy().shape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10,1000</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如果我们</w:t>
      </w:r>
      <w:ins w:id="1878" w:author="Shirley Li" w:date="2018-12-07T08:28:00Z">
        <w:r w:rsidR="00FA37D9">
          <w:rPr>
            <w:rFonts w:ascii="Arial" w:eastAsia="宋体" w:hAnsi="Arial" w:cs="Arial" w:hint="eastAsia"/>
            <w:color w:val="212121"/>
            <w:kern w:val="0"/>
            <w:sz w:val="24"/>
            <w:szCs w:val="24"/>
          </w:rPr>
          <w:t>对</w:t>
        </w:r>
        <w:r w:rsidR="00FA37D9" w:rsidRPr="009B37C0">
          <w:rPr>
            <w:rFonts w:ascii="Courier New" w:eastAsia="宋体" w:hAnsi="Courier New" w:cs="Courier New"/>
            <w:color w:val="37474F"/>
            <w:kern w:val="0"/>
            <w:sz w:val="22"/>
            <w:shd w:val="clear" w:color="auto" w:fill="F7F7F7"/>
          </w:rPr>
          <w:t>hash_bucket_size</w:t>
        </w:r>
        <w:r w:rsidR="00FA37D9" w:rsidRPr="009B37C0">
          <w:rPr>
            <w:rFonts w:ascii="Arial" w:eastAsia="宋体" w:hAnsi="Arial" w:cs="Arial"/>
            <w:color w:val="212121"/>
            <w:kern w:val="0"/>
            <w:sz w:val="24"/>
            <w:szCs w:val="24"/>
          </w:rPr>
          <w:t>维</w:t>
        </w:r>
        <w:proofErr w:type="gramStart"/>
        <w:r w:rsidR="00FA37D9" w:rsidRPr="009B37C0">
          <w:rPr>
            <w:rFonts w:ascii="Arial" w:eastAsia="宋体" w:hAnsi="Arial" w:cs="Arial"/>
            <w:color w:val="212121"/>
            <w:kern w:val="0"/>
            <w:sz w:val="24"/>
            <w:szCs w:val="24"/>
          </w:rPr>
          <w:t>度</w:t>
        </w:r>
        <w:r w:rsidR="00FA37D9">
          <w:rPr>
            <w:rFonts w:ascii="Arial" w:eastAsia="宋体" w:hAnsi="Arial" w:cs="Arial" w:hint="eastAsia"/>
            <w:color w:val="212121"/>
            <w:kern w:val="0"/>
            <w:sz w:val="24"/>
            <w:szCs w:val="24"/>
          </w:rPr>
          <w:t>执行</w:t>
        </w:r>
      </w:ins>
      <w:proofErr w:type="gramEnd"/>
      <w:r w:rsidR="00996DDC">
        <w:rPr>
          <w:rFonts w:ascii="Courier New" w:eastAsia="宋体" w:hAnsi="Courier New" w:cs="Courier New"/>
          <w:color w:val="039BE5"/>
          <w:kern w:val="0"/>
          <w:sz w:val="22"/>
          <w:shd w:val="clear" w:color="auto" w:fill="F7F7F7"/>
        </w:rPr>
        <w:fldChar w:fldCharType="begin"/>
      </w:r>
      <w:r w:rsidR="00996DDC">
        <w:rPr>
          <w:rFonts w:ascii="Courier New" w:eastAsia="宋体" w:hAnsi="Courier New" w:cs="Courier New"/>
          <w:color w:val="039BE5"/>
          <w:kern w:val="0"/>
          <w:sz w:val="22"/>
          <w:shd w:val="clear" w:color="auto" w:fill="F7F7F7"/>
        </w:rPr>
        <w:instrText xml:space="preserve"> HYPERLINK "https://tensorflow.google.cn/api_docs/python/tf/argmax" </w:instrText>
      </w:r>
      <w:r w:rsidR="00996DDC">
        <w:rPr>
          <w:rFonts w:ascii="Courier New" w:eastAsia="宋体" w:hAnsi="Courier New" w:cs="Courier New"/>
          <w:color w:val="039BE5"/>
          <w:kern w:val="0"/>
          <w:sz w:val="22"/>
          <w:shd w:val="clear" w:color="auto" w:fill="F7F7F7"/>
        </w:rPr>
        <w:fldChar w:fldCharType="separate"/>
      </w:r>
      <w:r w:rsidRPr="009B37C0">
        <w:rPr>
          <w:rFonts w:ascii="Courier New" w:eastAsia="宋体" w:hAnsi="Courier New" w:cs="Courier New"/>
          <w:color w:val="039BE5"/>
          <w:kern w:val="0"/>
          <w:sz w:val="22"/>
          <w:shd w:val="clear" w:color="auto" w:fill="F7F7F7"/>
        </w:rPr>
        <w:t>tf.argmax</w:t>
      </w:r>
      <w:r w:rsidR="00996DDC">
        <w:rPr>
          <w:rFonts w:ascii="Courier New" w:eastAsia="宋体" w:hAnsi="Courier New" w:cs="Courier New"/>
          <w:color w:val="039BE5"/>
          <w:kern w:val="0"/>
          <w:sz w:val="22"/>
          <w:shd w:val="clear" w:color="auto" w:fill="F7F7F7"/>
        </w:rPr>
        <w:fldChar w:fldCharType="end"/>
      </w:r>
      <w:ins w:id="1879" w:author="Shirley Li" w:date="2018-12-07T08:28:00Z">
        <w:r w:rsidR="00FA37D9">
          <w:rPr>
            <w:rFonts w:ascii="Arial" w:eastAsia="宋体" w:hAnsi="Arial" w:cs="Arial" w:hint="eastAsia"/>
            <w:color w:val="212121"/>
            <w:kern w:val="0"/>
            <w:sz w:val="24"/>
            <w:szCs w:val="24"/>
          </w:rPr>
          <w:t>操作</w:t>
        </w:r>
      </w:ins>
      <w:del w:id="1880" w:author="Shirley Li" w:date="2018-12-07T08:28:00Z">
        <w:r w:rsidRPr="009B37C0" w:rsidDel="00FA37D9">
          <w:rPr>
            <w:rFonts w:ascii="Arial" w:eastAsia="宋体" w:hAnsi="Arial" w:cs="Arial"/>
            <w:color w:val="212121"/>
            <w:kern w:val="0"/>
            <w:sz w:val="24"/>
            <w:szCs w:val="24"/>
          </w:rPr>
          <w:delText>超越</w:delText>
        </w:r>
        <w:r w:rsidRPr="009B37C0" w:rsidDel="00FA37D9">
          <w:rPr>
            <w:rFonts w:ascii="Courier New" w:eastAsia="宋体" w:hAnsi="Courier New" w:cs="Courier New"/>
            <w:color w:val="37474F"/>
            <w:kern w:val="0"/>
            <w:sz w:val="22"/>
            <w:shd w:val="clear" w:color="auto" w:fill="F7F7F7"/>
          </w:rPr>
          <w:delText>hash_bucket_size</w:delText>
        </w:r>
        <w:r w:rsidRPr="009B37C0" w:rsidDel="00FA37D9">
          <w:rPr>
            <w:rFonts w:ascii="Arial" w:eastAsia="宋体" w:hAnsi="Arial" w:cs="Arial"/>
            <w:color w:val="212121"/>
            <w:kern w:val="0"/>
            <w:sz w:val="24"/>
            <w:szCs w:val="24"/>
          </w:rPr>
          <w:delText>维度</w:delText>
        </w:r>
      </w:del>
      <w:r w:rsidRPr="009B37C0">
        <w:rPr>
          <w:rFonts w:ascii="Arial" w:eastAsia="宋体" w:hAnsi="Arial" w:cs="Arial"/>
          <w:color w:val="212121"/>
          <w:kern w:val="0"/>
          <w:sz w:val="24"/>
          <w:szCs w:val="24"/>
        </w:rPr>
        <w:t>，则更容易看到实际结果。</w:t>
      </w:r>
      <w:ins w:id="1881" w:author="Shirley Li" w:date="2018-12-07T08:29:00Z">
        <w:r w:rsidR="00FA37D9">
          <w:rPr>
            <w:rFonts w:ascii="Arial" w:eastAsia="宋体" w:hAnsi="Arial" w:cs="Arial" w:hint="eastAsia"/>
            <w:color w:val="212121"/>
            <w:kern w:val="0"/>
            <w:sz w:val="24"/>
            <w:szCs w:val="24"/>
          </w:rPr>
          <w:t>请</w:t>
        </w:r>
      </w:ins>
      <w:r w:rsidRPr="009B37C0">
        <w:rPr>
          <w:rFonts w:ascii="Arial" w:eastAsia="宋体" w:hAnsi="Arial" w:cs="Arial"/>
          <w:color w:val="212121"/>
          <w:kern w:val="0"/>
          <w:sz w:val="24"/>
          <w:szCs w:val="24"/>
        </w:rPr>
        <w:t>注意</w:t>
      </w:r>
      <w:ins w:id="1882" w:author="Shirley Li" w:date="2018-12-07T08:29:00Z">
        <w:r w:rsidR="00FA37D9">
          <w:rPr>
            <w:rFonts w:ascii="Arial" w:eastAsia="宋体" w:hAnsi="Arial" w:cs="Arial" w:hint="eastAsia"/>
            <w:color w:val="212121"/>
            <w:kern w:val="0"/>
            <w:sz w:val="24"/>
            <w:szCs w:val="24"/>
          </w:rPr>
          <w:t>，</w:t>
        </w:r>
      </w:ins>
      <w:r w:rsidRPr="009B37C0">
        <w:rPr>
          <w:rFonts w:ascii="Arial" w:eastAsia="宋体" w:hAnsi="Arial" w:cs="Arial"/>
          <w:color w:val="212121"/>
          <w:kern w:val="0"/>
          <w:sz w:val="24"/>
          <w:szCs w:val="24"/>
        </w:rPr>
        <w:t>任何重复的职业</w:t>
      </w:r>
      <w:del w:id="1883" w:author="Shirley Li" w:date="2018-12-07T08:29:00Z">
        <w:r w:rsidRPr="009B37C0" w:rsidDel="00FA37D9">
          <w:rPr>
            <w:rFonts w:ascii="Arial" w:eastAsia="宋体" w:hAnsi="Arial" w:cs="Arial" w:hint="eastAsia"/>
            <w:color w:val="212121"/>
            <w:kern w:val="0"/>
            <w:sz w:val="24"/>
            <w:szCs w:val="24"/>
          </w:rPr>
          <w:delText>如何</w:delText>
        </w:r>
      </w:del>
      <w:ins w:id="1884" w:author="Shirley Li" w:date="2018-12-07T08:29:00Z">
        <w:r w:rsidR="00FA37D9">
          <w:rPr>
            <w:rFonts w:ascii="Arial" w:eastAsia="宋体" w:hAnsi="Arial" w:cs="Arial" w:hint="eastAsia"/>
            <w:color w:val="212121"/>
            <w:kern w:val="0"/>
            <w:sz w:val="24"/>
            <w:szCs w:val="24"/>
          </w:rPr>
          <w:t>都</w:t>
        </w:r>
      </w:ins>
      <w:r w:rsidRPr="009B37C0">
        <w:rPr>
          <w:rFonts w:ascii="Arial" w:eastAsia="宋体" w:hAnsi="Arial" w:cs="Arial"/>
          <w:color w:val="212121"/>
          <w:kern w:val="0"/>
          <w:sz w:val="24"/>
          <w:szCs w:val="24"/>
        </w:rPr>
        <w:t>映射到相同的伪随机索引：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roofErr w:type="gramStart"/>
      <w:r w:rsidRPr="009B37C0">
        <w:rPr>
          <w:rFonts w:ascii="Courier New" w:eastAsia="宋体" w:hAnsi="Courier New" w:cs="Courier New"/>
          <w:color w:val="37474F"/>
          <w:kern w:val="0"/>
          <w:szCs w:val="21"/>
        </w:rPr>
        <w:t>tf.argmax</w:t>
      </w:r>
      <w:proofErr w:type="gramEnd"/>
      <w:r w:rsidRPr="009B37C0">
        <w:rPr>
          <w:rFonts w:ascii="Courier New" w:eastAsia="宋体" w:hAnsi="Courier New" w:cs="Courier New"/>
          <w:color w:val="37474F"/>
          <w:kern w:val="0"/>
          <w:szCs w:val="21"/>
        </w:rPr>
        <w:t>(occupation_result, axis=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).numpy()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阵列（</w:t>
      </w:r>
      <w:r w:rsidRPr="009B37C0">
        <w:rPr>
          <w:rFonts w:ascii="Courier New" w:eastAsia="宋体" w:hAnsi="Courier New" w:cs="Courier New"/>
          <w:color w:val="37474F"/>
          <w:kern w:val="0"/>
          <w:szCs w:val="21"/>
        </w:rPr>
        <w:t>[979,911,979,979,979,936,936,911,684,65]</w:t>
      </w:r>
      <w:r w:rsidRPr="009B37C0">
        <w:rPr>
          <w:rFonts w:ascii="Courier New" w:eastAsia="宋体" w:hAnsi="Courier New" w:cs="Courier New"/>
          <w:color w:val="37474F"/>
          <w:kern w:val="0"/>
          <w:szCs w:val="21"/>
        </w:rPr>
        <w:t>）</w:t>
      </w:r>
    </w:p>
    <w:p w:rsidR="006F7728" w:rsidRPr="009B37C0" w:rsidRDefault="006F7728" w:rsidP="006F7728">
      <w:pPr>
        <w:widowControl/>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哈希冲突是不可避免的，但通常对模型质量的影响很小。如果散列</w:t>
      </w:r>
      <w:proofErr w:type="gramStart"/>
      <w:r w:rsidRPr="009B37C0">
        <w:rPr>
          <w:rFonts w:ascii="Arial" w:eastAsia="宋体" w:hAnsi="Arial" w:cs="Arial"/>
          <w:color w:val="212121"/>
          <w:kern w:val="0"/>
          <w:sz w:val="24"/>
          <w:szCs w:val="24"/>
        </w:rPr>
        <w:t>桶用于</w:t>
      </w:r>
      <w:proofErr w:type="gramEnd"/>
      <w:r w:rsidRPr="009B37C0">
        <w:rPr>
          <w:rFonts w:ascii="Arial" w:eastAsia="宋体" w:hAnsi="Arial" w:cs="Arial"/>
          <w:color w:val="212121"/>
          <w:kern w:val="0"/>
          <w:sz w:val="24"/>
          <w:szCs w:val="24"/>
        </w:rPr>
        <w:t>压缩输入空间，则效果可能是显着的。有关这些哈希冲突影响的更直观的示例，请参阅</w:t>
      </w:r>
      <w:hyperlink r:id="rId172" w:history="1">
        <w:r w:rsidRPr="009B37C0">
          <w:rPr>
            <w:rFonts w:ascii="Arial" w:eastAsia="宋体" w:hAnsi="Arial" w:cs="Arial"/>
            <w:color w:val="0288D1"/>
            <w:kern w:val="0"/>
            <w:sz w:val="24"/>
            <w:szCs w:val="24"/>
            <w:u w:val="single"/>
            <w:shd w:val="clear" w:color="auto" w:fill="E1F5FE"/>
          </w:rPr>
          <w:t>此笔记本</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无论我们如何选择定义</w:t>
      </w:r>
      <w:del w:id="1885" w:author="Shirley Li" w:date="2018-12-07T08:32:00Z">
        <w:r w:rsidRPr="009B37C0" w:rsidDel="009C73C2">
          <w:rPr>
            <w:rFonts w:ascii="Arial" w:eastAsia="宋体" w:hAnsi="Arial" w:cs="Arial"/>
            <w:color w:val="212121"/>
            <w:kern w:val="0"/>
            <w:sz w:val="24"/>
            <w:szCs w:val="24"/>
          </w:rPr>
          <w:delText>a</w:delText>
        </w:r>
      </w:del>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SparseColumn</w:t>
      </w:r>
      <w:r w:rsidRPr="009B37C0">
        <w:rPr>
          <w:rFonts w:ascii="Arial" w:eastAsia="宋体" w:hAnsi="Arial" w:cs="Arial"/>
          <w:color w:val="212121"/>
          <w:kern w:val="0"/>
          <w:sz w:val="24"/>
          <w:szCs w:val="24"/>
        </w:rPr>
        <w:t>，</w:t>
      </w:r>
      <w:del w:id="1886" w:author="Shirley Li" w:date="2018-12-07T08:33:00Z">
        <w:r w:rsidRPr="009B37C0" w:rsidDel="00842CDC">
          <w:rPr>
            <w:rFonts w:ascii="Arial" w:eastAsia="宋体" w:hAnsi="Arial" w:cs="Arial"/>
            <w:color w:val="212121"/>
            <w:kern w:val="0"/>
            <w:sz w:val="24"/>
            <w:szCs w:val="24"/>
          </w:rPr>
          <w:delText>每个要素字符串</w:delText>
        </w:r>
      </w:del>
      <w:r w:rsidRPr="009B37C0">
        <w:rPr>
          <w:rFonts w:ascii="Arial" w:eastAsia="宋体" w:hAnsi="Arial" w:cs="Arial"/>
          <w:color w:val="212121"/>
          <w:kern w:val="0"/>
          <w:sz w:val="24"/>
          <w:szCs w:val="24"/>
        </w:rPr>
        <w:t>都</w:t>
      </w:r>
      <w:ins w:id="1887" w:author="Shirley Li" w:date="2018-12-07T08:32:00Z">
        <w:r w:rsidR="009C73C2">
          <w:rPr>
            <w:rFonts w:ascii="Arial" w:eastAsia="宋体" w:hAnsi="Arial" w:cs="Arial" w:hint="eastAsia"/>
            <w:color w:val="212121"/>
            <w:kern w:val="0"/>
            <w:sz w:val="24"/>
            <w:szCs w:val="24"/>
          </w:rPr>
          <w:t>可以</w:t>
        </w:r>
      </w:ins>
      <w:del w:id="1888" w:author="Shirley Li" w:date="2018-12-07T08:32:00Z">
        <w:r w:rsidRPr="009B37C0" w:rsidDel="009C73C2">
          <w:rPr>
            <w:rFonts w:ascii="Arial" w:eastAsia="宋体" w:hAnsi="Arial" w:cs="Arial"/>
            <w:color w:val="212121"/>
            <w:kern w:val="0"/>
            <w:sz w:val="24"/>
            <w:szCs w:val="24"/>
          </w:rPr>
          <w:delText>会</w:delText>
        </w:r>
      </w:del>
      <w:r w:rsidRPr="009B37C0">
        <w:rPr>
          <w:rFonts w:ascii="Arial" w:eastAsia="宋体" w:hAnsi="Arial" w:cs="Arial"/>
          <w:color w:val="212121"/>
          <w:kern w:val="0"/>
          <w:sz w:val="24"/>
          <w:szCs w:val="24"/>
        </w:rPr>
        <w:t>通过查找固定映射或</w:t>
      </w:r>
      <w:ins w:id="1889" w:author="Shirley Li" w:date="2018-12-07T08:33:00Z">
        <w:r w:rsidR="009C73C2">
          <w:rPr>
            <w:rFonts w:ascii="Arial" w:eastAsia="宋体" w:hAnsi="Arial" w:cs="Arial" w:hint="eastAsia"/>
            <w:color w:val="212121"/>
            <w:kern w:val="0"/>
            <w:sz w:val="24"/>
            <w:szCs w:val="24"/>
          </w:rPr>
          <w:t>哈希处理</w:t>
        </w:r>
        <w:r w:rsidR="00842CDC">
          <w:rPr>
            <w:rFonts w:ascii="Arial" w:eastAsia="宋体" w:hAnsi="Arial" w:cs="Arial" w:hint="eastAsia"/>
            <w:color w:val="212121"/>
            <w:kern w:val="0"/>
            <w:sz w:val="24"/>
            <w:szCs w:val="24"/>
          </w:rPr>
          <w:t>将各个特征</w:t>
        </w:r>
        <w:r w:rsidR="00842CDC" w:rsidRPr="009B37C0">
          <w:rPr>
            <w:rFonts w:ascii="Arial" w:eastAsia="宋体" w:hAnsi="Arial" w:cs="Arial"/>
            <w:color w:val="212121"/>
            <w:kern w:val="0"/>
            <w:sz w:val="24"/>
            <w:szCs w:val="24"/>
          </w:rPr>
          <w:t>字符串</w:t>
        </w:r>
      </w:ins>
      <w:del w:id="1890" w:author="Shirley Li" w:date="2018-12-07T08:32:00Z">
        <w:r w:rsidRPr="009B37C0" w:rsidDel="009C73C2">
          <w:rPr>
            <w:rFonts w:ascii="Arial" w:eastAsia="宋体" w:hAnsi="Arial" w:cs="Arial"/>
            <w:color w:val="212121"/>
            <w:kern w:val="0"/>
            <w:sz w:val="24"/>
            <w:szCs w:val="24"/>
          </w:rPr>
          <w:delText>散列</w:delText>
        </w:r>
      </w:del>
      <w:del w:id="1891" w:author="Shirley Li" w:date="2018-12-07T08:33:00Z">
        <w:r w:rsidRPr="009B37C0" w:rsidDel="00842CDC">
          <w:rPr>
            <w:rFonts w:ascii="Arial" w:eastAsia="宋体" w:hAnsi="Arial" w:cs="Arial"/>
            <w:color w:val="212121"/>
            <w:kern w:val="0"/>
            <w:sz w:val="24"/>
            <w:szCs w:val="24"/>
          </w:rPr>
          <w:delText>来</w:delText>
        </w:r>
      </w:del>
      <w:r w:rsidRPr="009B37C0">
        <w:rPr>
          <w:rFonts w:ascii="Arial" w:eastAsia="宋体" w:hAnsi="Arial" w:cs="Arial"/>
          <w:color w:val="212121"/>
          <w:kern w:val="0"/>
          <w:sz w:val="24"/>
          <w:szCs w:val="24"/>
        </w:rPr>
        <w:t>映射</w:t>
      </w:r>
      <w:ins w:id="1892" w:author="Shirley Li" w:date="2018-12-07T08:33:00Z">
        <w:r w:rsidR="00842CDC">
          <w:rPr>
            <w:rFonts w:ascii="Arial" w:eastAsia="宋体" w:hAnsi="Arial" w:cs="Arial" w:hint="eastAsia"/>
            <w:color w:val="212121"/>
            <w:kern w:val="0"/>
            <w:sz w:val="24"/>
            <w:szCs w:val="24"/>
          </w:rPr>
          <w:t>到</w:t>
        </w:r>
      </w:ins>
      <w:del w:id="1893" w:author="Shirley Li" w:date="2018-12-07T08:33:00Z">
        <w:r w:rsidRPr="009B37C0" w:rsidDel="00842CDC">
          <w:rPr>
            <w:rFonts w:ascii="Arial" w:eastAsia="宋体" w:hAnsi="Arial" w:cs="Arial"/>
            <w:color w:val="212121"/>
            <w:kern w:val="0"/>
            <w:sz w:val="24"/>
            <w:szCs w:val="24"/>
          </w:rPr>
          <w:delText>为</w:delText>
        </w:r>
      </w:del>
      <w:r w:rsidRPr="009B37C0">
        <w:rPr>
          <w:rFonts w:ascii="Arial" w:eastAsia="宋体" w:hAnsi="Arial" w:cs="Arial"/>
          <w:color w:val="212121"/>
          <w:kern w:val="0"/>
          <w:sz w:val="24"/>
          <w:szCs w:val="24"/>
        </w:rPr>
        <w:t>整数</w:t>
      </w:r>
      <w:r w:rsidRPr="009B37C0">
        <w:rPr>
          <w:rFonts w:ascii="Arial" w:eastAsia="宋体" w:hAnsi="Arial" w:cs="Arial"/>
          <w:color w:val="212121"/>
          <w:kern w:val="0"/>
          <w:sz w:val="24"/>
          <w:szCs w:val="24"/>
        </w:rPr>
        <w:t>ID</w:t>
      </w:r>
      <w:r w:rsidRPr="009B37C0">
        <w:rPr>
          <w:rFonts w:ascii="Arial" w:eastAsia="宋体" w:hAnsi="Arial" w:cs="Arial"/>
          <w:color w:val="212121"/>
          <w:kern w:val="0"/>
          <w:sz w:val="24"/>
          <w:szCs w:val="24"/>
        </w:rPr>
        <w:t>。</w:t>
      </w:r>
      <w:del w:id="1894" w:author="Shirley Li" w:date="2018-12-07T08:33:00Z">
        <w:r w:rsidRPr="009B37C0" w:rsidDel="00294766">
          <w:rPr>
            <w:rFonts w:ascii="Arial" w:eastAsia="宋体" w:hAnsi="Arial" w:cs="Arial" w:hint="eastAsia"/>
            <w:color w:val="212121"/>
            <w:kern w:val="0"/>
            <w:sz w:val="24"/>
            <w:szCs w:val="24"/>
          </w:rPr>
          <w:delText>在幕后</w:delText>
        </w:r>
      </w:del>
      <w:ins w:id="1895" w:author="Shirley Li" w:date="2018-12-07T08:33:00Z">
        <w:r w:rsidR="00294766">
          <w:rPr>
            <w:rFonts w:ascii="Arial" w:eastAsia="宋体" w:hAnsi="Arial" w:cs="Arial" w:hint="eastAsia"/>
            <w:color w:val="212121"/>
            <w:kern w:val="0"/>
            <w:sz w:val="24"/>
            <w:szCs w:val="24"/>
          </w:rPr>
          <w:t>事实上</w:t>
        </w:r>
      </w:ins>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LinearModel</w:t>
      </w:r>
      <w:del w:id="1896" w:author="Shirley Li" w:date="2018-12-07T08:33:00Z">
        <w:r w:rsidRPr="009B37C0" w:rsidDel="00294766">
          <w:rPr>
            <w:rFonts w:ascii="Arial" w:eastAsia="宋体" w:hAnsi="Arial" w:cs="Arial"/>
            <w:color w:val="212121"/>
            <w:kern w:val="0"/>
            <w:sz w:val="24"/>
            <w:szCs w:val="24"/>
          </w:rPr>
          <w:delText>该</w:delText>
        </w:r>
      </w:del>
      <w:proofErr w:type="gramStart"/>
      <w:r w:rsidRPr="009B37C0">
        <w:rPr>
          <w:rFonts w:ascii="Arial" w:eastAsia="宋体" w:hAnsi="Arial" w:cs="Arial"/>
          <w:color w:val="212121"/>
          <w:kern w:val="0"/>
          <w:sz w:val="24"/>
          <w:szCs w:val="24"/>
        </w:rPr>
        <w:t>类负责</w:t>
      </w:r>
      <w:proofErr w:type="gramEnd"/>
      <w:r w:rsidRPr="009B37C0">
        <w:rPr>
          <w:rFonts w:ascii="Arial" w:eastAsia="宋体" w:hAnsi="Arial" w:cs="Arial"/>
          <w:color w:val="212121"/>
          <w:kern w:val="0"/>
          <w:sz w:val="24"/>
          <w:szCs w:val="24"/>
        </w:rPr>
        <w:t>管理映射并创建</w:t>
      </w:r>
      <w:hyperlink r:id="rId173" w:history="1">
        <w:r w:rsidRPr="009B37C0">
          <w:rPr>
            <w:rFonts w:ascii="Courier New" w:eastAsia="宋体" w:hAnsi="Courier New" w:cs="Courier New"/>
            <w:color w:val="039BE5"/>
            <w:kern w:val="0"/>
            <w:sz w:val="22"/>
            <w:shd w:val="clear" w:color="auto" w:fill="F7F7F7"/>
          </w:rPr>
          <w:t>tf.Variable</w:t>
        </w:r>
      </w:hyperlink>
      <w:ins w:id="1897" w:author="Shirley Li" w:date="2018-12-07T08:33:00Z">
        <w:r w:rsidR="00294766">
          <w:rPr>
            <w:rFonts w:ascii="Courier New" w:eastAsia="宋体" w:hAnsi="Courier New" w:cs="Courier New" w:hint="eastAsia"/>
            <w:color w:val="039BE5"/>
            <w:kern w:val="0"/>
            <w:sz w:val="22"/>
            <w:shd w:val="clear" w:color="auto" w:fill="F7F7F7"/>
          </w:rPr>
          <w:t>来</w:t>
        </w:r>
      </w:ins>
      <w:r w:rsidRPr="009B37C0">
        <w:rPr>
          <w:rFonts w:ascii="Arial" w:eastAsia="宋体" w:hAnsi="Arial" w:cs="Arial"/>
          <w:color w:val="212121"/>
          <w:kern w:val="0"/>
          <w:sz w:val="24"/>
          <w:szCs w:val="24"/>
        </w:rPr>
        <w:t>存储每个</w:t>
      </w:r>
      <w:ins w:id="1898" w:author="Shirley Li" w:date="2018-12-07T08:33:00Z">
        <w:r w:rsidR="00294766">
          <w:rPr>
            <w:rFonts w:ascii="Arial" w:eastAsia="宋体" w:hAnsi="Arial" w:cs="Arial" w:hint="eastAsia"/>
            <w:color w:val="212121"/>
            <w:kern w:val="0"/>
            <w:sz w:val="24"/>
            <w:szCs w:val="24"/>
          </w:rPr>
          <w:t>特征</w:t>
        </w:r>
      </w:ins>
      <w:del w:id="1899" w:author="Shirley Li" w:date="2018-12-07T08:33:00Z">
        <w:r w:rsidRPr="009B37C0" w:rsidDel="00294766">
          <w:rPr>
            <w:rFonts w:ascii="Arial" w:eastAsia="宋体" w:hAnsi="Arial" w:cs="Arial"/>
            <w:color w:val="212121"/>
            <w:kern w:val="0"/>
            <w:sz w:val="24"/>
            <w:szCs w:val="24"/>
          </w:rPr>
          <w:delText>功能</w:delText>
        </w:r>
      </w:del>
      <w:r w:rsidRPr="009B37C0">
        <w:rPr>
          <w:rFonts w:ascii="Arial" w:eastAsia="宋体" w:hAnsi="Arial" w:cs="Arial"/>
          <w:color w:val="212121"/>
          <w:kern w:val="0"/>
          <w:sz w:val="24"/>
          <w:szCs w:val="24"/>
        </w:rPr>
        <w:t>ID </w:t>
      </w:r>
      <w:r w:rsidRPr="009B37C0">
        <w:rPr>
          <w:rFonts w:ascii="Arial" w:eastAsia="宋体" w:hAnsi="Arial" w:cs="Arial"/>
          <w:color w:val="212121"/>
          <w:kern w:val="0"/>
          <w:sz w:val="24"/>
          <w:szCs w:val="24"/>
        </w:rPr>
        <w:t>的模型参数（模型</w:t>
      </w:r>
      <w:r w:rsidRPr="009B37C0">
        <w:rPr>
          <w:rFonts w:ascii="Arial" w:eastAsia="宋体" w:hAnsi="Arial" w:cs="Arial"/>
          <w:i/>
          <w:iCs/>
          <w:color w:val="212121"/>
          <w:kern w:val="0"/>
          <w:sz w:val="24"/>
          <w:szCs w:val="24"/>
        </w:rPr>
        <w:t>权重</w:t>
      </w:r>
      <w:r w:rsidRPr="009B37C0">
        <w:rPr>
          <w:rFonts w:ascii="Arial" w:eastAsia="宋体" w:hAnsi="Arial" w:cs="Arial"/>
          <w:color w:val="212121"/>
          <w:kern w:val="0"/>
          <w:sz w:val="24"/>
          <w:szCs w:val="24"/>
        </w:rPr>
        <w:t>）。</w:t>
      </w:r>
      <w:ins w:id="1900" w:author="Shirley Li" w:date="2018-12-07T08:33:00Z">
        <w:r w:rsidR="00FB154D" w:rsidRPr="00FB154D">
          <w:rPr>
            <w:rFonts w:ascii="Arial" w:eastAsia="宋体" w:hAnsi="Arial" w:cs="Arial" w:hint="eastAsia"/>
            <w:color w:val="212121"/>
            <w:kern w:val="0"/>
            <w:sz w:val="24"/>
            <w:szCs w:val="24"/>
          </w:rPr>
          <w:t>这些模型参数</w:t>
        </w:r>
      </w:ins>
      <w:ins w:id="1901" w:author="Shirley Li" w:date="2018-12-07T08:34:00Z">
        <w:r w:rsidR="00FB154D">
          <w:rPr>
            <w:rFonts w:ascii="Arial" w:eastAsia="宋体" w:hAnsi="Arial" w:cs="Arial" w:hint="eastAsia"/>
            <w:color w:val="212121"/>
            <w:kern w:val="0"/>
            <w:sz w:val="24"/>
            <w:szCs w:val="24"/>
          </w:rPr>
          <w:t>是</w:t>
        </w:r>
      </w:ins>
      <w:r w:rsidRPr="009B37C0">
        <w:rPr>
          <w:rFonts w:ascii="Arial" w:eastAsia="宋体" w:hAnsi="Arial" w:cs="Arial"/>
          <w:color w:val="212121"/>
          <w:kern w:val="0"/>
          <w:sz w:val="24"/>
          <w:szCs w:val="24"/>
        </w:rPr>
        <w:t>通过稍后</w:t>
      </w:r>
      <w:ins w:id="1902" w:author="Shirley Li" w:date="2018-12-07T08:34:00Z">
        <w:r w:rsidR="00FB154D">
          <w:rPr>
            <w:rFonts w:ascii="Arial" w:eastAsia="宋体" w:hAnsi="Arial" w:cs="Arial" w:hint="eastAsia"/>
            <w:color w:val="212121"/>
            <w:kern w:val="0"/>
            <w:sz w:val="24"/>
            <w:szCs w:val="24"/>
          </w:rPr>
          <w:t>介绍</w:t>
        </w:r>
      </w:ins>
      <w:del w:id="1903" w:author="Shirley Li" w:date="2018-12-07T08:34:00Z">
        <w:r w:rsidRPr="009B37C0" w:rsidDel="00FB154D">
          <w:rPr>
            <w:rFonts w:ascii="Arial" w:eastAsia="宋体" w:hAnsi="Arial" w:cs="Arial"/>
            <w:color w:val="212121"/>
            <w:kern w:val="0"/>
            <w:sz w:val="24"/>
            <w:szCs w:val="24"/>
          </w:rPr>
          <w:delText>描述</w:delText>
        </w:r>
      </w:del>
      <w:r w:rsidRPr="009B37C0">
        <w:rPr>
          <w:rFonts w:ascii="Arial" w:eastAsia="宋体" w:hAnsi="Arial" w:cs="Arial"/>
          <w:color w:val="212121"/>
          <w:kern w:val="0"/>
          <w:sz w:val="24"/>
          <w:szCs w:val="24"/>
        </w:rPr>
        <w:t>的模型训练过程来学习</w:t>
      </w:r>
      <w:del w:id="1904" w:author="Shirley Li" w:date="2018-12-07T08:34:00Z">
        <w:r w:rsidRPr="009B37C0" w:rsidDel="00FB154D">
          <w:rPr>
            <w:rFonts w:ascii="Arial" w:eastAsia="宋体" w:hAnsi="Arial" w:cs="Arial" w:hint="eastAsia"/>
            <w:color w:val="212121"/>
            <w:kern w:val="0"/>
            <w:sz w:val="24"/>
            <w:szCs w:val="24"/>
          </w:rPr>
          <w:delText>模型参数</w:delText>
        </w:r>
      </w:del>
      <w:ins w:id="1905" w:author="Shirley Li" w:date="2018-12-07T08:34:00Z">
        <w:r w:rsidR="00FB154D">
          <w:rPr>
            <w:rFonts w:ascii="Arial" w:eastAsia="宋体" w:hAnsi="Arial" w:cs="Arial" w:hint="eastAsia"/>
            <w:color w:val="212121"/>
            <w:kern w:val="0"/>
            <w:sz w:val="24"/>
            <w:szCs w:val="24"/>
          </w:rPr>
          <w:t>的</w:t>
        </w:r>
      </w:ins>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del w:id="1906" w:author="Shirley Li" w:date="2018-12-07T08:34:00Z">
        <w:r w:rsidRPr="009B37C0" w:rsidDel="00FB154D">
          <w:rPr>
            <w:rFonts w:ascii="Arial" w:eastAsia="宋体" w:hAnsi="Arial" w:cs="Arial"/>
            <w:color w:val="212121"/>
            <w:kern w:val="0"/>
            <w:sz w:val="24"/>
            <w:szCs w:val="24"/>
          </w:rPr>
          <w:delText>让</w:delText>
        </w:r>
      </w:del>
      <w:r w:rsidRPr="009B37C0">
        <w:rPr>
          <w:rFonts w:ascii="Arial" w:eastAsia="宋体" w:hAnsi="Arial" w:cs="Arial"/>
          <w:color w:val="212121"/>
          <w:kern w:val="0"/>
          <w:sz w:val="24"/>
          <w:szCs w:val="24"/>
        </w:rPr>
        <w:t>我们</w:t>
      </w:r>
      <w:ins w:id="1907" w:author="Shirley Li" w:date="2018-12-07T08:34:00Z">
        <w:r w:rsidR="00FB154D">
          <w:rPr>
            <w:rFonts w:ascii="Arial" w:eastAsia="宋体" w:hAnsi="Arial" w:cs="Arial" w:hint="eastAsia"/>
            <w:color w:val="212121"/>
            <w:kern w:val="0"/>
            <w:sz w:val="24"/>
            <w:szCs w:val="24"/>
          </w:rPr>
          <w:t>可以用</w:t>
        </w:r>
      </w:ins>
      <w:del w:id="1908" w:author="Shirley Li" w:date="2018-12-07T08:34:00Z">
        <w:r w:rsidRPr="009B37C0" w:rsidDel="00FB154D">
          <w:rPr>
            <w:rFonts w:ascii="Arial" w:eastAsia="宋体" w:hAnsi="Arial" w:cs="Arial"/>
            <w:color w:val="212121"/>
            <w:kern w:val="0"/>
            <w:sz w:val="24"/>
            <w:szCs w:val="24"/>
          </w:rPr>
          <w:delText>做</w:delText>
        </w:r>
      </w:del>
      <w:r w:rsidRPr="009B37C0">
        <w:rPr>
          <w:rFonts w:ascii="Arial" w:eastAsia="宋体" w:hAnsi="Arial" w:cs="Arial"/>
          <w:color w:val="212121"/>
          <w:kern w:val="0"/>
          <w:sz w:val="24"/>
          <w:szCs w:val="24"/>
        </w:rPr>
        <w:t>类似的技巧来定义其他分类特征：</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education = tf.feature_column.categorical_column_with_vocabulary_list(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'Bachelors'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'HS-grad'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'11th'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'Masters'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'9th'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'Some-college'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'Assoc-acdm'</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'Assoc-voc'</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'7th-8th'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'Doctorate'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'Prof-school'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'5th-6th'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'10th'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'1st-4th'</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'Preschool'</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'12th'</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marital_status = tf.feature_column.categorical_column_with_vocabulary_list(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'marital_status'</w:t>
      </w:r>
      <w:r w:rsidRPr="009B37C0">
        <w:rPr>
          <w:rFonts w:ascii="Courier New" w:eastAsia="宋体" w:hAnsi="Courier New" w:cs="Courier New"/>
          <w:color w:val="37474F"/>
          <w:kern w:val="0"/>
          <w:szCs w:val="21"/>
        </w:rPr>
        <w:t>,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'Married-civ-spouse'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'Divorced'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'Married-spouse-absent'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'Never-married'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'Separated'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'Married-AF-spouse'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'Widowed'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workclass = tf.feature_column.categorical_column_with_vocabulary_list(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'workclass'</w:t>
      </w:r>
      <w:r w:rsidRPr="009B37C0">
        <w:rPr>
          <w:rFonts w:ascii="Courier New" w:eastAsia="宋体" w:hAnsi="Courier New" w:cs="Courier New"/>
          <w:color w:val="37474F"/>
          <w:kern w:val="0"/>
          <w:szCs w:val="21"/>
        </w:rPr>
        <w:t>,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'Self-emp-not-inc'</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'Private'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'State-gov'</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'Federal-gov'</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'Local-gov'</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'Self-emp-inc'</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'Without-pay'</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'Never-worked'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br/>
      </w:r>
      <w:r w:rsidRPr="009B37C0">
        <w:rPr>
          <w:rFonts w:ascii="Courier New" w:eastAsia="宋体" w:hAnsi="Courier New" w:cs="Courier New"/>
          <w:color w:val="37474F"/>
          <w:kern w:val="0"/>
          <w:szCs w:val="21"/>
        </w:rPr>
        <w:br/>
        <w:t>my_categorical_columns = [relationship, occupation, education, marital_status, workclass]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使用两组列可以轻松配置使用所有这些</w:t>
      </w:r>
      <w:ins w:id="1909" w:author="Shirley Li" w:date="2018-12-07T08:34:00Z">
        <w:r w:rsidR="00FB154D">
          <w:rPr>
            <w:rFonts w:ascii="Arial" w:eastAsia="宋体" w:hAnsi="Arial" w:cs="Arial" w:hint="eastAsia"/>
            <w:color w:val="212121"/>
            <w:kern w:val="0"/>
            <w:sz w:val="24"/>
            <w:szCs w:val="24"/>
          </w:rPr>
          <w:t>特征</w:t>
        </w:r>
      </w:ins>
      <w:del w:id="1910" w:author="Shirley Li" w:date="2018-12-07T08:34:00Z">
        <w:r w:rsidRPr="009B37C0" w:rsidDel="00FB154D">
          <w:rPr>
            <w:rFonts w:ascii="Arial" w:eastAsia="宋体" w:hAnsi="Arial" w:cs="Arial"/>
            <w:color w:val="212121"/>
            <w:kern w:val="0"/>
            <w:sz w:val="24"/>
            <w:szCs w:val="24"/>
          </w:rPr>
          <w:delText>功能</w:delText>
        </w:r>
      </w:del>
      <w:r w:rsidRPr="009B37C0">
        <w:rPr>
          <w:rFonts w:ascii="Arial" w:eastAsia="宋体" w:hAnsi="Arial" w:cs="Arial"/>
          <w:color w:val="212121"/>
          <w:kern w:val="0"/>
          <w:sz w:val="24"/>
          <w:szCs w:val="24"/>
        </w:rPr>
        <w:t>的模型：</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classifier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(feature_columns=my_numeric_columns+my_categorical_columns)</w:t>
      </w:r>
      <w:r w:rsidRPr="009B37C0">
        <w:rPr>
          <w:rFonts w:ascii="Courier New" w:eastAsia="宋体" w:hAnsi="Courier New" w:cs="Courier New"/>
          <w:color w:val="37474F"/>
          <w:kern w:val="0"/>
          <w:szCs w:val="21"/>
        </w:rPr>
        <w:br/>
        <w:t>classifier.train(train_inpf)</w:t>
      </w:r>
      <w:r w:rsidRPr="009B37C0">
        <w:rPr>
          <w:rFonts w:ascii="Courier New" w:eastAsia="宋体" w:hAnsi="Courier New" w:cs="Courier New"/>
          <w:color w:val="37474F"/>
          <w:kern w:val="0"/>
          <w:szCs w:val="21"/>
        </w:rPr>
        <w:br/>
        <w:t>result = classifier.evaluate(test_inpf)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key,value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sorted(result.items()):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%s'</w:t>
      </w:r>
      <w:r w:rsidRPr="009B37C0">
        <w:rPr>
          <w:rFonts w:ascii="Courier New" w:eastAsia="宋体" w:hAnsi="Courier New" w:cs="Courier New"/>
          <w:color w:val="37474F"/>
          <w:kern w:val="0"/>
          <w:szCs w:val="21"/>
        </w:rPr>
        <w:t xml:space="preserve"> % (key, value))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0.79823107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0.76377374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0.6876817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0.50509375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3.3195345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0.23622628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211.94252</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0.6521975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0.14528999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0.3125325</w:t>
      </w:r>
    </w:p>
    <w:p w:rsidR="006F7728" w:rsidRPr="009B37C0" w:rsidRDefault="00FB154D" w:rsidP="006F7728">
      <w:pPr>
        <w:widowControl/>
        <w:spacing w:before="480" w:after="240" w:line="480" w:lineRule="atLeast"/>
        <w:jc w:val="left"/>
        <w:outlineLvl w:val="2"/>
        <w:rPr>
          <w:rFonts w:ascii="Arial" w:eastAsia="宋体" w:hAnsi="Arial" w:cs="Arial"/>
          <w:color w:val="212121"/>
          <w:kern w:val="0"/>
          <w:sz w:val="30"/>
          <w:szCs w:val="30"/>
        </w:rPr>
      </w:pPr>
      <w:ins w:id="1911" w:author="Shirley Li" w:date="2018-12-07T08:34:00Z">
        <w:r>
          <w:rPr>
            <w:rFonts w:ascii="Arial" w:eastAsia="宋体" w:hAnsi="Arial" w:cs="Arial" w:hint="eastAsia"/>
            <w:color w:val="212121"/>
            <w:kern w:val="0"/>
            <w:sz w:val="30"/>
            <w:szCs w:val="30"/>
          </w:rPr>
          <w:t>衍生</w:t>
        </w:r>
      </w:ins>
      <w:del w:id="1912" w:author="Shirley Li" w:date="2018-12-07T08:34:00Z">
        <w:r w:rsidR="006F7728" w:rsidRPr="009B37C0" w:rsidDel="00FB154D">
          <w:rPr>
            <w:rFonts w:ascii="Arial" w:eastAsia="宋体" w:hAnsi="Arial" w:cs="Arial"/>
            <w:color w:val="212121"/>
            <w:kern w:val="0"/>
            <w:sz w:val="30"/>
            <w:szCs w:val="30"/>
          </w:rPr>
          <w:delText>派生</w:delText>
        </w:r>
      </w:del>
      <w:r w:rsidR="006F7728" w:rsidRPr="009B37C0">
        <w:rPr>
          <w:rFonts w:ascii="Arial" w:eastAsia="宋体" w:hAnsi="Arial" w:cs="Arial"/>
          <w:color w:val="212121"/>
          <w:kern w:val="0"/>
          <w:sz w:val="30"/>
          <w:szCs w:val="30"/>
        </w:rPr>
        <w:t>特征列</w:t>
      </w:r>
    </w:p>
    <w:p w:rsidR="006F7728" w:rsidRPr="009B37C0" w:rsidRDefault="006F7728" w:rsidP="006F7728">
      <w:pPr>
        <w:widowControl/>
        <w:spacing w:after="240" w:line="360" w:lineRule="atLeast"/>
        <w:jc w:val="left"/>
        <w:outlineLvl w:val="3"/>
        <w:rPr>
          <w:rFonts w:ascii="Arial" w:eastAsia="宋体" w:hAnsi="Arial" w:cs="Arial"/>
          <w:color w:val="212121"/>
          <w:kern w:val="0"/>
          <w:sz w:val="24"/>
          <w:szCs w:val="24"/>
        </w:rPr>
      </w:pPr>
      <w:r w:rsidRPr="009B37C0">
        <w:rPr>
          <w:rFonts w:ascii="Arial" w:eastAsia="宋体" w:hAnsi="Arial" w:cs="Arial"/>
          <w:color w:val="212121"/>
          <w:kern w:val="0"/>
          <w:sz w:val="24"/>
          <w:szCs w:val="24"/>
        </w:rPr>
        <w:t>通过</w:t>
      </w:r>
      <w:del w:id="1913" w:author="Shirley Li" w:date="2018-12-07T08:34:00Z">
        <w:r w:rsidRPr="009B37C0" w:rsidDel="003001D8">
          <w:rPr>
            <w:rFonts w:ascii="Arial" w:eastAsia="宋体" w:hAnsi="Arial" w:cs="Arial" w:hint="eastAsia"/>
            <w:color w:val="212121"/>
            <w:kern w:val="0"/>
            <w:sz w:val="24"/>
            <w:szCs w:val="24"/>
          </w:rPr>
          <w:delText>Bucketization</w:delText>
        </w:r>
      </w:del>
      <w:proofErr w:type="gramStart"/>
      <w:ins w:id="1914" w:author="Shirley Li" w:date="2018-12-07T08:34:00Z">
        <w:r w:rsidR="003001D8">
          <w:rPr>
            <w:rFonts w:ascii="Arial" w:eastAsia="宋体" w:hAnsi="Arial" w:cs="Arial" w:hint="eastAsia"/>
            <w:color w:val="212121"/>
            <w:kern w:val="0"/>
            <w:sz w:val="24"/>
            <w:szCs w:val="24"/>
          </w:rPr>
          <w:t>分桶</w:t>
        </w:r>
      </w:ins>
      <w:ins w:id="1915" w:author="Shirley Li" w:date="2018-12-07T08:35:00Z">
        <w:r w:rsidR="003001D8">
          <w:rPr>
            <w:rFonts w:ascii="Arial" w:eastAsia="宋体" w:hAnsi="Arial" w:cs="Arial" w:hint="eastAsia"/>
            <w:color w:val="212121"/>
            <w:kern w:val="0"/>
            <w:sz w:val="24"/>
            <w:szCs w:val="24"/>
          </w:rPr>
          <w:t>将</w:t>
        </w:r>
      </w:ins>
      <w:proofErr w:type="gramEnd"/>
      <w:del w:id="1916" w:author="Shirley Li" w:date="2018-12-07T08:35:00Z">
        <w:r w:rsidRPr="009B37C0" w:rsidDel="003001D8">
          <w:rPr>
            <w:rFonts w:ascii="Arial" w:eastAsia="宋体" w:hAnsi="Arial" w:cs="Arial"/>
            <w:color w:val="212121"/>
            <w:kern w:val="0"/>
            <w:sz w:val="24"/>
            <w:szCs w:val="24"/>
          </w:rPr>
          <w:delText>使</w:delText>
        </w:r>
      </w:del>
      <w:r w:rsidRPr="009B37C0">
        <w:rPr>
          <w:rFonts w:ascii="Arial" w:eastAsia="宋体" w:hAnsi="Arial" w:cs="Arial"/>
          <w:color w:val="212121"/>
          <w:kern w:val="0"/>
          <w:sz w:val="24"/>
          <w:szCs w:val="24"/>
        </w:rPr>
        <w:t>连续</w:t>
      </w:r>
      <w:ins w:id="1917" w:author="Shirley Li" w:date="2018-12-07T08:35:00Z">
        <w:r w:rsidR="003001D8">
          <w:rPr>
            <w:rFonts w:ascii="Arial" w:eastAsia="宋体" w:hAnsi="Arial" w:cs="Arial" w:hint="eastAsia"/>
            <w:color w:val="212121"/>
            <w:kern w:val="0"/>
            <w:sz w:val="24"/>
            <w:szCs w:val="24"/>
          </w:rPr>
          <w:t>特征</w:t>
        </w:r>
      </w:ins>
      <w:del w:id="1918" w:author="Shirley Li" w:date="2018-12-07T08:35:00Z">
        <w:r w:rsidRPr="009B37C0" w:rsidDel="003001D8">
          <w:rPr>
            <w:rFonts w:ascii="Arial" w:eastAsia="宋体" w:hAnsi="Arial" w:cs="Arial"/>
            <w:color w:val="212121"/>
            <w:kern w:val="0"/>
            <w:sz w:val="24"/>
            <w:szCs w:val="24"/>
          </w:rPr>
          <w:delText>功能分类</w:delText>
        </w:r>
      </w:del>
      <w:ins w:id="1919" w:author="Shirley Li" w:date="2018-12-07T08:35:00Z">
        <w:r w:rsidR="003001D8">
          <w:rPr>
            <w:rFonts w:ascii="Arial" w:eastAsia="宋体" w:hAnsi="Arial" w:cs="Arial" w:hint="eastAsia"/>
            <w:color w:val="212121"/>
            <w:kern w:val="0"/>
            <w:sz w:val="24"/>
            <w:szCs w:val="24"/>
          </w:rPr>
          <w:t>变成类别特征。</w:t>
        </w:r>
      </w:ins>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有时，连续特征与标签之间的关系不是线性的。例如，</w:t>
      </w:r>
      <w:r w:rsidRPr="009B37C0">
        <w:rPr>
          <w:rFonts w:ascii="Arial" w:eastAsia="宋体" w:hAnsi="Arial" w:cs="Arial"/>
          <w:i/>
          <w:iCs/>
          <w:color w:val="212121"/>
          <w:kern w:val="0"/>
          <w:sz w:val="24"/>
          <w:szCs w:val="24"/>
        </w:rPr>
        <w:t>年龄</w:t>
      </w:r>
      <w:r w:rsidRPr="009B37C0">
        <w:rPr>
          <w:rFonts w:ascii="Arial" w:eastAsia="宋体" w:hAnsi="Arial" w:cs="Arial"/>
          <w:color w:val="212121"/>
          <w:kern w:val="0"/>
          <w:sz w:val="24"/>
          <w:szCs w:val="24"/>
        </w:rPr>
        <w:t>和</w:t>
      </w:r>
      <w:r w:rsidRPr="009B37C0">
        <w:rPr>
          <w:rFonts w:ascii="Arial" w:eastAsia="宋体" w:hAnsi="Arial" w:cs="Arial"/>
          <w:i/>
          <w:iCs/>
          <w:color w:val="212121"/>
          <w:kern w:val="0"/>
          <w:sz w:val="24"/>
          <w:szCs w:val="24"/>
        </w:rPr>
        <w:t>收入</w:t>
      </w:r>
      <w:r w:rsidRPr="009B37C0">
        <w:rPr>
          <w:rFonts w:ascii="Arial" w:eastAsia="宋体" w:hAnsi="Arial" w:cs="Arial"/>
          <w:color w:val="212121"/>
          <w:kern w:val="0"/>
          <w:sz w:val="24"/>
          <w:szCs w:val="24"/>
        </w:rPr>
        <w:t xml:space="preserve"> - </w:t>
      </w:r>
      <w:r w:rsidRPr="009B37C0">
        <w:rPr>
          <w:rFonts w:ascii="Arial" w:eastAsia="宋体" w:hAnsi="Arial" w:cs="Arial"/>
          <w:color w:val="212121"/>
          <w:kern w:val="0"/>
          <w:sz w:val="24"/>
          <w:szCs w:val="24"/>
        </w:rPr>
        <w:t>一个人的收入可能在其职业生涯的早期阶段增长，然后</w:t>
      </w:r>
      <w:del w:id="1920" w:author="Shirley Li" w:date="2018-12-07T08:35:00Z">
        <w:r w:rsidRPr="009B37C0" w:rsidDel="003001D8">
          <w:rPr>
            <w:rFonts w:ascii="Arial" w:eastAsia="宋体" w:hAnsi="Arial" w:cs="Arial"/>
            <w:color w:val="212121"/>
            <w:kern w:val="0"/>
            <w:sz w:val="24"/>
            <w:szCs w:val="24"/>
          </w:rPr>
          <w:delText>增长可能</w:delText>
        </w:r>
      </w:del>
      <w:r w:rsidRPr="009B37C0">
        <w:rPr>
          <w:rFonts w:ascii="Arial" w:eastAsia="宋体" w:hAnsi="Arial" w:cs="Arial"/>
          <w:color w:val="212121"/>
          <w:kern w:val="0"/>
          <w:sz w:val="24"/>
          <w:szCs w:val="24"/>
        </w:rPr>
        <w:t>在</w:t>
      </w:r>
      <w:ins w:id="1921" w:author="Shirley Li" w:date="2018-12-07T08:35:00Z">
        <w:r w:rsidR="003001D8">
          <w:rPr>
            <w:rFonts w:ascii="Arial" w:eastAsia="宋体" w:hAnsi="Arial" w:cs="Arial" w:hint="eastAsia"/>
            <w:color w:val="212121"/>
            <w:kern w:val="0"/>
            <w:sz w:val="24"/>
            <w:szCs w:val="24"/>
          </w:rPr>
          <w:t>某一阶段</w:t>
        </w:r>
      </w:ins>
      <w:del w:id="1922" w:author="Shirley Li" w:date="2018-12-07T08:35:00Z">
        <w:r w:rsidRPr="009B37C0" w:rsidDel="003001D8">
          <w:rPr>
            <w:rFonts w:ascii="Arial" w:eastAsia="宋体" w:hAnsi="Arial" w:cs="Arial"/>
            <w:color w:val="212121"/>
            <w:kern w:val="0"/>
            <w:sz w:val="24"/>
            <w:szCs w:val="24"/>
          </w:rPr>
          <w:delText>某些</w:delText>
        </w:r>
      </w:del>
      <w:r w:rsidRPr="009B37C0">
        <w:rPr>
          <w:rFonts w:ascii="Arial" w:eastAsia="宋体" w:hAnsi="Arial" w:cs="Arial"/>
          <w:color w:val="212121"/>
          <w:kern w:val="0"/>
          <w:sz w:val="24"/>
          <w:szCs w:val="24"/>
        </w:rPr>
        <w:t>时候</w:t>
      </w:r>
      <w:ins w:id="1923" w:author="Shirley Li" w:date="2018-12-07T08:35:00Z">
        <w:r w:rsidR="003001D8">
          <w:rPr>
            <w:rFonts w:ascii="Arial" w:eastAsia="宋体" w:hAnsi="Arial" w:cs="Arial" w:hint="eastAsia"/>
            <w:color w:val="212121"/>
            <w:kern w:val="0"/>
            <w:sz w:val="24"/>
            <w:szCs w:val="24"/>
          </w:rPr>
          <w:t>增长</w:t>
        </w:r>
      </w:ins>
      <w:r w:rsidRPr="009B37C0">
        <w:rPr>
          <w:rFonts w:ascii="Arial" w:eastAsia="宋体" w:hAnsi="Arial" w:cs="Arial"/>
          <w:color w:val="212121"/>
          <w:kern w:val="0"/>
          <w:sz w:val="24"/>
          <w:szCs w:val="24"/>
        </w:rPr>
        <w:t>放缓，最后，</w:t>
      </w:r>
      <w:del w:id="1924" w:author="Shirley Li" w:date="2018-12-07T08:35:00Z">
        <w:r w:rsidRPr="009B37C0" w:rsidDel="003001D8">
          <w:rPr>
            <w:rFonts w:ascii="Arial" w:eastAsia="宋体" w:hAnsi="Arial" w:cs="Arial"/>
            <w:color w:val="212121"/>
            <w:kern w:val="0"/>
            <w:sz w:val="24"/>
            <w:szCs w:val="24"/>
          </w:rPr>
          <w:delText>收入</w:delText>
        </w:r>
      </w:del>
      <w:r w:rsidRPr="009B37C0">
        <w:rPr>
          <w:rFonts w:ascii="Arial" w:eastAsia="宋体" w:hAnsi="Arial" w:cs="Arial"/>
          <w:color w:val="212121"/>
          <w:kern w:val="0"/>
          <w:sz w:val="24"/>
          <w:szCs w:val="24"/>
        </w:rPr>
        <w:t>在退休后减少。在这种情况下，使用</w:t>
      </w:r>
      <w:del w:id="1925" w:author="Shirley Li" w:date="2018-12-07T08:35:00Z">
        <w:r w:rsidRPr="009B37C0" w:rsidDel="003001D8">
          <w:rPr>
            <w:rFonts w:ascii="Arial" w:eastAsia="宋体" w:hAnsi="Arial" w:cs="Arial"/>
            <w:color w:val="212121"/>
            <w:kern w:val="0"/>
            <w:sz w:val="24"/>
            <w:szCs w:val="24"/>
          </w:rPr>
          <w:delText>raw</w:delText>
        </w:r>
      </w:del>
      <w:ins w:id="1926" w:author="Shirley Li" w:date="2018-12-07T08:35:00Z">
        <w:r w:rsidR="003001D8">
          <w:rPr>
            <w:rFonts w:ascii="Arial" w:eastAsia="宋体" w:hAnsi="Arial" w:cs="Arial" w:hint="eastAsia"/>
            <w:color w:val="212121"/>
            <w:kern w:val="0"/>
            <w:sz w:val="24"/>
            <w:szCs w:val="24"/>
          </w:rPr>
          <w:t>原始</w:t>
        </w:r>
      </w:ins>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age</w:t>
      </w:r>
      <w:r w:rsidRPr="009B37C0">
        <w:rPr>
          <w:rFonts w:ascii="Arial" w:eastAsia="宋体" w:hAnsi="Arial" w:cs="Arial"/>
          <w:color w:val="212121"/>
          <w:kern w:val="0"/>
          <w:sz w:val="24"/>
          <w:szCs w:val="24"/>
        </w:rPr>
        <w:t>作为实值特征</w:t>
      </w:r>
      <w:proofErr w:type="gramStart"/>
      <w:r w:rsidRPr="009B37C0">
        <w:rPr>
          <w:rFonts w:ascii="Arial" w:eastAsia="宋体" w:hAnsi="Arial" w:cs="Arial"/>
          <w:color w:val="212121"/>
          <w:kern w:val="0"/>
          <w:sz w:val="24"/>
          <w:szCs w:val="24"/>
        </w:rPr>
        <w:t>列可能</w:t>
      </w:r>
      <w:proofErr w:type="gramEnd"/>
      <w:r w:rsidRPr="009B37C0">
        <w:rPr>
          <w:rFonts w:ascii="Arial" w:eastAsia="宋体" w:hAnsi="Arial" w:cs="Arial"/>
          <w:color w:val="212121"/>
          <w:kern w:val="0"/>
          <w:sz w:val="24"/>
          <w:szCs w:val="24"/>
        </w:rPr>
        <w:t>不是一个好的选择，因为模型只能学习以下三种情况之一：</w:t>
      </w:r>
    </w:p>
    <w:p w:rsidR="006F7728" w:rsidRPr="009B37C0" w:rsidRDefault="006F7728" w:rsidP="006F7728">
      <w:pPr>
        <w:widowControl/>
        <w:numPr>
          <w:ilvl w:val="0"/>
          <w:numId w:val="36"/>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随着年龄的增长，收入总是以某种速度增长（正相关），</w:t>
      </w:r>
    </w:p>
    <w:p w:rsidR="006F7728" w:rsidRPr="009B37C0" w:rsidRDefault="006F7728" w:rsidP="006F7728">
      <w:pPr>
        <w:widowControl/>
        <w:numPr>
          <w:ilvl w:val="0"/>
          <w:numId w:val="36"/>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随着年龄的增长，收入总是以某种速度下降（负相关），或</w:t>
      </w:r>
    </w:p>
    <w:p w:rsidR="006F7728" w:rsidRPr="009B37C0" w:rsidRDefault="006F7728" w:rsidP="006F7728">
      <w:pPr>
        <w:widowControl/>
        <w:numPr>
          <w:ilvl w:val="0"/>
          <w:numId w:val="36"/>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无论在什么年龄（无相关性），收入都保持不变。</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如果我们想分别了解收入和每个年龄组之间的</w:t>
      </w:r>
      <w:ins w:id="1927" w:author="Shirley Li" w:date="2018-12-07T08:36:00Z">
        <w:r w:rsidR="00A26824">
          <w:rPr>
            <w:rFonts w:ascii="Arial" w:eastAsia="宋体" w:hAnsi="Arial" w:cs="Arial" w:hint="eastAsia"/>
            <w:color w:val="212121"/>
            <w:kern w:val="0"/>
            <w:sz w:val="24"/>
            <w:szCs w:val="24"/>
          </w:rPr>
          <w:t>精细关系</w:t>
        </w:r>
      </w:ins>
      <w:del w:id="1928" w:author="Shirley Li" w:date="2018-12-07T08:36:00Z">
        <w:r w:rsidRPr="009B37C0" w:rsidDel="00A26824">
          <w:rPr>
            <w:rFonts w:ascii="Arial" w:eastAsia="宋体" w:hAnsi="Arial" w:cs="Arial"/>
            <w:color w:val="212121"/>
            <w:kern w:val="0"/>
            <w:sz w:val="24"/>
            <w:szCs w:val="24"/>
          </w:rPr>
          <w:delText>细粒度相关性</w:delText>
        </w:r>
      </w:del>
      <w:r w:rsidRPr="009B37C0">
        <w:rPr>
          <w:rFonts w:ascii="Arial" w:eastAsia="宋体" w:hAnsi="Arial" w:cs="Arial"/>
          <w:color w:val="212121"/>
          <w:kern w:val="0"/>
          <w:sz w:val="24"/>
          <w:szCs w:val="24"/>
        </w:rPr>
        <w:t>，我们可以利用</w:t>
      </w:r>
      <w:del w:id="1929" w:author="Shirley Li" w:date="2018-12-07T08:36:00Z">
        <w:r w:rsidRPr="009B37C0" w:rsidDel="00A26824">
          <w:rPr>
            <w:rFonts w:ascii="Arial" w:eastAsia="宋体" w:hAnsi="Arial" w:cs="Arial" w:hint="eastAsia"/>
            <w:i/>
            <w:iCs/>
            <w:color w:val="212121"/>
            <w:kern w:val="0"/>
            <w:sz w:val="24"/>
            <w:szCs w:val="24"/>
          </w:rPr>
          <w:delText>bucketization</w:delText>
        </w:r>
      </w:del>
      <w:proofErr w:type="gramStart"/>
      <w:ins w:id="1930" w:author="Shirley Li" w:date="2018-12-07T08:36:00Z">
        <w:r w:rsidR="00A26824">
          <w:rPr>
            <w:rFonts w:ascii="Arial" w:eastAsia="宋体" w:hAnsi="Arial" w:cs="Arial" w:hint="eastAsia"/>
            <w:i/>
            <w:iCs/>
            <w:color w:val="212121"/>
            <w:kern w:val="0"/>
            <w:sz w:val="24"/>
            <w:szCs w:val="24"/>
          </w:rPr>
          <w:t>分桶技巧</w:t>
        </w:r>
      </w:ins>
      <w:proofErr w:type="gramEnd"/>
      <w:r w:rsidRPr="009B37C0">
        <w:rPr>
          <w:rFonts w:ascii="Arial" w:eastAsia="宋体" w:hAnsi="Arial" w:cs="Arial"/>
          <w:color w:val="212121"/>
          <w:kern w:val="0"/>
          <w:sz w:val="24"/>
          <w:szCs w:val="24"/>
        </w:rPr>
        <w:t>。</w:t>
      </w:r>
      <w:del w:id="1931" w:author="Shirley Li" w:date="2018-12-07T08:37:00Z">
        <w:r w:rsidRPr="009B37C0" w:rsidDel="00A26824">
          <w:rPr>
            <w:rFonts w:ascii="Arial" w:eastAsia="宋体" w:hAnsi="Arial" w:cs="Arial"/>
            <w:color w:val="212121"/>
            <w:kern w:val="0"/>
            <w:sz w:val="24"/>
            <w:szCs w:val="24"/>
          </w:rPr>
          <w:delText>Bucketization</w:delText>
        </w:r>
      </w:del>
      <w:proofErr w:type="gramStart"/>
      <w:ins w:id="1932" w:author="Shirley Li" w:date="2018-12-07T08:37:00Z">
        <w:r w:rsidR="00A26824">
          <w:rPr>
            <w:rFonts w:ascii="Arial" w:eastAsia="宋体" w:hAnsi="Arial" w:cs="Arial"/>
            <w:color w:val="212121"/>
            <w:kern w:val="0"/>
            <w:sz w:val="24"/>
            <w:szCs w:val="24"/>
          </w:rPr>
          <w:t>分桶</w:t>
        </w:r>
      </w:ins>
      <w:r w:rsidRPr="009B37C0">
        <w:rPr>
          <w:rFonts w:ascii="Arial" w:eastAsia="宋体" w:hAnsi="Arial" w:cs="Arial"/>
          <w:color w:val="212121"/>
          <w:kern w:val="0"/>
          <w:sz w:val="24"/>
          <w:szCs w:val="24"/>
        </w:rPr>
        <w:t>是</w:t>
      </w:r>
      <w:proofErr w:type="gramEnd"/>
      <w:r w:rsidRPr="009B37C0">
        <w:rPr>
          <w:rFonts w:ascii="Arial" w:eastAsia="宋体" w:hAnsi="Arial" w:cs="Arial"/>
          <w:color w:val="212121"/>
          <w:kern w:val="0"/>
          <w:sz w:val="24"/>
          <w:szCs w:val="24"/>
        </w:rPr>
        <w:t>将连续特征的整个范围划分为一组连续桶，然后根据该值落入哪个桶将原始数字特征转换为桶</w:t>
      </w:r>
      <w:r w:rsidRPr="009B37C0">
        <w:rPr>
          <w:rFonts w:ascii="Arial" w:eastAsia="宋体" w:hAnsi="Arial" w:cs="Arial"/>
          <w:color w:val="212121"/>
          <w:kern w:val="0"/>
          <w:sz w:val="24"/>
          <w:szCs w:val="24"/>
        </w:rPr>
        <w:t>ID</w:t>
      </w:r>
      <w:r w:rsidRPr="009B37C0">
        <w:rPr>
          <w:rFonts w:ascii="Arial" w:eastAsia="宋体" w:hAnsi="Arial" w:cs="Arial"/>
          <w:color w:val="212121"/>
          <w:kern w:val="0"/>
          <w:sz w:val="24"/>
          <w:szCs w:val="24"/>
        </w:rPr>
        <w:t>（作为分类特征）的过程。因此，</w:t>
      </w:r>
      <w:ins w:id="1933" w:author="Shirley Li" w:date="2018-12-07T08:37:00Z">
        <w:r w:rsidR="00A26824">
          <w:rPr>
            <w:rFonts w:ascii="Arial" w:eastAsia="宋体" w:hAnsi="Arial" w:cs="Arial" w:hint="eastAsia"/>
            <w:color w:val="212121"/>
            <w:kern w:val="0"/>
            <w:sz w:val="24"/>
            <w:szCs w:val="24"/>
          </w:rPr>
          <w:t>针对</w:t>
        </w:r>
        <w:r w:rsidR="00A26824" w:rsidRPr="009B37C0">
          <w:rPr>
            <w:rFonts w:ascii="Arial" w:eastAsia="宋体" w:hAnsi="Arial" w:cs="Arial"/>
            <w:color w:val="212121"/>
            <w:kern w:val="0"/>
            <w:sz w:val="24"/>
            <w:szCs w:val="24"/>
          </w:rPr>
          <w:t>以上</w:t>
        </w:r>
        <w:r w:rsidR="00A26824" w:rsidRPr="009B37C0">
          <w:rPr>
            <w:rFonts w:ascii="Courier New" w:eastAsia="宋体" w:hAnsi="Courier New" w:cs="Courier New"/>
            <w:color w:val="37474F"/>
            <w:kern w:val="0"/>
            <w:sz w:val="22"/>
            <w:shd w:val="clear" w:color="auto" w:fill="F7F7F7"/>
          </w:rPr>
          <w:t>age</w:t>
        </w:r>
        <w:r w:rsidR="00A26824">
          <w:rPr>
            <w:rFonts w:ascii="Courier New" w:eastAsia="宋体" w:hAnsi="Courier New" w:cs="Courier New" w:hint="eastAsia"/>
            <w:color w:val="37474F"/>
            <w:kern w:val="0"/>
            <w:sz w:val="22"/>
            <w:shd w:val="clear" w:color="auto" w:fill="F7F7F7"/>
          </w:rPr>
          <w:t>，</w:t>
        </w:r>
      </w:ins>
      <w:r w:rsidRPr="009B37C0">
        <w:rPr>
          <w:rFonts w:ascii="Arial" w:eastAsia="宋体" w:hAnsi="Arial" w:cs="Arial"/>
          <w:color w:val="212121"/>
          <w:kern w:val="0"/>
          <w:sz w:val="24"/>
          <w:szCs w:val="24"/>
        </w:rPr>
        <w:t>我们可以定义一个</w:t>
      </w:r>
      <w:r w:rsidRPr="009B37C0">
        <w:rPr>
          <w:rFonts w:ascii="Courier New" w:eastAsia="宋体" w:hAnsi="Courier New" w:cs="Courier New"/>
          <w:color w:val="37474F"/>
          <w:kern w:val="0"/>
          <w:sz w:val="22"/>
          <w:shd w:val="clear" w:color="auto" w:fill="F7F7F7"/>
        </w:rPr>
        <w:t>bucketized_column</w:t>
      </w:r>
      <w:del w:id="1934" w:author="Shirley Li" w:date="2018-12-07T08:37:00Z">
        <w:r w:rsidRPr="009B37C0" w:rsidDel="00A26824">
          <w:rPr>
            <w:rFonts w:ascii="Arial" w:eastAsia="宋体" w:hAnsi="Arial" w:cs="Arial"/>
            <w:color w:val="212121"/>
            <w:kern w:val="0"/>
            <w:sz w:val="24"/>
            <w:szCs w:val="24"/>
          </w:rPr>
          <w:delText>以上</w:delText>
        </w:r>
        <w:r w:rsidRPr="009B37C0" w:rsidDel="00A26824">
          <w:rPr>
            <w:rFonts w:ascii="Courier New" w:eastAsia="宋体" w:hAnsi="Courier New" w:cs="Courier New"/>
            <w:color w:val="37474F"/>
            <w:kern w:val="0"/>
            <w:sz w:val="22"/>
            <w:shd w:val="clear" w:color="auto" w:fill="F7F7F7"/>
          </w:rPr>
          <w:delText>age</w:delText>
        </w:r>
      </w:del>
      <w:r w:rsidRPr="009B37C0">
        <w:rPr>
          <w:rFonts w:ascii="Arial" w:eastAsia="宋体" w:hAnsi="Arial" w:cs="Arial"/>
          <w:color w:val="212121"/>
          <w:kern w:val="0"/>
          <w:sz w:val="24"/>
          <w:szCs w:val="24"/>
        </w:rPr>
        <w:t>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age_buckets = </w:t>
      </w:r>
      <w:proofErr w:type="gramStart"/>
      <w:r w:rsidRPr="009B37C0">
        <w:rPr>
          <w:rFonts w:ascii="Courier New" w:eastAsia="宋体" w:hAnsi="Courier New" w:cs="Courier New"/>
          <w:color w:val="37474F"/>
          <w:kern w:val="0"/>
          <w:szCs w:val="21"/>
        </w:rPr>
        <w:t>tf.feature</w:t>
      </w:r>
      <w:proofErr w:type="gramEnd"/>
      <w:r w:rsidRPr="009B37C0">
        <w:rPr>
          <w:rFonts w:ascii="Courier New" w:eastAsia="宋体" w:hAnsi="Courier New" w:cs="Courier New"/>
          <w:color w:val="37474F"/>
          <w:kern w:val="0"/>
          <w:szCs w:val="21"/>
        </w:rPr>
        <w:t>_column.bucketized_column(</w:t>
      </w:r>
      <w:r w:rsidRPr="009B37C0">
        <w:rPr>
          <w:rFonts w:ascii="Courier New" w:eastAsia="宋体" w:hAnsi="Courier New" w:cs="Courier New"/>
          <w:color w:val="37474F"/>
          <w:kern w:val="0"/>
          <w:szCs w:val="21"/>
        </w:rPr>
        <w:br/>
        <w:t>    age, boundaries=[</w:t>
      </w:r>
      <w:r w:rsidRPr="009B37C0">
        <w:rPr>
          <w:rFonts w:ascii="Courier New" w:eastAsia="宋体" w:hAnsi="Courier New" w:cs="Courier New"/>
          <w:color w:val="C53929"/>
          <w:kern w:val="0"/>
          <w:szCs w:val="21"/>
        </w:rPr>
        <w:t>18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30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35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40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45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60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65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boundaries</w:t>
      </w:r>
      <w:r w:rsidRPr="009B37C0">
        <w:rPr>
          <w:rFonts w:ascii="Arial" w:eastAsia="宋体" w:hAnsi="Arial" w:cs="Arial"/>
          <w:color w:val="212121"/>
          <w:kern w:val="0"/>
          <w:sz w:val="24"/>
          <w:szCs w:val="24"/>
        </w:rPr>
        <w:t>是一个桶边界列表。在</w:t>
      </w:r>
      <w:del w:id="1935" w:author="Shirley Li" w:date="2018-12-07T08:37:00Z">
        <w:r w:rsidRPr="009B37C0" w:rsidDel="003E18BC">
          <w:rPr>
            <w:rFonts w:ascii="Arial" w:eastAsia="宋体" w:hAnsi="Arial" w:cs="Arial" w:hint="eastAsia"/>
            <w:color w:val="212121"/>
            <w:kern w:val="0"/>
            <w:sz w:val="24"/>
            <w:szCs w:val="24"/>
          </w:rPr>
          <w:delText>这种情况下</w:delText>
        </w:r>
      </w:del>
      <w:ins w:id="1936" w:author="Shirley Li" w:date="2018-12-07T08:37:00Z">
        <w:r w:rsidR="003E18BC">
          <w:rPr>
            <w:rFonts w:ascii="Arial" w:eastAsia="宋体" w:hAnsi="Arial" w:cs="Arial" w:hint="eastAsia"/>
            <w:color w:val="212121"/>
            <w:kern w:val="0"/>
            <w:sz w:val="24"/>
            <w:szCs w:val="24"/>
          </w:rPr>
          <w:t>本例中</w:t>
        </w:r>
      </w:ins>
      <w:r w:rsidRPr="009B37C0">
        <w:rPr>
          <w:rFonts w:ascii="Arial" w:eastAsia="宋体" w:hAnsi="Arial" w:cs="Arial"/>
          <w:color w:val="212121"/>
          <w:kern w:val="0"/>
          <w:sz w:val="24"/>
          <w:szCs w:val="24"/>
        </w:rPr>
        <w:t>，有</w:t>
      </w:r>
      <w:r w:rsidRPr="009B37C0">
        <w:rPr>
          <w:rFonts w:ascii="Arial" w:eastAsia="宋体" w:hAnsi="Arial" w:cs="Arial"/>
          <w:color w:val="212121"/>
          <w:kern w:val="0"/>
          <w:sz w:val="24"/>
          <w:szCs w:val="24"/>
        </w:rPr>
        <w:t>10</w:t>
      </w:r>
      <w:r w:rsidRPr="009B37C0">
        <w:rPr>
          <w:rFonts w:ascii="Arial" w:eastAsia="宋体" w:hAnsi="Arial" w:cs="Arial"/>
          <w:color w:val="212121"/>
          <w:kern w:val="0"/>
          <w:sz w:val="24"/>
          <w:szCs w:val="24"/>
        </w:rPr>
        <w:t>个边界，</w:t>
      </w:r>
      <w:del w:id="1937" w:author="Shirley Li" w:date="2018-12-07T08:38:00Z">
        <w:r w:rsidRPr="009B37C0" w:rsidDel="003E18BC">
          <w:rPr>
            <w:rFonts w:ascii="Arial" w:eastAsia="宋体" w:hAnsi="Arial" w:cs="Arial"/>
            <w:color w:val="212121"/>
            <w:kern w:val="0"/>
            <w:sz w:val="24"/>
            <w:szCs w:val="24"/>
          </w:rPr>
          <w:delText>导致</w:delText>
        </w:r>
      </w:del>
      <w:ins w:id="1938" w:author="Shirley Li" w:date="2018-12-07T08:38:00Z">
        <w:r w:rsidR="003E18BC">
          <w:rPr>
            <w:rFonts w:ascii="Arial" w:eastAsia="宋体" w:hAnsi="Arial" w:cs="Arial" w:hint="eastAsia"/>
            <w:color w:val="212121"/>
            <w:kern w:val="0"/>
            <w:sz w:val="24"/>
            <w:szCs w:val="24"/>
          </w:rPr>
          <w:t>因此会生成</w:t>
        </w:r>
      </w:ins>
      <w:r w:rsidRPr="009B37C0">
        <w:rPr>
          <w:rFonts w:ascii="Arial" w:eastAsia="宋体" w:hAnsi="Arial" w:cs="Arial"/>
          <w:color w:val="212121"/>
          <w:kern w:val="0"/>
          <w:sz w:val="24"/>
          <w:szCs w:val="24"/>
        </w:rPr>
        <w:t>11</w:t>
      </w:r>
      <w:r w:rsidRPr="009B37C0">
        <w:rPr>
          <w:rFonts w:ascii="Arial" w:eastAsia="宋体" w:hAnsi="Arial" w:cs="Arial"/>
          <w:color w:val="212121"/>
          <w:kern w:val="0"/>
          <w:sz w:val="24"/>
          <w:szCs w:val="24"/>
        </w:rPr>
        <w:t>个年龄组桶（从</w:t>
      </w:r>
      <w:r w:rsidRPr="009B37C0">
        <w:rPr>
          <w:rFonts w:ascii="Arial" w:eastAsia="宋体" w:hAnsi="Arial" w:cs="Arial"/>
          <w:color w:val="212121"/>
          <w:kern w:val="0"/>
          <w:sz w:val="24"/>
          <w:szCs w:val="24"/>
        </w:rPr>
        <w:t>17</w:t>
      </w:r>
      <w:r w:rsidRPr="009B37C0">
        <w:rPr>
          <w:rFonts w:ascii="Arial" w:eastAsia="宋体" w:hAnsi="Arial" w:cs="Arial"/>
          <w:color w:val="212121"/>
          <w:kern w:val="0"/>
          <w:sz w:val="24"/>
          <w:szCs w:val="24"/>
        </w:rPr>
        <w:t>岁及以下，</w:t>
      </w:r>
      <w:r w:rsidRPr="009B37C0">
        <w:rPr>
          <w:rFonts w:ascii="Arial" w:eastAsia="宋体" w:hAnsi="Arial" w:cs="Arial"/>
          <w:color w:val="212121"/>
          <w:kern w:val="0"/>
          <w:sz w:val="24"/>
          <w:szCs w:val="24"/>
        </w:rPr>
        <w:t>18-24</w:t>
      </w:r>
      <w:r w:rsidRPr="009B37C0">
        <w:rPr>
          <w:rFonts w:ascii="Arial" w:eastAsia="宋体" w:hAnsi="Arial" w:cs="Arial"/>
          <w:color w:val="212121"/>
          <w:kern w:val="0"/>
          <w:sz w:val="24"/>
          <w:szCs w:val="24"/>
        </w:rPr>
        <w:t>岁，</w:t>
      </w:r>
      <w:r w:rsidRPr="009B37C0">
        <w:rPr>
          <w:rFonts w:ascii="Arial" w:eastAsia="宋体" w:hAnsi="Arial" w:cs="Arial"/>
          <w:color w:val="212121"/>
          <w:kern w:val="0"/>
          <w:sz w:val="24"/>
          <w:szCs w:val="24"/>
        </w:rPr>
        <w:t>25-29</w:t>
      </w:r>
      <w:r w:rsidRPr="009B37C0">
        <w:rPr>
          <w:rFonts w:ascii="Arial" w:eastAsia="宋体" w:hAnsi="Arial" w:cs="Arial"/>
          <w:color w:val="212121"/>
          <w:kern w:val="0"/>
          <w:sz w:val="24"/>
          <w:szCs w:val="24"/>
        </w:rPr>
        <w:t>岁，</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，到</w:t>
      </w:r>
      <w:r w:rsidRPr="009B37C0">
        <w:rPr>
          <w:rFonts w:ascii="Arial" w:eastAsia="宋体" w:hAnsi="Arial" w:cs="Arial"/>
          <w:color w:val="212121"/>
          <w:kern w:val="0"/>
          <w:sz w:val="24"/>
          <w:szCs w:val="24"/>
        </w:rPr>
        <w:t>65</w:t>
      </w:r>
      <w:r w:rsidRPr="009B37C0">
        <w:rPr>
          <w:rFonts w:ascii="Arial" w:eastAsia="宋体" w:hAnsi="Arial" w:cs="Arial"/>
          <w:color w:val="212121"/>
          <w:kern w:val="0"/>
          <w:sz w:val="24"/>
          <w:szCs w:val="24"/>
        </w:rPr>
        <w:t>岁及以上）。</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通过分组，</w:t>
      </w:r>
      <w:del w:id="1939" w:author="Shirley Li" w:date="2018-12-07T08:38:00Z">
        <w:r w:rsidRPr="009B37C0" w:rsidDel="003E18BC">
          <w:rPr>
            <w:rFonts w:ascii="Arial" w:eastAsia="宋体" w:hAnsi="Arial" w:cs="Arial"/>
            <w:color w:val="212121"/>
            <w:kern w:val="0"/>
            <w:sz w:val="24"/>
            <w:szCs w:val="24"/>
          </w:rPr>
          <w:delText>该</w:delText>
        </w:r>
      </w:del>
      <w:r w:rsidRPr="009B37C0">
        <w:rPr>
          <w:rFonts w:ascii="Arial" w:eastAsia="宋体" w:hAnsi="Arial" w:cs="Arial"/>
          <w:color w:val="212121"/>
          <w:kern w:val="0"/>
          <w:sz w:val="24"/>
          <w:szCs w:val="24"/>
        </w:rPr>
        <w:t>模型将每个桶视为一个</w:t>
      </w:r>
      <w:ins w:id="1940" w:author="Shirley Li" w:date="2018-12-07T08:38:00Z">
        <w:r w:rsidR="003E18BC">
          <w:rPr>
            <w:rFonts w:ascii="Arial" w:eastAsia="宋体" w:hAnsi="Arial" w:cs="Arial" w:hint="eastAsia"/>
            <w:color w:val="212121"/>
            <w:kern w:val="0"/>
            <w:sz w:val="24"/>
            <w:szCs w:val="24"/>
          </w:rPr>
          <w:t>独热</w:t>
        </w:r>
      </w:ins>
      <w:del w:id="1941" w:author="Shirley Li" w:date="2018-12-07T08:38:00Z">
        <w:r w:rsidRPr="009B37C0" w:rsidDel="003E18BC">
          <w:rPr>
            <w:rFonts w:ascii="Arial" w:eastAsia="宋体" w:hAnsi="Arial" w:cs="Arial"/>
            <w:color w:val="212121"/>
            <w:kern w:val="0"/>
            <w:sz w:val="24"/>
            <w:szCs w:val="24"/>
          </w:rPr>
          <w:delText>热门</w:delText>
        </w:r>
      </w:del>
      <w:r w:rsidRPr="009B37C0">
        <w:rPr>
          <w:rFonts w:ascii="Arial" w:eastAsia="宋体" w:hAnsi="Arial" w:cs="Arial"/>
          <w:color w:val="212121"/>
          <w:kern w:val="0"/>
          <w:sz w:val="24"/>
          <w:szCs w:val="24"/>
        </w:rPr>
        <w:t>功能：</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roofErr w:type="gramStart"/>
      <w:r w:rsidRPr="009B37C0">
        <w:rPr>
          <w:rFonts w:ascii="Courier New" w:eastAsia="宋体" w:hAnsi="Courier New" w:cs="Courier New"/>
          <w:color w:val="37474F"/>
          <w:kern w:val="0"/>
          <w:szCs w:val="21"/>
        </w:rPr>
        <w:t>fc.input</w:t>
      </w:r>
      <w:proofErr w:type="gramEnd"/>
      <w:r w:rsidRPr="009B37C0">
        <w:rPr>
          <w:rFonts w:ascii="Courier New" w:eastAsia="宋体" w:hAnsi="Courier New" w:cs="Courier New"/>
          <w:color w:val="37474F"/>
          <w:kern w:val="0"/>
          <w:szCs w:val="21"/>
        </w:rPr>
        <w:t>_layer(feature_batch, [age, age_buckets]).numpy()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数组（</w:t>
      </w:r>
      <w:r w:rsidRPr="009B37C0">
        <w:rPr>
          <w:rFonts w:ascii="Courier New" w:eastAsia="宋体" w:hAnsi="Courier New" w:cs="Courier New"/>
          <w:color w:val="37474F"/>
          <w:kern w:val="0"/>
          <w:szCs w:val="21"/>
        </w:rPr>
        <w:t>[[37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0.0,0.0,0.0,1.0,0.0,0.0,0.0,0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0.0,0.0,0.0,0.1,0.0,0.0,0.0,0]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0.0,0.1,0.0,0.0,0.0,0.0,0.0,0]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[19.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[29.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0.0,0.1,0.0,0.0,0.0,0.0,0.0,0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[59</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0.0,0.0,0.0,0.0,0.0,1.0,0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[46.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0.0,0.0,0.0,0.0,0.1,0.0,0.0,0]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0.0,0.0,0.0,0.0,0.0,1.0,0.0,0]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[52.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0.0,0.0,0.0,0.0,0.1,0.0,0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[35.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0.0,0.0,0.1,1.0,0.0,0.0,0.0,0]</w:t>
      </w: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D</w:t>
      </w:r>
      <w:r w:rsidRPr="009B37C0">
        <w:rPr>
          <w:rFonts w:ascii="Courier New" w:eastAsia="宋体" w:hAnsi="Courier New" w:cs="Courier New"/>
          <w:color w:val="37474F"/>
          <w:kern w:val="0"/>
          <w:szCs w:val="21"/>
        </w:rPr>
        <w:t>型</w:t>
      </w:r>
      <w:r w:rsidRPr="009B37C0">
        <w:rPr>
          <w:rFonts w:ascii="Courier New" w:eastAsia="宋体" w:hAnsi="Courier New" w:cs="Courier New"/>
          <w:color w:val="37474F"/>
          <w:kern w:val="0"/>
          <w:szCs w:val="21"/>
        </w:rPr>
        <w:t>= FLOAT32</w:t>
      </w:r>
      <w:r w:rsidRPr="009B37C0">
        <w:rPr>
          <w:rFonts w:ascii="Courier New" w:eastAsia="宋体" w:hAnsi="Courier New" w:cs="Courier New"/>
          <w:color w:val="37474F"/>
          <w:kern w:val="0"/>
          <w:szCs w:val="21"/>
        </w:rPr>
        <w:t>）</w:t>
      </w:r>
    </w:p>
    <w:p w:rsidR="006F7728" w:rsidRPr="009B37C0" w:rsidRDefault="006F7728" w:rsidP="006F7728">
      <w:pPr>
        <w:widowControl/>
        <w:spacing w:before="480" w:after="240" w:line="360" w:lineRule="atLeast"/>
        <w:jc w:val="left"/>
        <w:outlineLvl w:val="3"/>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通过</w:t>
      </w:r>
      <w:del w:id="1942" w:author="Shirley Li" w:date="2018-12-07T08:40:00Z">
        <w:r w:rsidRPr="009B37C0" w:rsidDel="00140F92">
          <w:rPr>
            <w:rFonts w:ascii="Arial" w:eastAsia="宋体" w:hAnsi="Arial" w:cs="Arial" w:hint="eastAsia"/>
            <w:color w:val="212121"/>
            <w:kern w:val="0"/>
            <w:sz w:val="24"/>
            <w:szCs w:val="24"/>
          </w:rPr>
          <w:delText>交叉</w:delText>
        </w:r>
      </w:del>
      <w:ins w:id="1943" w:author="Shirley Li" w:date="2018-12-07T08:40:00Z">
        <w:r w:rsidR="00140F92">
          <w:rPr>
            <w:rFonts w:ascii="Arial" w:eastAsia="宋体" w:hAnsi="Arial" w:cs="Arial" w:hint="eastAsia"/>
            <w:color w:val="212121"/>
            <w:kern w:val="0"/>
            <w:sz w:val="24"/>
            <w:szCs w:val="24"/>
          </w:rPr>
          <w:t>组合</w:t>
        </w:r>
      </w:ins>
      <w:proofErr w:type="gramStart"/>
      <w:r w:rsidRPr="009B37C0">
        <w:rPr>
          <w:rFonts w:ascii="Arial" w:eastAsia="宋体" w:hAnsi="Arial" w:cs="Arial"/>
          <w:color w:val="212121"/>
          <w:kern w:val="0"/>
          <w:sz w:val="24"/>
          <w:szCs w:val="24"/>
        </w:rPr>
        <w:t>列学习</w:t>
      </w:r>
      <w:proofErr w:type="gramEnd"/>
      <w:r w:rsidRPr="009B37C0">
        <w:rPr>
          <w:rFonts w:ascii="Arial" w:eastAsia="宋体" w:hAnsi="Arial" w:cs="Arial"/>
          <w:color w:val="212121"/>
          <w:kern w:val="0"/>
          <w:sz w:val="24"/>
          <w:szCs w:val="24"/>
        </w:rPr>
        <w:t>复杂的关系</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单独使用每个</w:t>
      </w:r>
      <w:ins w:id="1944" w:author="Shirley Li" w:date="2018-12-07T08:40:00Z">
        <w:r w:rsidR="00140F92">
          <w:rPr>
            <w:rFonts w:ascii="Arial" w:eastAsia="宋体" w:hAnsi="Arial" w:cs="Arial" w:hint="eastAsia"/>
            <w:color w:val="212121"/>
            <w:kern w:val="0"/>
            <w:sz w:val="24"/>
            <w:szCs w:val="24"/>
          </w:rPr>
          <w:t>基准</w:t>
        </w:r>
      </w:ins>
      <w:del w:id="1945" w:author="Shirley Li" w:date="2018-12-07T08:40:00Z">
        <w:r w:rsidRPr="009B37C0" w:rsidDel="00140F92">
          <w:rPr>
            <w:rFonts w:ascii="Arial" w:eastAsia="宋体" w:hAnsi="Arial" w:cs="Arial"/>
            <w:color w:val="212121"/>
            <w:kern w:val="0"/>
            <w:sz w:val="24"/>
            <w:szCs w:val="24"/>
          </w:rPr>
          <w:delText>基本功能</w:delText>
        </w:r>
      </w:del>
      <w:ins w:id="1946" w:author="Shirley Li" w:date="2018-12-07T08:40:00Z">
        <w:r w:rsidR="00140F92">
          <w:rPr>
            <w:rFonts w:ascii="Arial" w:eastAsia="宋体" w:hAnsi="Arial" w:cs="Arial" w:hint="eastAsia"/>
            <w:color w:val="212121"/>
            <w:kern w:val="0"/>
            <w:sz w:val="24"/>
            <w:szCs w:val="24"/>
          </w:rPr>
          <w:t>特征</w:t>
        </w:r>
      </w:ins>
      <w:proofErr w:type="gramStart"/>
      <w:r w:rsidRPr="009B37C0">
        <w:rPr>
          <w:rFonts w:ascii="Arial" w:eastAsia="宋体" w:hAnsi="Arial" w:cs="Arial"/>
          <w:color w:val="212121"/>
          <w:kern w:val="0"/>
          <w:sz w:val="24"/>
          <w:szCs w:val="24"/>
        </w:rPr>
        <w:t>列可能</w:t>
      </w:r>
      <w:proofErr w:type="gramEnd"/>
      <w:r w:rsidRPr="009B37C0">
        <w:rPr>
          <w:rFonts w:ascii="Arial" w:eastAsia="宋体" w:hAnsi="Arial" w:cs="Arial"/>
          <w:color w:val="212121"/>
          <w:kern w:val="0"/>
          <w:sz w:val="24"/>
          <w:szCs w:val="24"/>
        </w:rPr>
        <w:t>不足以解释数据。例如，教育与标签（收入</w:t>
      </w:r>
      <w:r w:rsidRPr="009B37C0">
        <w:rPr>
          <w:rFonts w:ascii="Arial" w:eastAsia="宋体" w:hAnsi="Arial" w:cs="Arial"/>
          <w:color w:val="212121"/>
          <w:kern w:val="0"/>
          <w:sz w:val="24"/>
          <w:szCs w:val="24"/>
        </w:rPr>
        <w:t>&gt; 50,000</w:t>
      </w:r>
      <w:r w:rsidRPr="009B37C0">
        <w:rPr>
          <w:rFonts w:ascii="Arial" w:eastAsia="宋体" w:hAnsi="Arial" w:cs="Arial"/>
          <w:color w:val="212121"/>
          <w:kern w:val="0"/>
          <w:sz w:val="24"/>
          <w:szCs w:val="24"/>
        </w:rPr>
        <w:t>美元）之间的相关性可能因</w:t>
      </w:r>
      <w:del w:id="1947" w:author="Shirley Li" w:date="2018-12-07T08:40:00Z">
        <w:r w:rsidRPr="009B37C0" w:rsidDel="00140F92">
          <w:rPr>
            <w:rFonts w:ascii="Arial" w:eastAsia="宋体" w:hAnsi="Arial" w:cs="Arial"/>
            <w:color w:val="212121"/>
            <w:kern w:val="0"/>
            <w:sz w:val="24"/>
            <w:szCs w:val="24"/>
          </w:rPr>
          <w:delText>不同</w:delText>
        </w:r>
      </w:del>
      <w:r w:rsidRPr="009B37C0">
        <w:rPr>
          <w:rFonts w:ascii="Arial" w:eastAsia="宋体" w:hAnsi="Arial" w:cs="Arial"/>
          <w:color w:val="212121"/>
          <w:kern w:val="0"/>
          <w:sz w:val="24"/>
          <w:szCs w:val="24"/>
        </w:rPr>
        <w:t>职业</w:t>
      </w:r>
      <w:ins w:id="1948" w:author="Shirley Li" w:date="2018-12-07T08:40:00Z">
        <w:r w:rsidR="00140F92">
          <w:rPr>
            <w:rFonts w:ascii="Arial" w:eastAsia="宋体" w:hAnsi="Arial" w:cs="Arial" w:hint="eastAsia"/>
            <w:color w:val="212121"/>
            <w:kern w:val="0"/>
            <w:sz w:val="24"/>
            <w:szCs w:val="24"/>
          </w:rPr>
          <w:t>的不同</w:t>
        </w:r>
      </w:ins>
      <w:r w:rsidRPr="009B37C0">
        <w:rPr>
          <w:rFonts w:ascii="Arial" w:eastAsia="宋体" w:hAnsi="Arial" w:cs="Arial"/>
          <w:color w:val="212121"/>
          <w:kern w:val="0"/>
          <w:sz w:val="24"/>
          <w:szCs w:val="24"/>
        </w:rPr>
        <w:t>而不同。因此，如果我们只学了</w:t>
      </w:r>
      <w:del w:id="1949" w:author="Shirley Li" w:date="2018-12-07T08:41:00Z">
        <w:r w:rsidRPr="009B37C0" w:rsidDel="00140F92">
          <w:rPr>
            <w:rFonts w:ascii="Arial" w:eastAsia="宋体" w:hAnsi="Arial" w:cs="Arial"/>
            <w:color w:val="212121"/>
            <w:kern w:val="0"/>
            <w:sz w:val="24"/>
            <w:szCs w:val="24"/>
          </w:rPr>
          <w:delText>一个模型的权重</w:delText>
        </w:r>
      </w:del>
      <w:r w:rsidRPr="009B37C0">
        <w:rPr>
          <w:rFonts w:ascii="Courier New" w:eastAsia="宋体" w:hAnsi="Courier New" w:cs="Courier New"/>
          <w:color w:val="37474F"/>
          <w:kern w:val="0"/>
          <w:sz w:val="22"/>
          <w:shd w:val="clear" w:color="auto" w:fill="F7F7F7"/>
        </w:rPr>
        <w:t>education="Bachelors"</w:t>
      </w:r>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t>education="Masters"</w:t>
      </w:r>
      <w:ins w:id="1950" w:author="Shirley Li" w:date="2018-12-07T08:41:00Z">
        <w:r w:rsidR="00140F92">
          <w:rPr>
            <w:rFonts w:ascii="Courier New" w:eastAsia="宋体" w:hAnsi="Courier New" w:cs="Courier New" w:hint="eastAsia"/>
            <w:color w:val="37474F"/>
            <w:kern w:val="0"/>
            <w:sz w:val="22"/>
            <w:shd w:val="clear" w:color="auto" w:fill="F7F7F7"/>
          </w:rPr>
          <w:t>的单个模型权重</w:t>
        </w:r>
      </w:ins>
      <w:r w:rsidRPr="009B37C0">
        <w:rPr>
          <w:rFonts w:ascii="Arial" w:eastAsia="宋体" w:hAnsi="Arial" w:cs="Arial"/>
          <w:color w:val="212121"/>
          <w:kern w:val="0"/>
          <w:sz w:val="24"/>
          <w:szCs w:val="24"/>
        </w:rPr>
        <w:t>，</w:t>
      </w:r>
      <w:del w:id="1951" w:author="Shirley Li" w:date="2018-12-07T08:41:00Z">
        <w:r w:rsidRPr="009B37C0" w:rsidDel="00140F92">
          <w:rPr>
            <w:rFonts w:ascii="Arial" w:eastAsia="宋体" w:hAnsi="Arial" w:cs="Arial"/>
            <w:color w:val="212121"/>
            <w:kern w:val="0"/>
            <w:sz w:val="24"/>
            <w:szCs w:val="24"/>
          </w:rPr>
          <w:delText>我们不会捕捉</w:delText>
        </w:r>
      </w:del>
      <w:ins w:id="1952" w:author="Shirley Li" w:date="2018-12-07T08:41:00Z">
        <w:r w:rsidR="00140F92">
          <w:rPr>
            <w:rFonts w:ascii="Arial" w:eastAsia="宋体" w:hAnsi="Arial" w:cs="Arial" w:hint="eastAsia"/>
            <w:color w:val="212121"/>
            <w:kern w:val="0"/>
            <w:sz w:val="24"/>
            <w:szCs w:val="24"/>
          </w:rPr>
          <w:t>无法获得</w:t>
        </w:r>
      </w:ins>
      <w:r w:rsidRPr="009B37C0">
        <w:rPr>
          <w:rFonts w:ascii="Arial" w:eastAsia="宋体" w:hAnsi="Arial" w:cs="Arial"/>
          <w:color w:val="212121"/>
          <w:kern w:val="0"/>
          <w:sz w:val="24"/>
          <w:szCs w:val="24"/>
        </w:rPr>
        <w:t>每一个教育职业组合（例如</w:t>
      </w:r>
      <w:ins w:id="1953" w:author="Shirley Li" w:date="2018-12-07T08:41:00Z">
        <w:r w:rsidR="00140F92">
          <w:rPr>
            <w:rFonts w:ascii="Arial" w:eastAsia="宋体" w:hAnsi="Arial" w:cs="Arial" w:hint="eastAsia"/>
            <w:color w:val="212121"/>
            <w:kern w:val="0"/>
            <w:sz w:val="24"/>
            <w:szCs w:val="24"/>
          </w:rPr>
          <w:t>，</w:t>
        </w:r>
      </w:ins>
      <w:r w:rsidRPr="009B37C0">
        <w:rPr>
          <w:rFonts w:ascii="Arial" w:eastAsia="宋体" w:hAnsi="Arial" w:cs="Arial"/>
          <w:color w:val="212121"/>
          <w:kern w:val="0"/>
          <w:sz w:val="24"/>
          <w:szCs w:val="24"/>
        </w:rPr>
        <w:t>区分</w:t>
      </w:r>
      <w:r w:rsidRPr="009B37C0">
        <w:rPr>
          <w:rFonts w:ascii="Courier New" w:eastAsia="宋体" w:hAnsi="Courier New" w:cs="Courier New"/>
          <w:color w:val="37474F"/>
          <w:kern w:val="0"/>
          <w:sz w:val="22"/>
          <w:shd w:val="clear" w:color="auto" w:fill="F7F7F7"/>
        </w:rPr>
        <w:t>education="Bachelors"</w:t>
      </w:r>
      <w:ins w:id="1954" w:author="Shirley Li" w:date="2018-12-07T08:41:00Z">
        <w:r w:rsidR="00140F92">
          <w:rPr>
            <w:rFonts w:ascii="Arial" w:eastAsia="宋体" w:hAnsi="Arial" w:cs="Arial" w:hint="eastAsia"/>
            <w:color w:val="212121"/>
            <w:kern w:val="0"/>
            <w:sz w:val="24"/>
            <w:szCs w:val="24"/>
          </w:rPr>
          <w:t>与</w:t>
        </w:r>
      </w:ins>
      <w:del w:id="1955" w:author="Shirley Li" w:date="2018-12-07T08:41:00Z">
        <w:r w:rsidRPr="009B37C0" w:rsidDel="00140F92">
          <w:rPr>
            <w:rFonts w:ascii="Arial" w:eastAsia="宋体" w:hAnsi="Arial" w:cs="Arial"/>
            <w:color w:val="212121"/>
            <w:kern w:val="0"/>
            <w:sz w:val="24"/>
            <w:szCs w:val="24"/>
          </w:rPr>
          <w:delText>和</w:delText>
        </w:r>
      </w:del>
      <w:r w:rsidRPr="009B37C0">
        <w:rPr>
          <w:rFonts w:ascii="Courier New" w:eastAsia="宋体" w:hAnsi="Courier New" w:cs="Courier New"/>
          <w:color w:val="37474F"/>
          <w:kern w:val="0"/>
          <w:sz w:val="22"/>
          <w:shd w:val="clear" w:color="auto" w:fill="F7F7F7"/>
        </w:rPr>
        <w:t>occupation="Exec-managerial"</w:t>
      </w:r>
      <w:del w:id="1956" w:author="Shirley Li" w:date="2018-12-07T08:41:00Z">
        <w:r w:rsidRPr="009B37C0" w:rsidDel="00140F92">
          <w:rPr>
            <w:rFonts w:ascii="Arial" w:eastAsia="宋体" w:hAnsi="Arial" w:cs="Arial" w:hint="eastAsia"/>
            <w:color w:val="212121"/>
            <w:kern w:val="0"/>
            <w:sz w:val="24"/>
            <w:szCs w:val="24"/>
          </w:rPr>
          <w:delText>AND</w:delText>
        </w:r>
      </w:del>
      <w:ins w:id="1957" w:author="Shirley Li" w:date="2018-12-07T08:41:00Z">
        <w:r w:rsidR="00140F92">
          <w:rPr>
            <w:rFonts w:ascii="Arial" w:eastAsia="宋体" w:hAnsi="Arial" w:cs="Arial" w:hint="eastAsia"/>
            <w:color w:val="212121"/>
            <w:kern w:val="0"/>
            <w:sz w:val="24"/>
            <w:szCs w:val="24"/>
          </w:rPr>
          <w:t>和</w:t>
        </w:r>
      </w:ins>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 xml:space="preserve">education="Bachelors" </w:t>
      </w:r>
      <w:del w:id="1958" w:author="Shirley Li" w:date="2018-12-07T08:41:00Z">
        <w:r w:rsidRPr="009B37C0" w:rsidDel="00140F92">
          <w:rPr>
            <w:rFonts w:ascii="Courier New" w:eastAsia="宋体" w:hAnsi="Courier New" w:cs="Courier New" w:hint="eastAsia"/>
            <w:color w:val="37474F"/>
            <w:kern w:val="0"/>
            <w:sz w:val="22"/>
            <w:shd w:val="clear" w:color="auto" w:fill="F7F7F7"/>
          </w:rPr>
          <w:delText xml:space="preserve">AND </w:delText>
        </w:r>
      </w:del>
      <w:ins w:id="1959" w:author="Shirley Li" w:date="2018-12-07T08:41:00Z">
        <w:r w:rsidR="00140F92">
          <w:rPr>
            <w:rFonts w:ascii="Courier New" w:eastAsia="宋体" w:hAnsi="Courier New" w:cs="Courier New" w:hint="eastAsia"/>
            <w:color w:val="37474F"/>
            <w:kern w:val="0"/>
            <w:sz w:val="22"/>
            <w:shd w:val="clear" w:color="auto" w:fill="F7F7F7"/>
          </w:rPr>
          <w:t>与</w:t>
        </w:r>
      </w:ins>
      <w:r w:rsidRPr="009B37C0">
        <w:rPr>
          <w:rFonts w:ascii="Courier New" w:eastAsia="宋体" w:hAnsi="Courier New" w:cs="Courier New"/>
          <w:color w:val="37474F"/>
          <w:kern w:val="0"/>
          <w:sz w:val="22"/>
          <w:shd w:val="clear" w:color="auto" w:fill="F7F7F7"/>
        </w:rPr>
        <w:t>occupation="Craft-repair"</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要了解不同要素组合之间的差异，我们可以向模型添加</w:t>
      </w:r>
      <w:ins w:id="1960" w:author="Shirley Li" w:date="2018-12-07T08:42:00Z">
        <w:r w:rsidR="00565880" w:rsidRPr="00565880">
          <w:rPr>
            <w:rFonts w:ascii="Arial" w:eastAsia="宋体" w:hAnsi="Arial" w:cs="Arial" w:hint="eastAsia"/>
            <w:color w:val="212121"/>
            <w:kern w:val="0"/>
            <w:sz w:val="24"/>
            <w:szCs w:val="24"/>
          </w:rPr>
          <w:t>组合特征列</w:t>
        </w:r>
      </w:ins>
      <w:del w:id="1961" w:author="Shirley Li" w:date="2018-12-07T08:42:00Z">
        <w:r w:rsidRPr="009B37C0" w:rsidDel="00565880">
          <w:rPr>
            <w:rFonts w:ascii="Arial" w:eastAsia="宋体" w:hAnsi="Arial" w:cs="Arial"/>
            <w:i/>
            <w:iCs/>
            <w:color w:val="212121"/>
            <w:kern w:val="0"/>
            <w:sz w:val="24"/>
            <w:szCs w:val="24"/>
          </w:rPr>
          <w:delText>交叉要素列</w:delText>
        </w:r>
      </w:del>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education_x_occupation = </w:t>
      </w:r>
      <w:proofErr w:type="gramStart"/>
      <w:r w:rsidRPr="009B37C0">
        <w:rPr>
          <w:rFonts w:ascii="Courier New" w:eastAsia="宋体" w:hAnsi="Courier New" w:cs="Courier New"/>
          <w:color w:val="37474F"/>
          <w:kern w:val="0"/>
          <w:szCs w:val="21"/>
        </w:rPr>
        <w:t>tf.feature</w:t>
      </w:r>
      <w:proofErr w:type="gramEnd"/>
      <w:r w:rsidRPr="009B37C0">
        <w:rPr>
          <w:rFonts w:ascii="Courier New" w:eastAsia="宋体" w:hAnsi="Courier New" w:cs="Courier New"/>
          <w:color w:val="37474F"/>
          <w:kern w:val="0"/>
          <w:szCs w:val="21"/>
        </w:rPr>
        <w:t>_column.crossed_column(</w:t>
      </w:r>
      <w:r w:rsidRPr="009B37C0">
        <w:rPr>
          <w:rFonts w:ascii="Courier New" w:eastAsia="宋体" w:hAnsi="Courier New" w:cs="Courier New"/>
          <w:color w:val="37474F"/>
          <w:kern w:val="0"/>
          <w:szCs w:val="21"/>
        </w:rPr>
        <w:br/>
        <w:t>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我们还可以</w:t>
      </w:r>
      <w:ins w:id="1962" w:author="Shirley Li" w:date="2018-12-07T08:42:00Z">
        <w:r w:rsidR="00201C87" w:rsidRPr="00201C87">
          <w:rPr>
            <w:rFonts w:ascii="Arial" w:eastAsia="宋体" w:hAnsi="Arial" w:cs="Arial" w:hint="eastAsia"/>
            <w:color w:val="212121"/>
            <w:kern w:val="0"/>
            <w:sz w:val="24"/>
            <w:szCs w:val="24"/>
          </w:rPr>
          <w:t>针对两个以上的</w:t>
        </w:r>
        <w:proofErr w:type="gramStart"/>
        <w:r w:rsidR="00201C87" w:rsidRPr="00201C87">
          <w:rPr>
            <w:rFonts w:ascii="Arial" w:eastAsia="宋体" w:hAnsi="Arial" w:cs="Arial" w:hint="eastAsia"/>
            <w:color w:val="212121"/>
            <w:kern w:val="0"/>
            <w:sz w:val="24"/>
            <w:szCs w:val="24"/>
          </w:rPr>
          <w:t>列</w:t>
        </w:r>
      </w:ins>
      <w:r w:rsidRPr="009B37C0">
        <w:rPr>
          <w:rFonts w:ascii="Arial" w:eastAsia="宋体" w:hAnsi="Arial" w:cs="Arial"/>
          <w:color w:val="212121"/>
          <w:kern w:val="0"/>
          <w:sz w:val="24"/>
          <w:szCs w:val="24"/>
        </w:rPr>
        <w:t>创建</w:t>
      </w:r>
      <w:proofErr w:type="gramEnd"/>
      <w:r w:rsidRPr="009B37C0">
        <w:rPr>
          <w:rFonts w:ascii="Courier New" w:eastAsia="宋体" w:hAnsi="Courier New" w:cs="Courier New"/>
          <w:color w:val="37474F"/>
          <w:kern w:val="0"/>
          <w:sz w:val="22"/>
          <w:shd w:val="clear" w:color="auto" w:fill="F7F7F7"/>
        </w:rPr>
        <w:t>crossed_column</w:t>
      </w:r>
      <w:del w:id="1963" w:author="Shirley Li" w:date="2018-12-07T08:42:00Z">
        <w:r w:rsidRPr="009B37C0" w:rsidDel="00201C87">
          <w:rPr>
            <w:rFonts w:ascii="Arial" w:eastAsia="宋体" w:hAnsi="Arial" w:cs="Arial"/>
            <w:color w:val="212121"/>
            <w:kern w:val="0"/>
            <w:sz w:val="24"/>
            <w:szCs w:val="24"/>
          </w:rPr>
          <w:delText>超过两列</w:delText>
        </w:r>
      </w:del>
      <w:r w:rsidRPr="009B37C0">
        <w:rPr>
          <w:rFonts w:ascii="Arial" w:eastAsia="宋体" w:hAnsi="Arial" w:cs="Arial"/>
          <w:color w:val="212121"/>
          <w:kern w:val="0"/>
          <w:sz w:val="24"/>
          <w:szCs w:val="24"/>
        </w:rPr>
        <w:t>。每个组成列可以是</w:t>
      </w:r>
      <w:ins w:id="1964" w:author="Shirley Li" w:date="2018-12-07T08:42:00Z">
        <w:r w:rsidR="008B1D4B">
          <w:rPr>
            <w:rFonts w:ascii="Arial" w:eastAsia="宋体" w:hAnsi="Arial" w:cs="Arial" w:hint="eastAsia"/>
            <w:color w:val="212121"/>
            <w:kern w:val="0"/>
            <w:sz w:val="24"/>
            <w:szCs w:val="24"/>
          </w:rPr>
          <w:t>基准</w:t>
        </w:r>
        <w:r w:rsidR="008B1D4B" w:rsidRPr="009B37C0">
          <w:rPr>
            <w:rFonts w:ascii="Arial" w:eastAsia="宋体" w:hAnsi="Arial" w:cs="Arial"/>
            <w:color w:val="212121"/>
            <w:kern w:val="0"/>
            <w:sz w:val="24"/>
            <w:szCs w:val="24"/>
          </w:rPr>
          <w:t>特征列</w:t>
        </w:r>
      </w:ins>
      <w:del w:id="1965" w:author="Shirley Li" w:date="2018-12-07T08:42:00Z">
        <w:r w:rsidRPr="009B37C0" w:rsidDel="008B1D4B">
          <w:rPr>
            <w:rFonts w:ascii="Arial" w:eastAsia="宋体" w:hAnsi="Arial" w:cs="Arial"/>
            <w:color w:val="212121"/>
            <w:kern w:val="0"/>
            <w:sz w:val="24"/>
            <w:szCs w:val="24"/>
          </w:rPr>
          <w:delText>分类</w:delText>
        </w:r>
      </w:del>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SparseColumn</w:t>
      </w:r>
      <w:r w:rsidRPr="009B37C0">
        <w:rPr>
          <w:rFonts w:ascii="Arial" w:eastAsia="宋体" w:hAnsi="Arial" w:cs="Arial"/>
          <w:color w:val="212121"/>
          <w:kern w:val="0"/>
          <w:sz w:val="24"/>
          <w:szCs w:val="24"/>
        </w:rPr>
        <w:t>）</w:t>
      </w:r>
      <w:del w:id="1966" w:author="Shirley Li" w:date="2018-12-07T08:42:00Z">
        <w:r w:rsidRPr="009B37C0" w:rsidDel="008B1D4B">
          <w:rPr>
            <w:rFonts w:ascii="Arial" w:eastAsia="宋体" w:hAnsi="Arial" w:cs="Arial" w:hint="eastAsia"/>
            <w:color w:val="212121"/>
            <w:kern w:val="0"/>
            <w:sz w:val="24"/>
            <w:szCs w:val="24"/>
          </w:rPr>
          <w:delText>的基本特征列</w:delText>
        </w:r>
        <w:r w:rsidR="008B1D4B" w:rsidRPr="009B37C0" w:rsidDel="008B1D4B">
          <w:rPr>
            <w:rFonts w:ascii="Arial" w:eastAsia="宋体" w:hAnsi="Arial" w:cs="Arial" w:hint="eastAsia"/>
            <w:color w:val="212121"/>
            <w:kern w:val="0"/>
            <w:sz w:val="24"/>
            <w:szCs w:val="24"/>
          </w:rPr>
          <w:delText>，文本化的实值特征列</w:delText>
        </w:r>
      </w:del>
      <w:ins w:id="1967" w:author="Shirley Li" w:date="2018-12-07T08:42:00Z">
        <w:r w:rsidR="008B1D4B">
          <w:rPr>
            <w:rFonts w:ascii="Arial" w:eastAsia="宋体" w:hAnsi="Arial" w:cs="Arial" w:hint="eastAsia"/>
            <w:color w:val="212121"/>
            <w:kern w:val="0"/>
            <w:sz w:val="24"/>
            <w:szCs w:val="24"/>
          </w:rPr>
          <w:t>、</w:t>
        </w:r>
        <w:proofErr w:type="gramStart"/>
        <w:r w:rsidR="008B1D4B" w:rsidRPr="008B1D4B">
          <w:rPr>
            <w:rFonts w:ascii="Arial" w:eastAsia="宋体" w:hAnsi="Arial" w:cs="Arial" w:hint="eastAsia"/>
            <w:color w:val="212121"/>
            <w:kern w:val="0"/>
            <w:sz w:val="24"/>
            <w:szCs w:val="24"/>
          </w:rPr>
          <w:t>分桶实值</w:t>
        </w:r>
        <w:proofErr w:type="gramEnd"/>
        <w:r w:rsidR="008B1D4B" w:rsidRPr="008B1D4B">
          <w:rPr>
            <w:rFonts w:ascii="Arial" w:eastAsia="宋体" w:hAnsi="Arial" w:cs="Arial" w:hint="eastAsia"/>
            <w:color w:val="212121"/>
            <w:kern w:val="0"/>
            <w:sz w:val="24"/>
            <w:szCs w:val="24"/>
          </w:rPr>
          <w:t>特征列</w:t>
        </w:r>
      </w:ins>
      <w:r w:rsidRPr="009B37C0">
        <w:rPr>
          <w:rFonts w:ascii="Arial" w:eastAsia="宋体" w:hAnsi="Arial" w:cs="Arial"/>
          <w:color w:val="212121"/>
          <w:kern w:val="0"/>
          <w:sz w:val="24"/>
          <w:szCs w:val="24"/>
        </w:rPr>
        <w:t>，</w:t>
      </w:r>
      <w:del w:id="1968" w:author="Shirley Li" w:date="2018-12-07T08:42:00Z">
        <w:r w:rsidRPr="009B37C0" w:rsidDel="008B1D4B">
          <w:rPr>
            <w:rFonts w:ascii="Arial" w:eastAsia="宋体" w:hAnsi="Arial" w:cs="Arial"/>
            <w:color w:val="212121"/>
            <w:kern w:val="0"/>
            <w:sz w:val="24"/>
            <w:szCs w:val="24"/>
          </w:rPr>
          <w:delText>甚至是另一个</w:delText>
        </w:r>
      </w:del>
      <w:ins w:id="1969" w:author="Shirley Li" w:date="2018-12-07T08:42:00Z">
        <w:r w:rsidR="008B1D4B">
          <w:rPr>
            <w:rFonts w:ascii="Arial" w:eastAsia="宋体" w:hAnsi="Arial" w:cs="Arial" w:hint="eastAsia"/>
            <w:color w:val="212121"/>
            <w:kern w:val="0"/>
            <w:sz w:val="24"/>
            <w:szCs w:val="24"/>
          </w:rPr>
          <w:t>也可以是</w:t>
        </w:r>
      </w:ins>
      <w:ins w:id="1970" w:author="Shirley Li" w:date="2018-12-07T08:43:00Z">
        <w:r w:rsidR="008B1D4B">
          <w:rPr>
            <w:rFonts w:ascii="Arial" w:eastAsia="宋体" w:hAnsi="Arial" w:cs="Arial" w:hint="eastAsia"/>
            <w:color w:val="212121"/>
            <w:kern w:val="0"/>
            <w:sz w:val="24"/>
            <w:szCs w:val="24"/>
          </w:rPr>
          <w:t>其他</w:t>
        </w:r>
      </w:ins>
      <w:r w:rsidRPr="009B37C0">
        <w:rPr>
          <w:rFonts w:ascii="Courier New" w:eastAsia="宋体" w:hAnsi="Courier New" w:cs="Courier New"/>
          <w:color w:val="37474F"/>
          <w:kern w:val="0"/>
          <w:sz w:val="22"/>
          <w:shd w:val="clear" w:color="auto" w:fill="F7F7F7"/>
        </w:rPr>
        <w:t>CrossColumn</w:t>
      </w:r>
      <w:r w:rsidRPr="009B37C0">
        <w:rPr>
          <w:rFonts w:ascii="Arial" w:eastAsia="宋体" w:hAnsi="Arial" w:cs="Arial"/>
          <w:color w:val="212121"/>
          <w:kern w:val="0"/>
          <w:sz w:val="24"/>
          <w:szCs w:val="24"/>
        </w:rPr>
        <w:t>。例如：</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age_buckets_x_education_x_occupation = </w:t>
      </w:r>
      <w:proofErr w:type="gramStart"/>
      <w:r w:rsidRPr="009B37C0">
        <w:rPr>
          <w:rFonts w:ascii="Courier New" w:eastAsia="宋体" w:hAnsi="Courier New" w:cs="Courier New"/>
          <w:color w:val="37474F"/>
          <w:kern w:val="0"/>
          <w:szCs w:val="21"/>
        </w:rPr>
        <w:t>tf.feature</w:t>
      </w:r>
      <w:proofErr w:type="gramEnd"/>
      <w:r w:rsidRPr="009B37C0">
        <w:rPr>
          <w:rFonts w:ascii="Courier New" w:eastAsia="宋体" w:hAnsi="Courier New" w:cs="Courier New"/>
          <w:color w:val="37474F"/>
          <w:kern w:val="0"/>
          <w:szCs w:val="21"/>
        </w:rPr>
        <w:t>_column.crossed_column(</w:t>
      </w:r>
      <w:r w:rsidRPr="009B37C0">
        <w:rPr>
          <w:rFonts w:ascii="Courier New" w:eastAsia="宋体" w:hAnsi="Courier New" w:cs="Courier New"/>
          <w:color w:val="37474F"/>
          <w:kern w:val="0"/>
          <w:szCs w:val="21"/>
        </w:rPr>
        <w:br/>
        <w:t xml:space="preserve">    [age_buckets,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这些</w:t>
      </w:r>
      <w:ins w:id="1971" w:author="Shirley Li" w:date="2018-12-07T08:43:00Z">
        <w:r w:rsidR="005C5772">
          <w:rPr>
            <w:rFonts w:ascii="Arial" w:eastAsia="宋体" w:hAnsi="Arial" w:cs="Arial" w:hint="eastAsia"/>
            <w:color w:val="212121"/>
            <w:kern w:val="0"/>
            <w:sz w:val="24"/>
            <w:szCs w:val="24"/>
          </w:rPr>
          <w:t>组合</w:t>
        </w:r>
      </w:ins>
      <w:del w:id="1972" w:author="Shirley Li" w:date="2018-12-07T08:43:00Z">
        <w:r w:rsidRPr="009B37C0" w:rsidDel="005C5772">
          <w:rPr>
            <w:rFonts w:ascii="Arial" w:eastAsia="宋体" w:hAnsi="Arial" w:cs="Arial"/>
            <w:color w:val="212121"/>
            <w:kern w:val="0"/>
            <w:sz w:val="24"/>
            <w:szCs w:val="24"/>
          </w:rPr>
          <w:delText>交叉</w:delText>
        </w:r>
      </w:del>
      <w:r w:rsidRPr="009B37C0">
        <w:rPr>
          <w:rFonts w:ascii="Arial" w:eastAsia="宋体" w:hAnsi="Arial" w:cs="Arial"/>
          <w:color w:val="212121"/>
          <w:kern w:val="0"/>
          <w:sz w:val="24"/>
          <w:szCs w:val="24"/>
        </w:rPr>
        <w:t>列始终使用</w:t>
      </w:r>
      <w:del w:id="1973" w:author="Shirley Li" w:date="2018-12-07T08:43:00Z">
        <w:r w:rsidRPr="009B37C0" w:rsidDel="00FB7AFC">
          <w:rPr>
            <w:rFonts w:ascii="Arial" w:eastAsia="宋体" w:hAnsi="Arial" w:cs="Arial" w:hint="eastAsia"/>
            <w:color w:val="212121"/>
            <w:kern w:val="0"/>
            <w:sz w:val="24"/>
            <w:szCs w:val="24"/>
          </w:rPr>
          <w:delText>散列桶</w:delText>
        </w:r>
      </w:del>
      <w:ins w:id="1974" w:author="Shirley Li" w:date="2018-12-07T08:43:00Z">
        <w:r w:rsidR="00FB7AFC">
          <w:rPr>
            <w:rFonts w:ascii="Arial" w:eastAsia="宋体" w:hAnsi="Arial" w:cs="Arial" w:hint="eastAsia"/>
            <w:color w:val="212121"/>
            <w:kern w:val="0"/>
            <w:sz w:val="24"/>
            <w:szCs w:val="24"/>
          </w:rPr>
          <w:t>哈</w:t>
        </w:r>
        <w:proofErr w:type="gramStart"/>
        <w:r w:rsidR="00FB7AFC">
          <w:rPr>
            <w:rFonts w:ascii="Arial" w:eastAsia="宋体" w:hAnsi="Arial" w:cs="Arial" w:hint="eastAsia"/>
            <w:color w:val="212121"/>
            <w:kern w:val="0"/>
            <w:sz w:val="24"/>
            <w:szCs w:val="24"/>
          </w:rPr>
          <w:t>希分桶</w:t>
        </w:r>
      </w:ins>
      <w:r w:rsidRPr="009B37C0">
        <w:rPr>
          <w:rFonts w:ascii="Arial" w:eastAsia="宋体" w:hAnsi="Arial" w:cs="Arial"/>
          <w:color w:val="212121"/>
          <w:kern w:val="0"/>
          <w:sz w:val="24"/>
          <w:szCs w:val="24"/>
        </w:rPr>
        <w:t>来</w:t>
      </w:r>
      <w:proofErr w:type="gramEnd"/>
      <w:r w:rsidRPr="009B37C0">
        <w:rPr>
          <w:rFonts w:ascii="Arial" w:eastAsia="宋体" w:hAnsi="Arial" w:cs="Arial"/>
          <w:color w:val="212121"/>
          <w:kern w:val="0"/>
          <w:sz w:val="24"/>
          <w:szCs w:val="24"/>
        </w:rPr>
        <w:t>避免类别数量的指数爆炸，并将控制数量的模型权重</w:t>
      </w:r>
      <w:ins w:id="1975" w:author="Shirley Li" w:date="2018-12-07T08:43:00Z">
        <w:r w:rsidR="00FB7AFC">
          <w:rPr>
            <w:rFonts w:ascii="Arial" w:eastAsia="宋体" w:hAnsi="Arial" w:cs="Arial" w:hint="eastAsia"/>
            <w:color w:val="212121"/>
            <w:kern w:val="0"/>
            <w:sz w:val="24"/>
            <w:szCs w:val="24"/>
          </w:rPr>
          <w:t>的权利</w:t>
        </w:r>
      </w:ins>
      <w:r w:rsidRPr="009B37C0">
        <w:rPr>
          <w:rFonts w:ascii="Arial" w:eastAsia="宋体" w:hAnsi="Arial" w:cs="Arial"/>
          <w:color w:val="212121"/>
          <w:kern w:val="0"/>
          <w:sz w:val="24"/>
          <w:szCs w:val="24"/>
        </w:rPr>
        <w:t>置于用户手中。</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对于可视化</w:t>
      </w:r>
      <w:del w:id="1976" w:author="Shirley Li" w:date="2018-12-07T08:44:00Z">
        <w:r w:rsidRPr="009B37C0" w:rsidDel="00FB7AFC">
          <w:rPr>
            <w:rFonts w:ascii="Arial" w:eastAsia="宋体" w:hAnsi="Arial" w:cs="Arial"/>
            <w:color w:val="212121"/>
            <w:kern w:val="0"/>
            <w:sz w:val="24"/>
            <w:szCs w:val="24"/>
          </w:rPr>
          <w:delText>示例，</w:delText>
        </w:r>
      </w:del>
      <w:r w:rsidRPr="009B37C0">
        <w:rPr>
          <w:rFonts w:ascii="Arial" w:eastAsia="宋体" w:hAnsi="Arial" w:cs="Arial"/>
          <w:color w:val="212121"/>
          <w:kern w:val="0"/>
          <w:sz w:val="24"/>
          <w:szCs w:val="24"/>
        </w:rPr>
        <w:t>带有交叉列的散列桶的效果</w:t>
      </w:r>
      <w:ins w:id="1977" w:author="Shirley Li" w:date="2018-12-07T08:44:00Z">
        <w:r w:rsidR="00FB7AFC">
          <w:rPr>
            <w:rFonts w:ascii="Arial" w:eastAsia="宋体" w:hAnsi="Arial" w:cs="Arial" w:hint="eastAsia"/>
            <w:color w:val="212121"/>
            <w:kern w:val="0"/>
            <w:sz w:val="24"/>
            <w:szCs w:val="24"/>
          </w:rPr>
          <w:t>的实例</w:t>
        </w:r>
      </w:ins>
      <w:del w:id="1978" w:author="Shirley Li" w:date="2018-12-07T08:44:00Z">
        <w:r w:rsidRPr="009B37C0" w:rsidDel="00FB7AFC">
          <w:rPr>
            <w:rFonts w:ascii="Arial" w:eastAsia="宋体" w:hAnsi="Arial" w:cs="Arial" w:hint="eastAsia"/>
            <w:color w:val="212121"/>
            <w:kern w:val="0"/>
            <w:sz w:val="24"/>
            <w:szCs w:val="24"/>
          </w:rPr>
          <w:delText>可以看到</w:delText>
        </w:r>
      </w:del>
      <w:ins w:id="1979" w:author="Shirley Li" w:date="2018-12-07T08:44:00Z">
        <w:r w:rsidR="00FB7AFC">
          <w:rPr>
            <w:rFonts w:ascii="Arial" w:eastAsia="宋体" w:hAnsi="Arial" w:cs="Arial" w:hint="eastAsia"/>
            <w:color w:val="212121"/>
            <w:kern w:val="0"/>
            <w:sz w:val="24"/>
            <w:szCs w:val="24"/>
          </w:rPr>
          <w:t>，请参阅</w:t>
        </w:r>
      </w:ins>
      <w:r w:rsidR="00996DDC">
        <w:rPr>
          <w:rFonts w:ascii="Arial" w:eastAsia="宋体" w:hAnsi="Arial" w:cs="Arial"/>
          <w:color w:val="039BE5"/>
          <w:kern w:val="0"/>
          <w:sz w:val="24"/>
          <w:szCs w:val="24"/>
          <w:u w:val="single"/>
        </w:rPr>
        <w:fldChar w:fldCharType="begin"/>
      </w:r>
      <w:r w:rsidR="00996DDC">
        <w:rPr>
          <w:rFonts w:ascii="Arial" w:eastAsia="宋体" w:hAnsi="Arial" w:cs="Arial"/>
          <w:color w:val="039BE5"/>
          <w:kern w:val="0"/>
          <w:sz w:val="24"/>
          <w:szCs w:val="24"/>
          <w:u w:val="single"/>
        </w:rPr>
        <w:instrText xml:space="preserve"> HYPERLINK "https://colab.research.google.com/github/tensorflow/models/blob/master/samples/outreach/blogs/housing_prices.ipynb" </w:instrText>
      </w:r>
      <w:r w:rsidR="00996DDC">
        <w:rPr>
          <w:rFonts w:ascii="Arial" w:eastAsia="宋体" w:hAnsi="Arial" w:cs="Arial"/>
          <w:color w:val="039BE5"/>
          <w:kern w:val="0"/>
          <w:sz w:val="24"/>
          <w:szCs w:val="24"/>
          <w:u w:val="single"/>
        </w:rPr>
        <w:fldChar w:fldCharType="separate"/>
      </w:r>
      <w:r w:rsidRPr="009B37C0">
        <w:rPr>
          <w:rFonts w:ascii="Arial" w:eastAsia="宋体" w:hAnsi="Arial" w:cs="Arial"/>
          <w:color w:val="039BE5"/>
          <w:kern w:val="0"/>
          <w:sz w:val="24"/>
          <w:szCs w:val="24"/>
          <w:u w:val="single"/>
        </w:rPr>
        <w:t>这个</w:t>
      </w:r>
      <w:del w:id="1980" w:author="Shirley Li" w:date="2018-12-07T08:44:00Z">
        <w:r w:rsidRPr="009B37C0" w:rsidDel="00FB7AFC">
          <w:rPr>
            <w:rFonts w:ascii="Arial" w:eastAsia="宋体" w:hAnsi="Arial" w:cs="Arial" w:hint="eastAsia"/>
            <w:color w:val="039BE5"/>
            <w:kern w:val="0"/>
            <w:sz w:val="24"/>
            <w:szCs w:val="24"/>
            <w:u w:val="single"/>
          </w:rPr>
          <w:delText>笔记本</w:delText>
        </w:r>
      </w:del>
      <w:ins w:id="1981" w:author="Shirley Li" w:date="2018-12-07T08:44:00Z">
        <w:r w:rsidR="00FB7AFC">
          <w:rPr>
            <w:rFonts w:ascii="Arial" w:eastAsia="宋体" w:hAnsi="Arial" w:cs="Arial" w:hint="eastAsia"/>
            <w:color w:val="039BE5"/>
            <w:kern w:val="0"/>
            <w:sz w:val="24"/>
            <w:szCs w:val="24"/>
            <w:u w:val="single"/>
          </w:rPr>
          <w:t>教程</w:t>
        </w:r>
      </w:ins>
      <w:r w:rsidR="00996DDC">
        <w:rPr>
          <w:rFonts w:ascii="Arial" w:eastAsia="宋体" w:hAnsi="Arial" w:cs="Arial"/>
          <w:color w:val="039BE5"/>
          <w:kern w:val="0"/>
          <w:sz w:val="24"/>
          <w:szCs w:val="24"/>
          <w:u w:val="single"/>
        </w:rPr>
        <w:fldChar w:fldCharType="end"/>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定义逻辑回归模型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在处理输入数据并定义所有特征列之后，我们可以将它们组合在一起并构建</w:t>
      </w:r>
      <w:r w:rsidRPr="009B37C0">
        <w:rPr>
          <w:rFonts w:ascii="Arial" w:eastAsia="宋体" w:hAnsi="Arial" w:cs="Arial"/>
          <w:i/>
          <w:iCs/>
          <w:color w:val="212121"/>
          <w:kern w:val="0"/>
          <w:sz w:val="24"/>
          <w:szCs w:val="24"/>
        </w:rPr>
        <w:t>逻辑回归</w:t>
      </w:r>
      <w:r w:rsidRPr="009B37C0">
        <w:rPr>
          <w:rFonts w:ascii="Arial" w:eastAsia="宋体" w:hAnsi="Arial" w:cs="Arial"/>
          <w:color w:val="212121"/>
          <w:kern w:val="0"/>
          <w:sz w:val="24"/>
          <w:szCs w:val="24"/>
        </w:rPr>
        <w:t>模型。上一节</w:t>
      </w:r>
      <w:del w:id="1982" w:author="Shirley Li" w:date="2018-12-07T08:44:00Z">
        <w:r w:rsidRPr="009B37C0" w:rsidDel="002E31E4">
          <w:rPr>
            <w:rFonts w:ascii="Arial" w:eastAsia="宋体" w:hAnsi="Arial" w:cs="Arial" w:hint="eastAsia"/>
            <w:color w:val="212121"/>
            <w:kern w:val="0"/>
            <w:sz w:val="24"/>
            <w:szCs w:val="24"/>
          </w:rPr>
          <w:delText>显示了</w:delText>
        </w:r>
      </w:del>
      <w:ins w:id="1983" w:author="Shirley Li" w:date="2018-12-07T08:44:00Z">
        <w:r w:rsidR="002E31E4">
          <w:rPr>
            <w:rFonts w:ascii="Arial" w:eastAsia="宋体" w:hAnsi="Arial" w:cs="Arial" w:hint="eastAsia"/>
            <w:color w:val="212121"/>
            <w:kern w:val="0"/>
            <w:sz w:val="24"/>
            <w:szCs w:val="24"/>
          </w:rPr>
          <w:t>介绍了</w:t>
        </w:r>
      </w:ins>
      <w:r w:rsidRPr="009B37C0">
        <w:rPr>
          <w:rFonts w:ascii="Arial" w:eastAsia="宋体" w:hAnsi="Arial" w:cs="Arial"/>
          <w:color w:val="212121"/>
          <w:kern w:val="0"/>
          <w:sz w:val="24"/>
          <w:szCs w:val="24"/>
        </w:rPr>
        <w:t>几种</w:t>
      </w:r>
      <w:ins w:id="1984" w:author="Shirley Li" w:date="2018-12-07T08:45:00Z">
        <w:r w:rsidR="002E31E4" w:rsidRPr="002E31E4">
          <w:rPr>
            <w:rFonts w:ascii="Arial" w:eastAsia="宋体" w:hAnsi="Arial" w:cs="Arial" w:hint="eastAsia"/>
            <w:color w:val="212121"/>
            <w:kern w:val="0"/>
            <w:sz w:val="24"/>
            <w:szCs w:val="24"/>
          </w:rPr>
          <w:t>基准特征列和衍生特征列</w:t>
        </w:r>
      </w:ins>
      <w:del w:id="1985" w:author="Shirley Li" w:date="2018-12-07T08:45:00Z">
        <w:r w:rsidRPr="009B37C0" w:rsidDel="002E31E4">
          <w:rPr>
            <w:rFonts w:ascii="Arial" w:eastAsia="宋体" w:hAnsi="Arial" w:cs="Arial"/>
            <w:color w:val="212121"/>
            <w:kern w:val="0"/>
            <w:sz w:val="24"/>
            <w:szCs w:val="24"/>
          </w:rPr>
          <w:delText>类型的基本和派生特征列</w:delText>
        </w:r>
      </w:del>
      <w:r w:rsidRPr="009B37C0">
        <w:rPr>
          <w:rFonts w:ascii="Arial" w:eastAsia="宋体" w:hAnsi="Arial" w:cs="Arial"/>
          <w:color w:val="212121"/>
          <w:kern w:val="0"/>
          <w:sz w:val="24"/>
          <w:szCs w:val="24"/>
        </w:rPr>
        <w:t>，包括：</w:t>
      </w:r>
    </w:p>
    <w:p w:rsidR="006F7728" w:rsidRPr="009B37C0" w:rsidRDefault="006F7728" w:rsidP="006F7728">
      <w:pPr>
        <w:widowControl/>
        <w:numPr>
          <w:ilvl w:val="0"/>
          <w:numId w:val="3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CategoricalColumn</w:t>
      </w:r>
    </w:p>
    <w:p w:rsidR="006F7728" w:rsidRPr="009B37C0" w:rsidRDefault="006F7728" w:rsidP="006F7728">
      <w:pPr>
        <w:widowControl/>
        <w:numPr>
          <w:ilvl w:val="0"/>
          <w:numId w:val="3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NumericColumn</w:t>
      </w:r>
    </w:p>
    <w:p w:rsidR="006F7728" w:rsidRPr="009B37C0" w:rsidRDefault="006F7728" w:rsidP="006F7728">
      <w:pPr>
        <w:widowControl/>
        <w:numPr>
          <w:ilvl w:val="0"/>
          <w:numId w:val="3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BucketizedColumn</w:t>
      </w:r>
    </w:p>
    <w:p w:rsidR="006F7728" w:rsidRPr="009B37C0" w:rsidRDefault="006F7728" w:rsidP="006F7728">
      <w:pPr>
        <w:widowControl/>
        <w:numPr>
          <w:ilvl w:val="0"/>
          <w:numId w:val="3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CrossedColumn</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所有这些都是抽象</w:t>
      </w:r>
      <w:r w:rsidRPr="009B37C0">
        <w:rPr>
          <w:rFonts w:ascii="Courier New" w:eastAsia="宋体" w:hAnsi="Courier New" w:cs="Courier New"/>
          <w:color w:val="37474F"/>
          <w:kern w:val="0"/>
          <w:sz w:val="22"/>
          <w:shd w:val="clear" w:color="auto" w:fill="F7F7F7"/>
        </w:rPr>
        <w:t>FeatureColumn</w:t>
      </w:r>
      <w:r w:rsidRPr="009B37C0">
        <w:rPr>
          <w:rFonts w:ascii="Arial" w:eastAsia="宋体" w:hAnsi="Arial" w:cs="Arial"/>
          <w:color w:val="212121"/>
          <w:kern w:val="0"/>
          <w:sz w:val="24"/>
          <w:szCs w:val="24"/>
        </w:rPr>
        <w:t>类的子类，可以添加到</w:t>
      </w:r>
      <w:ins w:id="1986" w:author="Shirley Li" w:date="2018-12-07T08:45:00Z">
        <w:r w:rsidR="002E31E4" w:rsidRPr="009B37C0">
          <w:rPr>
            <w:rFonts w:ascii="Arial" w:eastAsia="宋体" w:hAnsi="Arial" w:cs="Arial"/>
            <w:color w:val="212121"/>
            <w:kern w:val="0"/>
            <w:sz w:val="24"/>
            <w:szCs w:val="24"/>
          </w:rPr>
          <w:t>模型</w:t>
        </w:r>
        <w:r w:rsidR="002E31E4">
          <w:rPr>
            <w:rFonts w:ascii="Arial" w:eastAsia="宋体" w:hAnsi="Arial" w:cs="Arial" w:hint="eastAsia"/>
            <w:color w:val="212121"/>
            <w:kern w:val="0"/>
            <w:sz w:val="24"/>
            <w:szCs w:val="24"/>
          </w:rPr>
          <w:t>的</w:t>
        </w:r>
      </w:ins>
      <w:r w:rsidRPr="009B37C0">
        <w:rPr>
          <w:rFonts w:ascii="Courier New" w:eastAsia="宋体" w:hAnsi="Courier New" w:cs="Courier New"/>
          <w:color w:val="37474F"/>
          <w:kern w:val="0"/>
          <w:sz w:val="22"/>
          <w:shd w:val="clear" w:color="auto" w:fill="F7F7F7"/>
        </w:rPr>
        <w:t>feature_columns</w:t>
      </w:r>
      <w:del w:id="1987" w:author="Shirley Li" w:date="2018-12-07T08:45:00Z">
        <w:r w:rsidRPr="009B37C0" w:rsidDel="002E31E4">
          <w:rPr>
            <w:rFonts w:ascii="Arial" w:eastAsia="宋体" w:hAnsi="Arial" w:cs="Arial"/>
            <w:color w:val="212121"/>
            <w:kern w:val="0"/>
            <w:sz w:val="24"/>
            <w:szCs w:val="24"/>
          </w:rPr>
          <w:delText>模型的</w:delText>
        </w:r>
      </w:del>
      <w:r w:rsidRPr="009B37C0">
        <w:rPr>
          <w:rFonts w:ascii="Arial" w:eastAsia="宋体" w:hAnsi="Arial" w:cs="Arial"/>
          <w:color w:val="212121"/>
          <w:kern w:val="0"/>
          <w:sz w:val="24"/>
          <w:szCs w:val="24"/>
        </w:rPr>
        <w:t>字段中：</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lastRenderedPageBreak/>
        <w:t>import</w:t>
      </w:r>
      <w:r w:rsidRPr="009B37C0">
        <w:rPr>
          <w:rFonts w:ascii="Courier New" w:eastAsia="宋体" w:hAnsi="Courier New" w:cs="Courier New"/>
          <w:color w:val="37474F"/>
          <w:kern w:val="0"/>
          <w:szCs w:val="21"/>
        </w:rPr>
        <w:t xml:space="preserve"> tempfile</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base_columns = [</w:t>
      </w:r>
      <w:r w:rsidRPr="009B37C0">
        <w:rPr>
          <w:rFonts w:ascii="Courier New" w:eastAsia="宋体" w:hAnsi="Courier New" w:cs="Courier New"/>
          <w:color w:val="37474F"/>
          <w:kern w:val="0"/>
          <w:szCs w:val="21"/>
        </w:rPr>
        <w:br/>
        <w:t>    education, marital_status, relationship, workclass, occupation,</w:t>
      </w:r>
      <w:r w:rsidRPr="009B37C0">
        <w:rPr>
          <w:rFonts w:ascii="Courier New" w:eastAsia="宋体" w:hAnsi="Courier New" w:cs="Courier New"/>
          <w:color w:val="37474F"/>
          <w:kern w:val="0"/>
          <w:szCs w:val="21"/>
        </w:rPr>
        <w:br/>
        <w:t>    age_buckets,</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crossed_columns = [</w:t>
      </w:r>
      <w:r w:rsidRPr="009B37C0">
        <w:rPr>
          <w:rFonts w:ascii="Courier New" w:eastAsia="宋体" w:hAnsi="Courier New" w:cs="Courier New"/>
          <w:color w:val="37474F"/>
          <w:kern w:val="0"/>
          <w:szCs w:val="21"/>
        </w:rPr>
        <w:br/>
        <w:t>    tf.feature_column.crossed_column(</w:t>
      </w:r>
      <w:r w:rsidRPr="009B37C0">
        <w:rPr>
          <w:rFonts w:ascii="Courier New" w:eastAsia="宋体" w:hAnsi="Courier New" w:cs="Courier New"/>
          <w:color w:val="37474F"/>
          <w:kern w:val="0"/>
          <w:szCs w:val="21"/>
        </w:rPr>
        <w:br/>
        <w:t>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tf.feature_column.crossed_column(</w:t>
      </w:r>
      <w:r w:rsidRPr="009B37C0">
        <w:rPr>
          <w:rFonts w:ascii="Courier New" w:eastAsia="宋体" w:hAnsi="Courier New" w:cs="Courier New"/>
          <w:color w:val="37474F"/>
          <w:kern w:val="0"/>
          <w:szCs w:val="21"/>
        </w:rPr>
        <w:br/>
        <w:t xml:space="preserve">        [age_buckets, </w:t>
      </w:r>
      <w:r w:rsidRPr="009B37C0">
        <w:rPr>
          <w:rFonts w:ascii="Courier New" w:eastAsia="宋体" w:hAnsi="Courier New" w:cs="Courier New"/>
          <w:color w:val="0D904F"/>
          <w:kern w:val="0"/>
          <w:szCs w:val="21"/>
        </w:rPr>
        <w:t>'education'</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'occupation'</w:t>
      </w:r>
      <w:r w:rsidRPr="009B37C0">
        <w:rPr>
          <w:rFonts w:ascii="Courier New" w:eastAsia="宋体" w:hAnsi="Courier New" w:cs="Courier New"/>
          <w:color w:val="37474F"/>
          <w:kern w:val="0"/>
          <w:szCs w:val="21"/>
        </w:rPr>
        <w:t>], hash_bucket_size=</w:t>
      </w:r>
      <w:r w:rsidRPr="009B37C0">
        <w:rPr>
          <w:rFonts w:ascii="Courier New" w:eastAsia="宋体" w:hAnsi="Courier New" w:cs="Courier New"/>
          <w:color w:val="C53929"/>
          <w:kern w:val="0"/>
          <w:szCs w:val="21"/>
        </w:rPr>
        <w:t>1000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model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model_dir=tempfile.mkdtemp(), </w:t>
      </w:r>
      <w:r w:rsidRPr="009B37C0">
        <w:rPr>
          <w:rFonts w:ascii="Courier New" w:eastAsia="宋体" w:hAnsi="Courier New" w:cs="Courier New"/>
          <w:color w:val="37474F"/>
          <w:kern w:val="0"/>
          <w:szCs w:val="21"/>
        </w:rPr>
        <w:br/>
        <w:t>    feature_columns=base_columns + crossed_columns,</w:t>
      </w:r>
      <w:r w:rsidRPr="009B37C0">
        <w:rPr>
          <w:rFonts w:ascii="Courier New" w:eastAsia="宋体" w:hAnsi="Courier New" w:cs="Courier New"/>
          <w:color w:val="37474F"/>
          <w:kern w:val="0"/>
          <w:szCs w:val="21"/>
        </w:rPr>
        <w:br/>
        <w:t>    optimizer=tf.train.</w:t>
      </w:r>
      <w:r w:rsidRPr="009B37C0">
        <w:rPr>
          <w:rFonts w:ascii="Courier New" w:eastAsia="宋体" w:hAnsi="Courier New" w:cs="Courier New"/>
          <w:color w:val="9C27B0"/>
          <w:kern w:val="0"/>
          <w:szCs w:val="21"/>
        </w:rPr>
        <w:t>FtrlOptimizer</w:t>
      </w:r>
      <w:r w:rsidRPr="009B37C0">
        <w:rPr>
          <w:rFonts w:ascii="Courier New" w:eastAsia="宋体" w:hAnsi="Courier New" w:cs="Courier New"/>
          <w:color w:val="37474F"/>
          <w:kern w:val="0"/>
          <w:szCs w:val="21"/>
        </w:rPr>
        <w:t>(learning_rate=</w:t>
      </w:r>
      <w:r w:rsidRPr="009B37C0">
        <w:rPr>
          <w:rFonts w:ascii="Courier New" w:eastAsia="宋体" w:hAnsi="Courier New" w:cs="Courier New"/>
          <w:color w:val="C53929"/>
          <w:kern w:val="0"/>
          <w:szCs w:val="21"/>
        </w:rPr>
        <w:t>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信息：</w:t>
      </w:r>
      <w:r w:rsidRPr="009B37C0">
        <w:rPr>
          <w:rFonts w:ascii="Courier New" w:eastAsia="宋体" w:hAnsi="Courier New" w:cs="Courier New"/>
          <w:color w:val="37474F"/>
          <w:kern w:val="0"/>
          <w:szCs w:val="21"/>
        </w:rPr>
        <w:t>tensorflow</w:t>
      </w:r>
      <w:r w:rsidRPr="009B37C0">
        <w:rPr>
          <w:rFonts w:ascii="Courier New" w:eastAsia="宋体" w:hAnsi="Courier New" w:cs="Courier New"/>
          <w:color w:val="37474F"/>
          <w:kern w:val="0"/>
          <w:szCs w:val="21"/>
        </w:rPr>
        <w:t>：使用默认配置。</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43.038667 140156615698176 tf_logging.py:115]</w:t>
      </w:r>
      <w:r w:rsidRPr="009B37C0">
        <w:rPr>
          <w:rFonts w:ascii="Courier New" w:eastAsia="宋体" w:hAnsi="Courier New" w:cs="Courier New"/>
          <w:color w:val="37474F"/>
          <w:kern w:val="0"/>
          <w:szCs w:val="21"/>
        </w:rPr>
        <w:t>使用默认配置。</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roofErr w:type="gramStart"/>
      <w:r w:rsidRPr="009B37C0">
        <w:rPr>
          <w:rFonts w:ascii="Courier New" w:eastAsia="宋体" w:hAnsi="Courier New" w:cs="Courier New"/>
          <w:color w:val="37474F"/>
          <w:kern w:val="0"/>
          <w:szCs w:val="21"/>
        </w:rPr>
        <w:t>INFO:tensorflow</w:t>
      </w:r>
      <w:proofErr w:type="gramEnd"/>
      <w:r w:rsidRPr="009B37C0">
        <w:rPr>
          <w:rFonts w:ascii="Courier New" w:eastAsia="宋体" w:hAnsi="Courier New" w:cs="Courier New"/>
          <w:color w:val="37474F"/>
          <w:kern w:val="0"/>
          <w:szCs w:val="21"/>
        </w:rPr>
        <w:t>:Using config: {'_session_config': allow_soft_placement: true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graph_options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rewrite_options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meta_optimizer_iterations: ONE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'_save_checkpoints_steps': None, '_cluster_spec': &lt;tensorflow.python.training.server_lib.ClusterSpec object at 0x7f7802f8a198&gt;, '_eval_distribute': None, '_save_checkpoints_secs': 600, '_save_summary_steps': 100, '_global_id_in_cluster': 0, '_service': None, '_is_chief': True, '_tf_random_seed': None, '_protocol': None, '_model_dir': </w:t>
      </w:r>
      <w:r w:rsidRPr="009B37C0">
        <w:rPr>
          <w:rFonts w:ascii="Courier New" w:eastAsia="宋体" w:hAnsi="Courier New" w:cs="Courier New"/>
          <w:color w:val="37474F"/>
          <w:kern w:val="0"/>
          <w:szCs w:val="21"/>
        </w:rPr>
        <w:lastRenderedPageBreak/>
        <w:t>'/tmp/tmpews_wh40', '_task_id': 0, '_device_fn': None, '_train_distribute': None, '_num_worker_replicas': 1, '_keep_checkpoint_every_n_hours': 10000, '_log_step_count_steps': 100, '_task_type': 'worker', '_num_ps_replicas': 0, '_master': '', '_experimental_distribute': None, '_keep_checkpoint_max': 5, '_evaluation_master':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I1009 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17</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43.042024 140156615698176 tf_logging.py:115]</w:t>
      </w:r>
      <w:r w:rsidRPr="009B37C0">
        <w:rPr>
          <w:rFonts w:ascii="Courier New" w:eastAsia="宋体" w:hAnsi="Courier New" w:cs="Courier New"/>
          <w:color w:val="37474F"/>
          <w:kern w:val="0"/>
          <w:szCs w:val="21"/>
        </w:rPr>
        <w:t>使用</w:t>
      </w:r>
      <w:r w:rsidRPr="009B37C0">
        <w:rPr>
          <w:rFonts w:ascii="Courier New" w:eastAsia="宋体" w:hAnsi="Courier New" w:cs="Courier New"/>
          <w:color w:val="37474F"/>
          <w:kern w:val="0"/>
          <w:szCs w:val="21"/>
        </w:rPr>
        <w:t>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session_config'</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allow_soft_placement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true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graph_options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rewrite_options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meta_optimizer_iterations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ONE</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  }</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'_save_checkpoints_steps'</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cluster_pecs'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&lt;tensorflow.python.training.server_lib.ClusterSpec</w:t>
      </w:r>
      <w:r w:rsidRPr="009B37C0">
        <w:rPr>
          <w:rFonts w:ascii="Courier New" w:eastAsia="宋体" w:hAnsi="Courier New" w:cs="Courier New"/>
          <w:color w:val="37474F"/>
          <w:kern w:val="0"/>
          <w:szCs w:val="21"/>
        </w:rPr>
        <w:t>对象位于</w:t>
      </w:r>
      <w:r w:rsidRPr="009B37C0">
        <w:rPr>
          <w:rFonts w:ascii="Courier New" w:eastAsia="宋体" w:hAnsi="Courier New" w:cs="Courier New"/>
          <w:color w:val="37474F"/>
          <w:kern w:val="0"/>
          <w:szCs w:val="21"/>
        </w:rPr>
        <w:t>0x7f7802f8a198&gt;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eval_distribute'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_ save_checkpoints_secs'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600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save_summary_steps'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global_id_in_cluster'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xml:space="preserve"> '_service'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is_chief'</w:t>
      </w:r>
      <w:r w:rsidRPr="009B37C0">
        <w:rPr>
          <w:rFonts w:ascii="Courier New" w:eastAsia="宋体" w:hAnsi="Courier New" w:cs="Courier New"/>
          <w:color w:val="37474F"/>
          <w:kern w:val="0"/>
          <w:szCs w:val="21"/>
        </w:rPr>
        <w:t>：是的，</w:t>
      </w:r>
      <w:r w:rsidRPr="009B37C0">
        <w:rPr>
          <w:rFonts w:ascii="Courier New" w:eastAsia="宋体" w:hAnsi="Courier New" w:cs="Courier New"/>
          <w:color w:val="37474F"/>
          <w:kern w:val="0"/>
          <w:szCs w:val="21"/>
        </w:rPr>
        <w:t>'_ tf_random_seed'</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prototocol'</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model_dir'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 tmp / tmpews_wh40'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task_id'</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device_fn'</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 xml:space="preserve">'_ _ train_distribute' </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num_worker_replicas'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keep_checkpoint_every_n_hours'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log_step_count_steps'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task_type'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'worker'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num_ps_replicas'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master'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 expperimental_distribute'</w:t>
      </w:r>
      <w:r w:rsidRPr="009B37C0">
        <w:rPr>
          <w:rFonts w:ascii="Courier New" w:eastAsia="宋体" w:hAnsi="Courier New" w:cs="Courier New"/>
          <w:color w:val="37474F"/>
          <w:kern w:val="0"/>
          <w:szCs w:val="21"/>
        </w:rPr>
        <w:t>：无，</w:t>
      </w:r>
      <w:r w:rsidRPr="009B37C0">
        <w:rPr>
          <w:rFonts w:ascii="Courier New" w:eastAsia="宋体" w:hAnsi="Courier New" w:cs="Courier New"/>
          <w:color w:val="37474F"/>
          <w:kern w:val="0"/>
          <w:szCs w:val="21"/>
        </w:rPr>
        <w:t>'_ keep_checkpoint_max '</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'_evaluation_master'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该模型自动学习偏差项，</w:t>
      </w:r>
      <w:del w:id="1988" w:author="Shirley Li" w:date="2018-12-07T08:45:00Z">
        <w:r w:rsidRPr="009B37C0" w:rsidDel="00A41D05">
          <w:rPr>
            <w:rFonts w:ascii="Arial" w:eastAsia="宋体" w:hAnsi="Arial" w:cs="Arial"/>
            <w:color w:val="212121"/>
            <w:kern w:val="0"/>
            <w:sz w:val="24"/>
            <w:szCs w:val="24"/>
          </w:rPr>
          <w:delText>该</w:delText>
        </w:r>
      </w:del>
      <w:r w:rsidRPr="009B37C0">
        <w:rPr>
          <w:rFonts w:ascii="Arial" w:eastAsia="宋体" w:hAnsi="Arial" w:cs="Arial"/>
          <w:color w:val="212121"/>
          <w:kern w:val="0"/>
          <w:sz w:val="24"/>
          <w:szCs w:val="24"/>
        </w:rPr>
        <w:t>偏差项</w:t>
      </w:r>
      <w:ins w:id="1989" w:author="Shirley Li" w:date="2018-12-07T08:45:00Z">
        <w:r w:rsidR="00A41D05">
          <w:rPr>
            <w:rFonts w:ascii="Arial" w:eastAsia="宋体" w:hAnsi="Arial" w:cs="Arial" w:hint="eastAsia"/>
            <w:color w:val="212121"/>
            <w:kern w:val="0"/>
            <w:sz w:val="24"/>
            <w:szCs w:val="24"/>
          </w:rPr>
          <w:t>可以</w:t>
        </w:r>
      </w:ins>
      <w:r w:rsidRPr="009B37C0">
        <w:rPr>
          <w:rFonts w:ascii="Arial" w:eastAsia="宋体" w:hAnsi="Arial" w:cs="Arial"/>
          <w:color w:val="212121"/>
          <w:kern w:val="0"/>
          <w:sz w:val="24"/>
          <w:szCs w:val="24"/>
        </w:rPr>
        <w:t>控制预测而不</w:t>
      </w:r>
      <w:ins w:id="1990" w:author="Shirley Li" w:date="2018-12-07T08:45:00Z">
        <w:r w:rsidR="00A41D05">
          <w:rPr>
            <w:rFonts w:ascii="Arial" w:eastAsia="宋体" w:hAnsi="Arial" w:cs="Arial" w:hint="eastAsia"/>
            <w:color w:val="212121"/>
            <w:kern w:val="0"/>
            <w:sz w:val="24"/>
            <w:szCs w:val="24"/>
          </w:rPr>
          <w:t>需要</w:t>
        </w:r>
      </w:ins>
      <w:r w:rsidRPr="009B37C0">
        <w:rPr>
          <w:rFonts w:ascii="Arial" w:eastAsia="宋体" w:hAnsi="Arial" w:cs="Arial"/>
          <w:color w:val="212121"/>
          <w:kern w:val="0"/>
          <w:sz w:val="24"/>
          <w:szCs w:val="24"/>
        </w:rPr>
        <w:t>观察任何特征。学习的模型文件存储在</w:t>
      </w:r>
      <w:r w:rsidRPr="009B37C0">
        <w:rPr>
          <w:rFonts w:ascii="Courier New" w:eastAsia="宋体" w:hAnsi="Courier New" w:cs="Courier New"/>
          <w:color w:val="37474F"/>
          <w:kern w:val="0"/>
          <w:sz w:val="22"/>
          <w:shd w:val="clear" w:color="auto" w:fill="F7F7F7"/>
        </w:rPr>
        <w:t>model_dir</w:t>
      </w:r>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训练和评估模型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将所有功能添加到模型后，</w:t>
      </w:r>
      <w:del w:id="1991" w:author="Shirley Li" w:date="2018-12-07T08:46:00Z">
        <w:r w:rsidRPr="009B37C0" w:rsidDel="00E2460F">
          <w:rPr>
            <w:rFonts w:ascii="Arial" w:eastAsia="宋体" w:hAnsi="Arial" w:cs="Arial"/>
            <w:color w:val="212121"/>
            <w:kern w:val="0"/>
            <w:sz w:val="24"/>
            <w:szCs w:val="24"/>
          </w:rPr>
          <w:delText>让</w:delText>
        </w:r>
      </w:del>
      <w:r w:rsidRPr="009B37C0">
        <w:rPr>
          <w:rFonts w:ascii="Arial" w:eastAsia="宋体" w:hAnsi="Arial" w:cs="Arial"/>
          <w:color w:val="212121"/>
          <w:kern w:val="0"/>
          <w:sz w:val="24"/>
          <w:szCs w:val="24"/>
        </w:rPr>
        <w:t>我们</w:t>
      </w:r>
      <w:ins w:id="1992" w:author="Shirley Li" w:date="2018-12-07T08:46:00Z">
        <w:r w:rsidR="00E2460F">
          <w:rPr>
            <w:rFonts w:ascii="Arial" w:eastAsia="宋体" w:hAnsi="Arial" w:cs="Arial" w:hint="eastAsia"/>
            <w:color w:val="212121"/>
            <w:kern w:val="0"/>
            <w:sz w:val="24"/>
            <w:szCs w:val="24"/>
          </w:rPr>
          <w:t>开始</w:t>
        </w:r>
      </w:ins>
      <w:r w:rsidRPr="009B37C0">
        <w:rPr>
          <w:rFonts w:ascii="Arial" w:eastAsia="宋体" w:hAnsi="Arial" w:cs="Arial"/>
          <w:color w:val="212121"/>
          <w:kern w:val="0"/>
          <w:sz w:val="24"/>
          <w:szCs w:val="24"/>
        </w:rPr>
        <w:t>训练模型。</w:t>
      </w:r>
      <w:del w:id="1993" w:author="Shirley Li" w:date="2018-12-07T08:48:00Z">
        <w:r w:rsidRPr="009B37C0" w:rsidDel="00E2460F">
          <w:rPr>
            <w:rFonts w:ascii="Arial" w:eastAsia="宋体" w:hAnsi="Arial" w:cs="Arial"/>
            <w:color w:val="212121"/>
            <w:kern w:val="0"/>
            <w:sz w:val="24"/>
            <w:szCs w:val="24"/>
          </w:rPr>
          <w:delText>使用</w:delText>
        </w:r>
        <w:r w:rsidR="00996DDC" w:rsidDel="00E2460F">
          <w:rPr>
            <w:rFonts w:ascii="Courier New" w:eastAsia="宋体" w:hAnsi="Courier New" w:cs="Courier New"/>
            <w:color w:val="039BE5"/>
            <w:kern w:val="0"/>
            <w:sz w:val="22"/>
            <w:shd w:val="clear" w:color="auto" w:fill="F7F7F7"/>
          </w:rPr>
          <w:fldChar w:fldCharType="begin"/>
        </w:r>
        <w:r w:rsidR="00996DDC" w:rsidDel="00E2460F">
          <w:rPr>
            <w:rFonts w:ascii="Courier New" w:eastAsia="宋体" w:hAnsi="Courier New" w:cs="Courier New"/>
            <w:color w:val="039BE5"/>
            <w:kern w:val="0"/>
            <w:sz w:val="22"/>
            <w:shd w:val="clear" w:color="auto" w:fill="F7F7F7"/>
          </w:rPr>
          <w:delInstrText xml:space="preserve"> HYPERLINK "https://tensorflow.google.cn/api_docs/python/tf/estimator" </w:delInstrText>
        </w:r>
        <w:r w:rsidR="00996DDC" w:rsidDel="00E2460F">
          <w:rPr>
            <w:rFonts w:ascii="Courier New" w:eastAsia="宋体" w:hAnsi="Courier New" w:cs="Courier New"/>
            <w:color w:val="039BE5"/>
            <w:kern w:val="0"/>
            <w:sz w:val="22"/>
            <w:shd w:val="clear" w:color="auto" w:fill="F7F7F7"/>
          </w:rPr>
          <w:fldChar w:fldCharType="separate"/>
        </w:r>
        <w:r w:rsidRPr="009B37C0" w:rsidDel="00E2460F">
          <w:rPr>
            <w:rFonts w:ascii="Courier New" w:eastAsia="宋体" w:hAnsi="Courier New" w:cs="Courier New"/>
            <w:color w:val="039BE5"/>
            <w:kern w:val="0"/>
            <w:sz w:val="22"/>
            <w:shd w:val="clear" w:color="auto" w:fill="F7F7F7"/>
          </w:rPr>
          <w:delText>tf.estimator</w:delText>
        </w:r>
        <w:r w:rsidR="00996DDC" w:rsidDel="00E2460F">
          <w:rPr>
            <w:rFonts w:ascii="Courier New" w:eastAsia="宋体" w:hAnsi="Courier New" w:cs="Courier New"/>
            <w:color w:val="039BE5"/>
            <w:kern w:val="0"/>
            <w:sz w:val="22"/>
            <w:shd w:val="clear" w:color="auto" w:fill="F7F7F7"/>
          </w:rPr>
          <w:fldChar w:fldCharType="end"/>
        </w:r>
        <w:r w:rsidRPr="009B37C0" w:rsidDel="00E2460F">
          <w:rPr>
            <w:rFonts w:ascii="Arial" w:eastAsia="宋体" w:hAnsi="Arial" w:cs="Arial"/>
            <w:color w:val="212121"/>
            <w:kern w:val="0"/>
            <w:sz w:val="24"/>
            <w:szCs w:val="24"/>
          </w:rPr>
          <w:delText>API </w:delText>
        </w:r>
      </w:del>
      <w:r w:rsidRPr="009B37C0">
        <w:rPr>
          <w:rFonts w:ascii="Arial" w:eastAsia="宋体" w:hAnsi="Arial" w:cs="Arial"/>
          <w:color w:val="212121"/>
          <w:kern w:val="0"/>
          <w:sz w:val="24"/>
          <w:szCs w:val="24"/>
        </w:rPr>
        <w:t>训练模型只</w:t>
      </w:r>
      <w:del w:id="1994" w:author="Shirley Li" w:date="2018-12-07T08:47:00Z">
        <w:r w:rsidRPr="009B37C0" w:rsidDel="00E2460F">
          <w:rPr>
            <w:rFonts w:ascii="Arial" w:eastAsia="宋体" w:hAnsi="Arial" w:cs="Arial" w:hint="eastAsia"/>
            <w:color w:val="212121"/>
            <w:kern w:val="0"/>
            <w:sz w:val="24"/>
            <w:szCs w:val="24"/>
          </w:rPr>
          <w:delText>是</w:delText>
        </w:r>
      </w:del>
      <w:ins w:id="1995" w:author="Shirley Li" w:date="2018-12-07T08:47:00Z">
        <w:r w:rsidR="00E2460F">
          <w:rPr>
            <w:rFonts w:ascii="Arial" w:eastAsia="宋体" w:hAnsi="Arial" w:cs="Arial" w:hint="eastAsia"/>
            <w:color w:val="212121"/>
            <w:kern w:val="0"/>
            <w:sz w:val="24"/>
            <w:szCs w:val="24"/>
          </w:rPr>
          <w:t>需要</w:t>
        </w:r>
      </w:ins>
      <w:del w:id="1996" w:author="Shirley Li" w:date="2018-12-07T08:48:00Z">
        <w:r w:rsidRPr="009B37C0" w:rsidDel="004A4417">
          <w:rPr>
            <w:rFonts w:ascii="Arial" w:eastAsia="宋体" w:hAnsi="Arial" w:cs="Arial"/>
            <w:color w:val="212121"/>
            <w:kern w:val="0"/>
            <w:sz w:val="24"/>
            <w:szCs w:val="24"/>
          </w:rPr>
          <w:delText>一个</w:delText>
        </w:r>
      </w:del>
      <w:ins w:id="1997" w:author="Shirley Li" w:date="2018-12-07T08:48:00Z">
        <w:r w:rsidR="00E2460F" w:rsidRPr="009B37C0">
          <w:rPr>
            <w:rFonts w:ascii="Arial" w:eastAsia="宋体" w:hAnsi="Arial" w:cs="Arial"/>
            <w:color w:val="212121"/>
            <w:kern w:val="0"/>
            <w:sz w:val="24"/>
            <w:szCs w:val="24"/>
          </w:rPr>
          <w:t>使用</w:t>
        </w:r>
        <w:r w:rsidR="004A4417" w:rsidRPr="009B37C0">
          <w:rPr>
            <w:rFonts w:ascii="Arial" w:eastAsia="宋体" w:hAnsi="Arial" w:cs="Arial"/>
            <w:color w:val="212121"/>
            <w:kern w:val="0"/>
            <w:sz w:val="24"/>
            <w:szCs w:val="24"/>
          </w:rPr>
          <w:t>一个</w:t>
        </w:r>
        <w:r w:rsidR="00E2460F">
          <w:rPr>
            <w:rFonts w:ascii="Courier New" w:eastAsia="宋体" w:hAnsi="Courier New" w:cs="Courier New"/>
            <w:color w:val="039BE5"/>
            <w:kern w:val="0"/>
            <w:sz w:val="22"/>
            <w:shd w:val="clear" w:color="auto" w:fill="F7F7F7"/>
          </w:rPr>
          <w:fldChar w:fldCharType="begin"/>
        </w:r>
        <w:r w:rsidR="00E2460F">
          <w:rPr>
            <w:rFonts w:ascii="Courier New" w:eastAsia="宋体" w:hAnsi="Courier New" w:cs="Courier New"/>
            <w:color w:val="039BE5"/>
            <w:kern w:val="0"/>
            <w:sz w:val="22"/>
            <w:shd w:val="clear" w:color="auto" w:fill="F7F7F7"/>
          </w:rPr>
          <w:instrText xml:space="preserve"> HYPERLINK "https://tensorflow.google.cn/api_docs/python/tf/estimator" </w:instrText>
        </w:r>
        <w:r w:rsidR="00E2460F">
          <w:rPr>
            <w:rFonts w:ascii="Courier New" w:eastAsia="宋体" w:hAnsi="Courier New" w:cs="Courier New"/>
            <w:color w:val="039BE5"/>
            <w:kern w:val="0"/>
            <w:sz w:val="22"/>
            <w:shd w:val="clear" w:color="auto" w:fill="F7F7F7"/>
          </w:rPr>
          <w:fldChar w:fldCharType="separate"/>
        </w:r>
        <w:r w:rsidR="00E2460F" w:rsidRPr="009B37C0">
          <w:rPr>
            <w:rFonts w:ascii="Courier New" w:eastAsia="宋体" w:hAnsi="Courier New" w:cs="Courier New"/>
            <w:color w:val="039BE5"/>
            <w:kern w:val="0"/>
            <w:sz w:val="22"/>
            <w:shd w:val="clear" w:color="auto" w:fill="F7F7F7"/>
          </w:rPr>
          <w:t>tf.estimator</w:t>
        </w:r>
        <w:r w:rsidR="00E2460F">
          <w:rPr>
            <w:rFonts w:ascii="Courier New" w:eastAsia="宋体" w:hAnsi="Courier New" w:cs="Courier New"/>
            <w:color w:val="039BE5"/>
            <w:kern w:val="0"/>
            <w:sz w:val="22"/>
            <w:shd w:val="clear" w:color="auto" w:fill="F7F7F7"/>
          </w:rPr>
          <w:fldChar w:fldCharType="end"/>
        </w:r>
        <w:r w:rsidR="00E2460F" w:rsidRPr="009B37C0">
          <w:rPr>
            <w:rFonts w:ascii="Arial" w:eastAsia="宋体" w:hAnsi="Arial" w:cs="Arial"/>
            <w:color w:val="212121"/>
            <w:kern w:val="0"/>
            <w:sz w:val="24"/>
            <w:szCs w:val="24"/>
          </w:rPr>
          <w:t>API </w:t>
        </w:r>
      </w:ins>
      <w:r w:rsidRPr="009B37C0">
        <w:rPr>
          <w:rFonts w:ascii="Arial" w:eastAsia="宋体" w:hAnsi="Arial" w:cs="Arial"/>
          <w:color w:val="212121"/>
          <w:kern w:val="0"/>
          <w:sz w:val="24"/>
          <w:szCs w:val="24"/>
        </w:rPr>
        <w:t>命令：</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train_inpf = </w:t>
      </w:r>
      <w:proofErr w:type="gramStart"/>
      <w:r w:rsidRPr="009B37C0">
        <w:rPr>
          <w:rFonts w:ascii="Courier New" w:eastAsia="宋体" w:hAnsi="Courier New" w:cs="Courier New"/>
          <w:color w:val="37474F"/>
          <w:kern w:val="0"/>
          <w:szCs w:val="21"/>
        </w:rPr>
        <w:t>functools.</w:t>
      </w:r>
      <w:r w:rsidRPr="009B37C0">
        <w:rPr>
          <w:rFonts w:ascii="Courier New" w:eastAsia="宋体" w:hAnsi="Courier New" w:cs="Courier New"/>
          <w:color w:val="3B78E7"/>
          <w:kern w:val="0"/>
          <w:szCs w:val="21"/>
        </w:rPr>
        <w:t>partial</w:t>
      </w:r>
      <w:proofErr w:type="gramEnd"/>
      <w:r w:rsidRPr="009B37C0">
        <w:rPr>
          <w:rFonts w:ascii="Courier New" w:eastAsia="宋体" w:hAnsi="Courier New" w:cs="Courier New"/>
          <w:color w:val="37474F"/>
          <w:kern w:val="0"/>
          <w:szCs w:val="21"/>
        </w:rPr>
        <w:t xml:space="preserve">(census_dataset.input_fn, train_file, </w:t>
      </w:r>
      <w:r w:rsidRPr="009B37C0">
        <w:rPr>
          <w:rFonts w:ascii="Courier New" w:eastAsia="宋体" w:hAnsi="Courier New" w:cs="Courier New"/>
          <w:color w:val="37474F"/>
          <w:kern w:val="0"/>
          <w:szCs w:val="21"/>
        </w:rPr>
        <w:br/>
        <w:t>                               num_epochs=</w:t>
      </w:r>
      <w:r w:rsidRPr="009B37C0">
        <w:rPr>
          <w:rFonts w:ascii="Courier New" w:eastAsia="宋体" w:hAnsi="Courier New" w:cs="Courier New"/>
          <w:color w:val="C53929"/>
          <w:kern w:val="0"/>
          <w:szCs w:val="21"/>
        </w:rPr>
        <w:t>40</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7474F"/>
          <w:kern w:val="0"/>
          <w:szCs w:val="21"/>
        </w:rPr>
        <w:lastRenderedPageBreak/>
        <w:t>batch_size=</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model.train(train_inpf)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  </w:t>
      </w:r>
      <w:r w:rsidRPr="009B37C0">
        <w:rPr>
          <w:rFonts w:ascii="Courier New" w:eastAsia="宋体" w:hAnsi="Courier New" w:cs="Courier New"/>
          <w:color w:val="D81B60"/>
          <w:kern w:val="0"/>
          <w:szCs w:val="21"/>
        </w:rPr>
        <w:t># used for notebook display</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训练模型后，通过预测</w:t>
      </w:r>
      <w:ins w:id="1998" w:author="Shirley Li" w:date="2018-12-07T08:48:00Z">
        <w:r w:rsidR="004A4417">
          <w:rPr>
            <w:rFonts w:ascii="Arial" w:eastAsia="宋体" w:hAnsi="Arial" w:cs="Arial" w:hint="eastAsia"/>
            <w:color w:val="212121"/>
            <w:kern w:val="0"/>
            <w:sz w:val="24"/>
            <w:szCs w:val="24"/>
          </w:rPr>
          <w:t>维持</w:t>
        </w:r>
      </w:ins>
      <w:del w:id="1999" w:author="Shirley Li" w:date="2018-12-07T08:48:00Z">
        <w:r w:rsidRPr="009B37C0" w:rsidDel="004A4417">
          <w:rPr>
            <w:rFonts w:ascii="Arial" w:eastAsia="宋体" w:hAnsi="Arial" w:cs="Arial"/>
            <w:color w:val="212121"/>
            <w:kern w:val="0"/>
            <w:sz w:val="24"/>
            <w:szCs w:val="24"/>
          </w:rPr>
          <w:delText>保持</w:delText>
        </w:r>
      </w:del>
      <w:r w:rsidRPr="009B37C0">
        <w:rPr>
          <w:rFonts w:ascii="Arial" w:eastAsia="宋体" w:hAnsi="Arial" w:cs="Arial"/>
          <w:color w:val="212121"/>
          <w:kern w:val="0"/>
          <w:sz w:val="24"/>
          <w:szCs w:val="24"/>
        </w:rPr>
        <w:t>数据的标签来评估模型的准确性：</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results = </w:t>
      </w:r>
      <w:proofErr w:type="gramStart"/>
      <w:r w:rsidRPr="009B37C0">
        <w:rPr>
          <w:rFonts w:ascii="Courier New" w:eastAsia="宋体" w:hAnsi="Courier New" w:cs="Courier New"/>
          <w:color w:val="37474F"/>
          <w:kern w:val="0"/>
          <w:szCs w:val="21"/>
        </w:rPr>
        <w:t>model.evaluate</w:t>
      </w:r>
      <w:proofErr w:type="gramEnd"/>
      <w:r w:rsidRPr="009B37C0">
        <w:rPr>
          <w:rFonts w:ascii="Courier New" w:eastAsia="宋体" w:hAnsi="Courier New" w:cs="Courier New"/>
          <w:color w:val="37474F"/>
          <w:kern w:val="0"/>
          <w:szCs w:val="21"/>
        </w:rPr>
        <w:t>(test_inpf)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key,value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sorted(result.items()):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%0.2f'</w:t>
      </w:r>
      <w:r w:rsidRPr="009B37C0">
        <w:rPr>
          <w:rFonts w:ascii="Courier New" w:eastAsia="宋体" w:hAnsi="Courier New" w:cs="Courier New"/>
          <w:color w:val="37474F"/>
          <w:kern w:val="0"/>
          <w:szCs w:val="21"/>
        </w:rPr>
        <w:t xml:space="preserve"> % (key, value))</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0.80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澳</w:t>
      </w:r>
      <w:proofErr w:type="gramStart"/>
      <w:r w:rsidRPr="009B37C0">
        <w:rPr>
          <w:rFonts w:ascii="Courier New" w:eastAsia="宋体" w:hAnsi="Courier New" w:cs="Courier New"/>
          <w:color w:val="37474F"/>
          <w:kern w:val="0"/>
          <w:szCs w:val="21"/>
        </w:rPr>
        <w:t>柯</w:t>
      </w:r>
      <w:proofErr w:type="gramEnd"/>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0.51</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3.32</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1018.00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211.94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0.15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回忆：</w:t>
      </w:r>
      <w:r w:rsidRPr="009B37C0">
        <w:rPr>
          <w:rFonts w:ascii="Courier New" w:eastAsia="宋体" w:hAnsi="Courier New" w:cs="Courier New"/>
          <w:color w:val="37474F"/>
          <w:kern w:val="0"/>
          <w:szCs w:val="21"/>
        </w:rPr>
        <w:t>0.31</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输出的第一行应显示如下内容：</w:t>
      </w:r>
      <w:r w:rsidRPr="009B37C0">
        <w:rPr>
          <w:rFonts w:ascii="Courier New" w:eastAsia="宋体" w:hAnsi="Courier New" w:cs="Courier New"/>
          <w:color w:val="37474F"/>
          <w:kern w:val="0"/>
          <w:sz w:val="22"/>
          <w:shd w:val="clear" w:color="auto" w:fill="F7F7F7"/>
        </w:rPr>
        <w:t>accuracy: 0.83</w:t>
      </w:r>
      <w:ins w:id="2000" w:author="Shirley Li" w:date="2018-12-07T08:48:00Z">
        <w:r w:rsidR="004A4417">
          <w:rPr>
            <w:rFonts w:ascii="Courier New" w:eastAsia="宋体" w:hAnsi="Courier New" w:cs="Courier New" w:hint="eastAsia"/>
            <w:color w:val="37474F"/>
            <w:kern w:val="0"/>
            <w:sz w:val="22"/>
            <w:shd w:val="clear" w:color="auto" w:fill="F7F7F7"/>
          </w:rPr>
          <w:t>，这个是</w:t>
        </w:r>
      </w:ins>
      <w:r w:rsidRPr="009B37C0">
        <w:rPr>
          <w:rFonts w:ascii="Arial" w:eastAsia="宋体" w:hAnsi="Arial" w:cs="Arial"/>
          <w:color w:val="212121"/>
          <w:kern w:val="0"/>
          <w:sz w:val="24"/>
          <w:szCs w:val="24"/>
        </w:rPr>
        <w:t>表示准确度为</w:t>
      </w:r>
      <w:r w:rsidRPr="009B37C0">
        <w:rPr>
          <w:rFonts w:ascii="Arial" w:eastAsia="宋体" w:hAnsi="Arial" w:cs="Arial"/>
          <w:color w:val="212121"/>
          <w:kern w:val="0"/>
          <w:sz w:val="24"/>
          <w:szCs w:val="24"/>
        </w:rPr>
        <w:t>83</w:t>
      </w:r>
      <w:r w:rsidRPr="009B37C0">
        <w:rPr>
          <w:rFonts w:ascii="Arial" w:eastAsia="宋体" w:hAnsi="Arial" w:cs="Arial"/>
          <w:color w:val="212121"/>
          <w:kern w:val="0"/>
          <w:sz w:val="24"/>
          <w:szCs w:val="24"/>
        </w:rPr>
        <w:t>％。您可以尝试使用更多功能和转换，看看您是否可以做得更好！</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评估模型后，我们可以</w:t>
      </w:r>
      <w:ins w:id="2001" w:author="Shirley Li" w:date="2018-12-07T08:49:00Z">
        <w:r w:rsidR="004A4417" w:rsidRPr="004A4417">
          <w:rPr>
            <w:rFonts w:ascii="Arial" w:eastAsia="宋体" w:hAnsi="Arial" w:cs="Arial" w:hint="eastAsia"/>
            <w:color w:val="212121"/>
            <w:kern w:val="0"/>
            <w:sz w:val="24"/>
            <w:szCs w:val="24"/>
          </w:rPr>
          <w:t>向模型输入某个人的信息，让其预测这个人</w:t>
        </w:r>
      </w:ins>
      <w:del w:id="2002" w:author="Shirley Li" w:date="2018-12-07T08:49:00Z">
        <w:r w:rsidRPr="009B37C0" w:rsidDel="004A4417">
          <w:rPr>
            <w:rFonts w:ascii="Arial" w:eastAsia="宋体" w:hAnsi="Arial" w:cs="Arial"/>
            <w:color w:val="212121"/>
            <w:kern w:val="0"/>
            <w:sz w:val="24"/>
            <w:szCs w:val="24"/>
          </w:rPr>
          <w:delText>使用它来预测个人在收到个人信息输入时</w:delText>
        </w:r>
      </w:del>
      <w:r w:rsidRPr="009B37C0">
        <w:rPr>
          <w:rFonts w:ascii="Arial" w:eastAsia="宋体" w:hAnsi="Arial" w:cs="Arial"/>
          <w:color w:val="212121"/>
          <w:kern w:val="0"/>
          <w:sz w:val="24"/>
          <w:szCs w:val="24"/>
        </w:rPr>
        <w:t>的年收入是否超过</w:t>
      </w:r>
      <w:r w:rsidRPr="009B37C0">
        <w:rPr>
          <w:rFonts w:ascii="Arial" w:eastAsia="宋体" w:hAnsi="Arial" w:cs="Arial"/>
          <w:color w:val="212121"/>
          <w:kern w:val="0"/>
          <w:sz w:val="24"/>
          <w:szCs w:val="24"/>
        </w:rPr>
        <w:t>50,000</w:t>
      </w:r>
      <w:r w:rsidRPr="009B37C0">
        <w:rPr>
          <w:rFonts w:ascii="Arial" w:eastAsia="宋体" w:hAnsi="Arial" w:cs="Arial"/>
          <w:color w:val="212121"/>
          <w:kern w:val="0"/>
          <w:sz w:val="24"/>
          <w:szCs w:val="24"/>
        </w:rPr>
        <w:t>美元。</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让我们更详细地了解模型的</w:t>
      </w:r>
      <w:ins w:id="2003" w:author="Shirley Li" w:date="2018-12-07T08:49:00Z">
        <w:r w:rsidR="00BF54FF">
          <w:rPr>
            <w:rFonts w:ascii="Arial" w:eastAsia="宋体" w:hAnsi="Arial" w:cs="Arial" w:hint="eastAsia"/>
            <w:color w:val="212121"/>
            <w:kern w:val="0"/>
            <w:sz w:val="24"/>
            <w:szCs w:val="24"/>
          </w:rPr>
          <w:t>表现</w:t>
        </w:r>
      </w:ins>
      <w:del w:id="2004" w:author="Shirley Li" w:date="2018-12-07T08:49:00Z">
        <w:r w:rsidRPr="009B37C0" w:rsidDel="00BF54FF">
          <w:rPr>
            <w:rFonts w:ascii="Arial" w:eastAsia="宋体" w:hAnsi="Arial" w:cs="Arial"/>
            <w:color w:val="212121"/>
            <w:kern w:val="0"/>
            <w:sz w:val="24"/>
            <w:szCs w:val="24"/>
          </w:rPr>
          <w:delText>执行情况</w:delText>
        </w:r>
      </w:del>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lastRenderedPageBreak/>
        <w:t>import</w:t>
      </w:r>
      <w:r w:rsidRPr="009B37C0">
        <w:rPr>
          <w:rFonts w:ascii="Courier New" w:eastAsia="宋体" w:hAnsi="Courier New" w:cs="Courier New"/>
          <w:color w:val="37474F"/>
          <w:kern w:val="0"/>
          <w:szCs w:val="21"/>
        </w:rPr>
        <w:t xml:space="preserve"> numpy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np</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predict_df = test_df[:</w:t>
      </w:r>
      <w:r w:rsidRPr="009B37C0">
        <w:rPr>
          <w:rFonts w:ascii="Courier New" w:eastAsia="宋体" w:hAnsi="Courier New" w:cs="Courier New"/>
          <w:color w:val="C53929"/>
          <w:kern w:val="0"/>
          <w:szCs w:val="21"/>
        </w:rPr>
        <w:t>20</w:t>
      </w:r>
      <w:r w:rsidRPr="009B37C0">
        <w:rPr>
          <w:rFonts w:ascii="Courier New" w:eastAsia="宋体" w:hAnsi="Courier New" w:cs="Courier New"/>
          <w:color w:val="37474F"/>
          <w:kern w:val="0"/>
          <w:szCs w:val="21"/>
        </w:rPr>
        <w:t>].copy()</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pred_iter = model.predict(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lambda</w:t>
      </w:r>
      <w:r w:rsidRPr="009B37C0">
        <w:rPr>
          <w:rFonts w:ascii="Courier New" w:eastAsia="宋体" w:hAnsi="Courier New" w:cs="Courier New"/>
          <w:color w:val="37474F"/>
          <w:kern w:val="0"/>
          <w:szCs w:val="21"/>
        </w:rPr>
        <w:t>:easy_input_function(predict_df, label_key=</w:t>
      </w:r>
      <w:r w:rsidRPr="009B37C0">
        <w:rPr>
          <w:rFonts w:ascii="Courier New" w:eastAsia="宋体" w:hAnsi="Courier New" w:cs="Courier New"/>
          <w:color w:val="0D904F"/>
          <w:kern w:val="0"/>
          <w:szCs w:val="21"/>
        </w:rPr>
        <w:t>'income_bracket'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num_epochs=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shuffle=</w:t>
      </w:r>
      <w:r w:rsidRPr="009B37C0">
        <w:rPr>
          <w:rFonts w:ascii="Courier New" w:eastAsia="宋体" w:hAnsi="Courier New" w:cs="Courier New"/>
          <w:color w:val="3B78E7"/>
          <w:kern w:val="0"/>
          <w:szCs w:val="21"/>
        </w:rPr>
        <w:t>False</w:t>
      </w:r>
      <w:r w:rsidRPr="009B37C0">
        <w:rPr>
          <w:rFonts w:ascii="Courier New" w:eastAsia="宋体" w:hAnsi="Courier New" w:cs="Courier New"/>
          <w:color w:val="37474F"/>
          <w:kern w:val="0"/>
          <w:szCs w:val="21"/>
        </w:rPr>
        <w:t>, batch_size=</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classes = np.array([</w:t>
      </w:r>
      <w:r w:rsidRPr="009B37C0">
        <w:rPr>
          <w:rFonts w:ascii="Courier New" w:eastAsia="宋体" w:hAnsi="Courier New" w:cs="Courier New"/>
          <w:color w:val="0D904F"/>
          <w:kern w:val="0"/>
          <w:szCs w:val="21"/>
        </w:rPr>
        <w:t>'&lt;=50K'</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'&gt;50K'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pred_class_id = []</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pred_dict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pred_iter:</w:t>
      </w:r>
      <w:r w:rsidRPr="009B37C0">
        <w:rPr>
          <w:rFonts w:ascii="Courier New" w:eastAsia="宋体" w:hAnsi="Courier New" w:cs="Courier New"/>
          <w:color w:val="37474F"/>
          <w:kern w:val="0"/>
          <w:szCs w:val="21"/>
        </w:rPr>
        <w:br/>
        <w:t>  pred_class_id.append(pred_dict[</w:t>
      </w:r>
      <w:r w:rsidRPr="009B37C0">
        <w:rPr>
          <w:rFonts w:ascii="Courier New" w:eastAsia="宋体" w:hAnsi="Courier New" w:cs="Courier New"/>
          <w:color w:val="0D904F"/>
          <w:kern w:val="0"/>
          <w:szCs w:val="21"/>
        </w:rPr>
        <w:t>'class_ids'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predict_df[</w:t>
      </w:r>
      <w:r w:rsidRPr="009B37C0">
        <w:rPr>
          <w:rFonts w:ascii="Courier New" w:eastAsia="宋体" w:hAnsi="Courier New" w:cs="Courier New"/>
          <w:color w:val="0D904F"/>
          <w:kern w:val="0"/>
          <w:szCs w:val="21"/>
        </w:rPr>
        <w:t>'predicted_class'</w:t>
      </w:r>
      <w:r w:rsidRPr="009B37C0">
        <w:rPr>
          <w:rFonts w:ascii="Courier New" w:eastAsia="宋体" w:hAnsi="Courier New" w:cs="Courier New"/>
          <w:color w:val="37474F"/>
          <w:kern w:val="0"/>
          <w:szCs w:val="21"/>
        </w:rPr>
        <w:t>] = classes[np.array(pred_class_id)]</w:t>
      </w:r>
      <w:r w:rsidRPr="009B37C0">
        <w:rPr>
          <w:rFonts w:ascii="Courier New" w:eastAsia="宋体" w:hAnsi="Courier New" w:cs="Courier New"/>
          <w:color w:val="37474F"/>
          <w:kern w:val="0"/>
          <w:szCs w:val="21"/>
        </w:rPr>
        <w:br/>
        <w:t>predict_df[</w:t>
      </w:r>
      <w:r w:rsidRPr="009B37C0">
        <w:rPr>
          <w:rFonts w:ascii="Courier New" w:eastAsia="宋体" w:hAnsi="Courier New" w:cs="Courier New"/>
          <w:color w:val="0D904F"/>
          <w:kern w:val="0"/>
          <w:szCs w:val="21"/>
        </w:rPr>
        <w:t>'correct'</w:t>
      </w:r>
      <w:r w:rsidRPr="009B37C0">
        <w:rPr>
          <w:rFonts w:ascii="Courier New" w:eastAsia="宋体" w:hAnsi="Courier New" w:cs="Courier New"/>
          <w:color w:val="37474F"/>
          <w:kern w:val="0"/>
          <w:szCs w:val="21"/>
        </w:rPr>
        <w:t>] = predict_df[</w:t>
      </w:r>
      <w:r w:rsidRPr="009B37C0">
        <w:rPr>
          <w:rFonts w:ascii="Courier New" w:eastAsia="宋体" w:hAnsi="Courier New" w:cs="Courier New"/>
          <w:color w:val="0D904F"/>
          <w:kern w:val="0"/>
          <w:szCs w:val="21"/>
        </w:rPr>
        <w:t>'predicted_class'</w:t>
      </w:r>
      <w:r w:rsidRPr="009B37C0">
        <w:rPr>
          <w:rFonts w:ascii="Courier New" w:eastAsia="宋体" w:hAnsi="Courier New" w:cs="Courier New"/>
          <w:color w:val="37474F"/>
          <w:kern w:val="0"/>
          <w:szCs w:val="21"/>
        </w:rPr>
        <w:t>] == predict_df[</w:t>
      </w:r>
      <w:r w:rsidRPr="009B37C0">
        <w:rPr>
          <w:rFonts w:ascii="Courier New" w:eastAsia="宋体" w:hAnsi="Courier New" w:cs="Courier New"/>
          <w:color w:val="0D904F"/>
          <w:kern w:val="0"/>
          <w:szCs w:val="21"/>
        </w:rPr>
        <w:t>'income_bracket'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predict_df[[</w:t>
      </w:r>
      <w:r w:rsidRPr="009B37C0">
        <w:rPr>
          <w:rFonts w:ascii="Courier New" w:eastAsia="宋体" w:hAnsi="Courier New" w:cs="Courier New"/>
          <w:color w:val="0D904F"/>
          <w:kern w:val="0"/>
          <w:szCs w:val="21"/>
        </w:rPr>
        <w:t>'income_bracket'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'predicted_class'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'correct'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tbl>
      <w:tblPr>
        <w:tblW w:w="9945" w:type="dxa"/>
        <w:tblCellMar>
          <w:top w:w="15" w:type="dxa"/>
          <w:left w:w="15" w:type="dxa"/>
          <w:bottom w:w="15" w:type="dxa"/>
          <w:right w:w="15" w:type="dxa"/>
        </w:tblCellMar>
        <w:tblLook w:val="04A0" w:firstRow="1" w:lastRow="0" w:firstColumn="1" w:lastColumn="0" w:noHBand="0" w:noVBand="1"/>
      </w:tblPr>
      <w:tblGrid>
        <w:gridCol w:w="994"/>
        <w:gridCol w:w="3796"/>
        <w:gridCol w:w="3743"/>
        <w:gridCol w:w="1412"/>
      </w:tblGrid>
      <w:tr w:rsidR="006F7728" w:rsidRPr="009B37C0" w:rsidTr="00C62A8A">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jc w:val="left"/>
              <w:rPr>
                <w:rFonts w:ascii="Courier New" w:eastAsia="宋体" w:hAnsi="Courier New" w:cs="Courier New"/>
                <w:color w:val="37474F"/>
                <w:kern w:val="0"/>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income_bracket</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predicted_class</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right"/>
              <w:rPr>
                <w:rFonts w:ascii="Arial" w:eastAsia="宋体" w:hAnsi="Arial" w:cs="Arial"/>
                <w:color w:val="FFFFFF"/>
                <w:kern w:val="0"/>
                <w:sz w:val="24"/>
                <w:szCs w:val="24"/>
              </w:rPr>
            </w:pPr>
            <w:r w:rsidRPr="009B37C0">
              <w:rPr>
                <w:rFonts w:ascii="Arial" w:eastAsia="宋体" w:hAnsi="Arial" w:cs="Arial"/>
                <w:color w:val="FFFFFF"/>
                <w:kern w:val="0"/>
                <w:sz w:val="24"/>
                <w:szCs w:val="24"/>
              </w:rPr>
              <w:t>正确</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lastRenderedPageBreak/>
              <w:t>五</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假</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lastRenderedPageBreak/>
              <w:t>18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&lt;=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r w:rsidR="006F7728" w:rsidRPr="009B37C0"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Pr="009B37C0" w:rsidRDefault="006F7728" w:rsidP="00C62A8A">
            <w:pPr>
              <w:widowControl/>
              <w:spacing w:line="360" w:lineRule="atLeast"/>
              <w:jc w:val="left"/>
              <w:rPr>
                <w:rFonts w:ascii="Arial" w:eastAsia="宋体" w:hAnsi="Arial" w:cs="Arial"/>
                <w:color w:val="FFFFFF"/>
                <w:kern w:val="0"/>
                <w:sz w:val="24"/>
                <w:szCs w:val="24"/>
              </w:rPr>
            </w:pPr>
            <w:r w:rsidRPr="009B37C0">
              <w:rPr>
                <w:rFonts w:ascii="Arial" w:eastAsia="宋体" w:hAnsi="Arial" w:cs="Arial"/>
                <w:color w:val="FFFFFF"/>
                <w:kern w:val="0"/>
                <w:sz w:val="24"/>
                <w:szCs w:val="24"/>
              </w:rPr>
              <w:t>19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&gt; 50K</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Pr="009B37C0" w:rsidRDefault="006F7728" w:rsidP="00C62A8A">
            <w:pPr>
              <w:widowControl/>
              <w:spacing w:line="300" w:lineRule="atLeast"/>
              <w:jc w:val="left"/>
              <w:rPr>
                <w:rFonts w:ascii="Arial" w:eastAsia="宋体" w:hAnsi="Arial" w:cs="Arial"/>
                <w:color w:val="212121"/>
                <w:kern w:val="0"/>
                <w:szCs w:val="21"/>
              </w:rPr>
            </w:pPr>
            <w:r w:rsidRPr="009B37C0">
              <w:rPr>
                <w:rFonts w:ascii="Arial" w:eastAsia="宋体" w:hAnsi="Arial" w:cs="Arial"/>
                <w:color w:val="212121"/>
                <w:kern w:val="0"/>
                <w:szCs w:val="21"/>
              </w:rPr>
              <w:t>真正</w:t>
            </w:r>
          </w:p>
        </w:tc>
      </w:tr>
    </w:tbl>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有关端到端的示例，请下载我们的</w:t>
      </w:r>
      <w:hyperlink r:id="rId174" w:history="1">
        <w:r w:rsidRPr="009B37C0">
          <w:rPr>
            <w:rFonts w:ascii="Arial" w:eastAsia="宋体" w:hAnsi="Arial" w:cs="Arial"/>
            <w:color w:val="039BE5"/>
            <w:kern w:val="0"/>
            <w:sz w:val="24"/>
            <w:szCs w:val="24"/>
            <w:u w:val="single"/>
          </w:rPr>
          <w:t>示例代码</w:t>
        </w:r>
      </w:hyperlink>
      <w:r w:rsidRPr="009B37C0">
        <w:rPr>
          <w:rFonts w:ascii="Arial" w:eastAsia="宋体" w:hAnsi="Arial" w:cs="Arial"/>
          <w:color w:val="212121"/>
          <w:kern w:val="0"/>
          <w:sz w:val="24"/>
          <w:szCs w:val="24"/>
        </w:rPr>
        <w:t>并将</w:t>
      </w:r>
      <w:r w:rsidRPr="009B37C0">
        <w:rPr>
          <w:rFonts w:ascii="Courier New" w:eastAsia="宋体" w:hAnsi="Courier New" w:cs="Courier New"/>
          <w:color w:val="37474F"/>
          <w:kern w:val="0"/>
          <w:sz w:val="22"/>
          <w:shd w:val="clear" w:color="auto" w:fill="F7F7F7"/>
        </w:rPr>
        <w:t>model_type</w:t>
      </w:r>
      <w:r w:rsidRPr="009B37C0">
        <w:rPr>
          <w:rFonts w:ascii="Arial" w:eastAsia="宋体" w:hAnsi="Arial" w:cs="Arial"/>
          <w:color w:val="212121"/>
          <w:kern w:val="0"/>
          <w:sz w:val="24"/>
          <w:szCs w:val="24"/>
        </w:rPr>
        <w:t>标志设置为</w:t>
      </w:r>
      <w:r w:rsidRPr="009B37C0">
        <w:rPr>
          <w:rFonts w:ascii="Courier New" w:eastAsia="宋体" w:hAnsi="Courier New" w:cs="Courier New"/>
          <w:color w:val="37474F"/>
          <w:kern w:val="0"/>
          <w:sz w:val="22"/>
          <w:shd w:val="clear" w:color="auto" w:fill="F7F7F7"/>
        </w:rPr>
        <w:t>wide</w:t>
      </w:r>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添加正则化以防止过度拟合</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正则化是一种用于避免过度拟合的技术。当模型在训练的数据上表现良好</w:t>
      </w:r>
      <w:ins w:id="2005" w:author="Shirley Li" w:date="2018-12-07T08:50:00Z">
        <w:r w:rsidR="000507A1">
          <w:rPr>
            <w:rFonts w:ascii="Arial" w:eastAsia="宋体" w:hAnsi="Arial" w:cs="Arial" w:hint="eastAsia"/>
            <w:color w:val="212121"/>
            <w:kern w:val="0"/>
            <w:sz w:val="24"/>
            <w:szCs w:val="24"/>
          </w:rPr>
          <w:t>，但</w:t>
        </w:r>
        <w:r w:rsidR="000507A1" w:rsidRPr="009B37C0">
          <w:rPr>
            <w:rFonts w:ascii="Arial" w:eastAsia="宋体" w:hAnsi="Arial" w:cs="Arial"/>
            <w:color w:val="212121"/>
            <w:kern w:val="0"/>
            <w:sz w:val="24"/>
            <w:szCs w:val="24"/>
          </w:rPr>
          <w:t>在模型之前没有见过的测试数据上</w:t>
        </w:r>
        <w:r w:rsidR="000507A1">
          <w:rPr>
            <w:rFonts w:ascii="Arial" w:eastAsia="宋体" w:hAnsi="Arial" w:cs="Arial" w:hint="eastAsia"/>
            <w:color w:val="212121"/>
            <w:kern w:val="0"/>
            <w:sz w:val="24"/>
            <w:szCs w:val="24"/>
          </w:rPr>
          <w:t>表现不佳的时候</w:t>
        </w:r>
      </w:ins>
      <w:del w:id="2006" w:author="Shirley Li" w:date="2018-12-07T08:50:00Z">
        <w:r w:rsidRPr="009B37C0" w:rsidDel="000507A1">
          <w:rPr>
            <w:rFonts w:ascii="Arial" w:eastAsia="宋体" w:hAnsi="Arial" w:cs="Arial"/>
            <w:color w:val="212121"/>
            <w:kern w:val="0"/>
            <w:sz w:val="24"/>
            <w:szCs w:val="24"/>
          </w:rPr>
          <w:delText>时</w:delText>
        </w:r>
      </w:del>
      <w:ins w:id="2007" w:author="Shirley Li" w:date="2018-12-07T08:49:00Z">
        <w:r w:rsidR="000507A1">
          <w:rPr>
            <w:rFonts w:ascii="Arial" w:eastAsia="宋体" w:hAnsi="Arial" w:cs="Arial" w:hint="eastAsia"/>
            <w:color w:val="212121"/>
            <w:kern w:val="0"/>
            <w:sz w:val="24"/>
            <w:szCs w:val="24"/>
          </w:rPr>
          <w:t>可能</w:t>
        </w:r>
      </w:ins>
      <w:r w:rsidRPr="009B37C0">
        <w:rPr>
          <w:rFonts w:ascii="Arial" w:eastAsia="宋体" w:hAnsi="Arial" w:cs="Arial"/>
          <w:color w:val="212121"/>
          <w:kern w:val="0"/>
          <w:sz w:val="24"/>
          <w:szCs w:val="24"/>
        </w:rPr>
        <w:t>会发生过度拟合</w:t>
      </w:r>
      <w:del w:id="2008" w:author="Shirley Li" w:date="2018-12-07T08:50:00Z">
        <w:r w:rsidRPr="009B37C0" w:rsidDel="000507A1">
          <w:rPr>
            <w:rFonts w:ascii="Arial" w:eastAsia="宋体" w:hAnsi="Arial" w:cs="Arial"/>
            <w:color w:val="212121"/>
            <w:kern w:val="0"/>
            <w:sz w:val="24"/>
            <w:szCs w:val="24"/>
          </w:rPr>
          <w:delText>，但在模型之前没有见过的测试数据上会更糟</w:delText>
        </w:r>
      </w:del>
      <w:r w:rsidRPr="009B37C0">
        <w:rPr>
          <w:rFonts w:ascii="Arial" w:eastAsia="宋体" w:hAnsi="Arial" w:cs="Arial"/>
          <w:color w:val="212121"/>
          <w:kern w:val="0"/>
          <w:sz w:val="24"/>
          <w:szCs w:val="24"/>
        </w:rPr>
        <w:t>。当模型过于复杂时，例如相对于观察到的训练数据的数量具有太多参数</w:t>
      </w:r>
      <w:ins w:id="2009" w:author="Shirley Li" w:date="2018-12-07T08:50:00Z">
        <w:r w:rsidR="00165A83">
          <w:rPr>
            <w:rFonts w:ascii="Arial" w:eastAsia="宋体" w:hAnsi="Arial" w:cs="Arial" w:hint="eastAsia"/>
            <w:color w:val="212121"/>
            <w:kern w:val="0"/>
            <w:sz w:val="24"/>
            <w:szCs w:val="24"/>
          </w:rPr>
          <w:t>时</w:t>
        </w:r>
      </w:ins>
      <w:r w:rsidRPr="009B37C0">
        <w:rPr>
          <w:rFonts w:ascii="Arial" w:eastAsia="宋体" w:hAnsi="Arial" w:cs="Arial"/>
          <w:color w:val="212121"/>
          <w:kern w:val="0"/>
          <w:sz w:val="24"/>
          <w:szCs w:val="24"/>
        </w:rPr>
        <w:t>，</w:t>
      </w:r>
      <w:ins w:id="2010" w:author="Shirley Li" w:date="2018-12-07T08:50:00Z">
        <w:r w:rsidR="00165A83">
          <w:rPr>
            <w:rFonts w:ascii="Arial" w:eastAsia="宋体" w:hAnsi="Arial" w:cs="Arial" w:hint="eastAsia"/>
            <w:color w:val="212121"/>
            <w:kern w:val="0"/>
            <w:sz w:val="24"/>
            <w:szCs w:val="24"/>
          </w:rPr>
          <w:t>就</w:t>
        </w:r>
      </w:ins>
      <w:r w:rsidRPr="009B37C0">
        <w:rPr>
          <w:rFonts w:ascii="Arial" w:eastAsia="宋体" w:hAnsi="Arial" w:cs="Arial"/>
          <w:color w:val="212121"/>
          <w:kern w:val="0"/>
          <w:sz w:val="24"/>
          <w:szCs w:val="24"/>
        </w:rPr>
        <w:t>可能发生过度拟合。正则化</w:t>
      </w:r>
      <w:del w:id="2011" w:author="Shirley Li" w:date="2018-12-07T08:50:00Z">
        <w:r w:rsidRPr="009B37C0" w:rsidDel="00165A83">
          <w:rPr>
            <w:rFonts w:ascii="Arial" w:eastAsia="宋体" w:hAnsi="Arial" w:cs="Arial" w:hint="eastAsia"/>
            <w:color w:val="212121"/>
            <w:kern w:val="0"/>
            <w:sz w:val="24"/>
            <w:szCs w:val="24"/>
          </w:rPr>
          <w:delText>允许您</w:delText>
        </w:r>
      </w:del>
      <w:ins w:id="2012" w:author="Shirley Li" w:date="2018-12-07T08:50:00Z">
        <w:r w:rsidR="00165A83">
          <w:rPr>
            <w:rFonts w:ascii="Arial" w:eastAsia="宋体" w:hAnsi="Arial" w:cs="Arial" w:hint="eastAsia"/>
            <w:color w:val="212121"/>
            <w:kern w:val="0"/>
            <w:sz w:val="24"/>
            <w:szCs w:val="24"/>
          </w:rPr>
          <w:t>可以</w:t>
        </w:r>
      </w:ins>
      <w:r w:rsidRPr="009B37C0">
        <w:rPr>
          <w:rFonts w:ascii="Arial" w:eastAsia="宋体" w:hAnsi="Arial" w:cs="Arial"/>
          <w:color w:val="212121"/>
          <w:kern w:val="0"/>
          <w:sz w:val="24"/>
          <w:szCs w:val="24"/>
        </w:rPr>
        <w:t>控制模型的复杂性，</w:t>
      </w:r>
      <w:del w:id="2013" w:author="Shirley Li" w:date="2018-12-07T08:50:00Z">
        <w:r w:rsidRPr="009B37C0" w:rsidDel="00165A83">
          <w:rPr>
            <w:rFonts w:ascii="Arial" w:eastAsia="宋体" w:hAnsi="Arial" w:cs="Arial"/>
            <w:color w:val="212121"/>
            <w:kern w:val="0"/>
            <w:sz w:val="24"/>
            <w:szCs w:val="24"/>
          </w:rPr>
          <w:delText>并</w:delText>
        </w:r>
      </w:del>
      <w:r w:rsidRPr="009B37C0">
        <w:rPr>
          <w:rFonts w:ascii="Arial" w:eastAsia="宋体" w:hAnsi="Arial" w:cs="Arial"/>
          <w:color w:val="212121"/>
          <w:kern w:val="0"/>
          <w:sz w:val="24"/>
          <w:szCs w:val="24"/>
        </w:rPr>
        <w:t>使模型</w:t>
      </w:r>
      <w:ins w:id="2014" w:author="Shirley Li" w:date="2018-12-07T08:50:00Z">
        <w:r w:rsidR="00165A83">
          <w:rPr>
            <w:rFonts w:ascii="Arial" w:eastAsia="宋体" w:hAnsi="Arial" w:cs="Arial" w:hint="eastAsia"/>
            <w:color w:val="212121"/>
            <w:kern w:val="0"/>
            <w:sz w:val="24"/>
            <w:szCs w:val="24"/>
          </w:rPr>
          <w:t>对</w:t>
        </w:r>
        <w:r w:rsidR="00165A83" w:rsidRPr="009B37C0">
          <w:rPr>
            <w:rFonts w:ascii="Arial" w:eastAsia="宋体" w:hAnsi="Arial" w:cs="Arial"/>
            <w:color w:val="212121"/>
            <w:kern w:val="0"/>
            <w:sz w:val="24"/>
            <w:szCs w:val="24"/>
          </w:rPr>
          <w:t>于看不见的数据</w:t>
        </w:r>
      </w:ins>
      <w:r w:rsidRPr="009B37C0">
        <w:rPr>
          <w:rFonts w:ascii="Arial" w:eastAsia="宋体" w:hAnsi="Arial" w:cs="Arial"/>
          <w:color w:val="212121"/>
          <w:kern w:val="0"/>
          <w:sz w:val="24"/>
          <w:szCs w:val="24"/>
        </w:rPr>
        <w:t>更加通用</w:t>
      </w:r>
      <w:del w:id="2015" w:author="Shirley Li" w:date="2018-12-07T08:50:00Z">
        <w:r w:rsidRPr="009B37C0" w:rsidDel="00165A83">
          <w:rPr>
            <w:rFonts w:ascii="Arial" w:eastAsia="宋体" w:hAnsi="Arial" w:cs="Arial"/>
            <w:color w:val="212121"/>
            <w:kern w:val="0"/>
            <w:sz w:val="24"/>
            <w:szCs w:val="24"/>
          </w:rPr>
          <w:delText>于看不见的数据</w:delText>
        </w:r>
      </w:del>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您可以使用以下代码将</w:t>
      </w:r>
      <w:r w:rsidRPr="009B37C0">
        <w:rPr>
          <w:rFonts w:ascii="Arial" w:eastAsia="宋体" w:hAnsi="Arial" w:cs="Arial"/>
          <w:color w:val="212121"/>
          <w:kern w:val="0"/>
          <w:sz w:val="24"/>
          <w:szCs w:val="24"/>
        </w:rPr>
        <w:t>L1</w:t>
      </w:r>
      <w:r w:rsidRPr="009B37C0">
        <w:rPr>
          <w:rFonts w:ascii="Arial" w:eastAsia="宋体" w:hAnsi="Arial" w:cs="Arial"/>
          <w:color w:val="212121"/>
          <w:kern w:val="0"/>
          <w:sz w:val="24"/>
          <w:szCs w:val="24"/>
        </w:rPr>
        <w:t>和</w:t>
      </w:r>
      <w:r w:rsidRPr="009B37C0">
        <w:rPr>
          <w:rFonts w:ascii="Arial" w:eastAsia="宋体" w:hAnsi="Arial" w:cs="Arial"/>
          <w:color w:val="212121"/>
          <w:kern w:val="0"/>
          <w:sz w:val="24"/>
          <w:szCs w:val="24"/>
        </w:rPr>
        <w:t>L2</w:t>
      </w:r>
      <w:r w:rsidRPr="009B37C0">
        <w:rPr>
          <w:rFonts w:ascii="Arial" w:eastAsia="宋体" w:hAnsi="Arial" w:cs="Arial"/>
          <w:color w:val="212121"/>
          <w:kern w:val="0"/>
          <w:sz w:val="24"/>
          <w:szCs w:val="24"/>
        </w:rPr>
        <w:t>正则化添加到模型中：</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model_l1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feature_columns=base_columns + crossed_columns,</w:t>
      </w:r>
      <w:r w:rsidRPr="009B37C0">
        <w:rPr>
          <w:rFonts w:ascii="Courier New" w:eastAsia="宋体" w:hAnsi="Courier New" w:cs="Courier New"/>
          <w:color w:val="37474F"/>
          <w:kern w:val="0"/>
          <w:szCs w:val="21"/>
        </w:rPr>
        <w:br/>
        <w:t>    optimizer=tf.train.</w:t>
      </w:r>
      <w:r w:rsidRPr="009B37C0">
        <w:rPr>
          <w:rFonts w:ascii="Courier New" w:eastAsia="宋体" w:hAnsi="Courier New" w:cs="Courier New"/>
          <w:color w:val="9C27B0"/>
          <w:kern w:val="0"/>
          <w:szCs w:val="21"/>
        </w:rPr>
        <w:t>FtrlOptimizer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learning_rate=</w:t>
      </w:r>
      <w:r w:rsidRPr="009B37C0">
        <w:rPr>
          <w:rFonts w:ascii="Courier New" w:eastAsia="宋体" w:hAnsi="Courier New" w:cs="Courier New"/>
          <w:color w:val="C53929"/>
          <w:kern w:val="0"/>
          <w:szCs w:val="21"/>
        </w:rPr>
        <w:t>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l1_regularization_strength=</w:t>
      </w:r>
      <w:r w:rsidRPr="009B37C0">
        <w:rPr>
          <w:rFonts w:ascii="Courier New" w:eastAsia="宋体" w:hAnsi="Courier New" w:cs="Courier New"/>
          <w:color w:val="C53929"/>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l2_regularization_strength=</w:t>
      </w:r>
      <w:r w:rsidRPr="009B37C0">
        <w:rPr>
          <w:rFonts w:ascii="Courier New" w:eastAsia="宋体" w:hAnsi="Courier New" w:cs="Courier New"/>
          <w:color w:val="C53929"/>
          <w:kern w:val="0"/>
          <w:szCs w:val="21"/>
        </w:rPr>
        <w:t>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model_l1.train(train_inpf)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results = model_l1.evaluate(test_inpf)</w:t>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%0.2f'</w:t>
      </w:r>
      <w:r w:rsidRPr="009B37C0">
        <w:rPr>
          <w:rFonts w:ascii="Courier New" w:eastAsia="宋体" w:hAnsi="Courier New" w:cs="Courier New"/>
          <w:color w:val="37474F"/>
          <w:kern w:val="0"/>
          <w:szCs w:val="21"/>
        </w:rPr>
        <w:t xml:space="preserve"> % (key, results[key]))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0.84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奥克：</w:t>
      </w:r>
      <w:r w:rsidRPr="009B37C0">
        <w:rPr>
          <w:rFonts w:ascii="Courier New" w:eastAsia="宋体" w:hAnsi="Courier New" w:cs="Courier New"/>
          <w:color w:val="37474F"/>
          <w:kern w:val="0"/>
          <w:szCs w:val="21"/>
        </w:rPr>
        <w:t>0.88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20351.00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22.47</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召回：</w:t>
      </w:r>
      <w:r w:rsidRPr="009B37C0">
        <w:rPr>
          <w:rFonts w:ascii="Courier New" w:eastAsia="宋体" w:hAnsi="Courier New" w:cs="Courier New"/>
          <w:color w:val="37474F"/>
          <w:kern w:val="0"/>
          <w:szCs w:val="21"/>
        </w:rPr>
        <w:t>0.55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model_l2 = tf.estimator.</w:t>
      </w:r>
      <w:r w:rsidRPr="009B37C0">
        <w:rPr>
          <w:rFonts w:ascii="Courier New" w:eastAsia="宋体" w:hAnsi="Courier New" w:cs="Courier New"/>
          <w:color w:val="9C27B0"/>
          <w:kern w:val="0"/>
          <w:szCs w:val="21"/>
        </w:rPr>
        <w:t>LinearClassifier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feature_columns=base_columns + crossed_columns,</w:t>
      </w:r>
      <w:r w:rsidRPr="009B37C0">
        <w:rPr>
          <w:rFonts w:ascii="Courier New" w:eastAsia="宋体" w:hAnsi="Courier New" w:cs="Courier New"/>
          <w:color w:val="37474F"/>
          <w:kern w:val="0"/>
          <w:szCs w:val="21"/>
        </w:rPr>
        <w:br/>
        <w:t>    optimizer=tf.train.</w:t>
      </w:r>
      <w:r w:rsidRPr="009B37C0">
        <w:rPr>
          <w:rFonts w:ascii="Courier New" w:eastAsia="宋体" w:hAnsi="Courier New" w:cs="Courier New"/>
          <w:color w:val="9C27B0"/>
          <w:kern w:val="0"/>
          <w:szCs w:val="21"/>
        </w:rPr>
        <w:t>FtrlOptimizer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learning_rate=</w:t>
      </w:r>
      <w:r w:rsidRPr="009B37C0">
        <w:rPr>
          <w:rFonts w:ascii="Courier New" w:eastAsia="宋体" w:hAnsi="Courier New" w:cs="Courier New"/>
          <w:color w:val="C53929"/>
          <w:kern w:val="0"/>
          <w:szCs w:val="21"/>
        </w:rPr>
        <w:t>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l1_regularization_strength=</w:t>
      </w:r>
      <w:r w:rsidRPr="009B37C0">
        <w:rPr>
          <w:rFonts w:ascii="Courier New" w:eastAsia="宋体" w:hAnsi="Courier New" w:cs="Courier New"/>
          <w:color w:val="C53929"/>
          <w:kern w:val="0"/>
          <w:szCs w:val="21"/>
        </w:rPr>
        <w:t>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l2_regularization_strength=</w:t>
      </w:r>
      <w:r w:rsidRPr="009B37C0">
        <w:rPr>
          <w:rFonts w:ascii="Courier New" w:eastAsia="宋体" w:hAnsi="Courier New" w:cs="Courier New"/>
          <w:color w:val="C53929"/>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model_l2.train(train_inpf)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results = model_l2.evaluate(test_inpf)</w:t>
      </w:r>
      <w:r w:rsidRPr="009B37C0">
        <w:rPr>
          <w:rFonts w:ascii="Courier New" w:eastAsia="宋体" w:hAnsi="Courier New" w:cs="Courier New"/>
          <w:color w:val="37474F"/>
          <w:kern w:val="0"/>
          <w:szCs w:val="21"/>
        </w:rPr>
        <w:br/>
        <w:t>clear_output()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key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sorted(results):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w:t>
      </w:r>
      <w:r w:rsidRPr="009B37C0">
        <w:rPr>
          <w:rFonts w:ascii="Courier New" w:eastAsia="宋体" w:hAnsi="Courier New" w:cs="Courier New"/>
          <w:color w:val="0D904F"/>
          <w:kern w:val="0"/>
          <w:szCs w:val="21"/>
        </w:rPr>
        <w:t>'%s: %0.2f'</w:t>
      </w:r>
      <w:r w:rsidRPr="009B37C0">
        <w:rPr>
          <w:rFonts w:ascii="Courier New" w:eastAsia="宋体" w:hAnsi="Courier New" w:cs="Courier New"/>
          <w:color w:val="37474F"/>
          <w:kern w:val="0"/>
          <w:szCs w:val="21"/>
        </w:rPr>
        <w:t xml:space="preserve"> % (key, results[key]))</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准确度：</w:t>
      </w:r>
      <w:r w:rsidRPr="009B37C0">
        <w:rPr>
          <w:rFonts w:ascii="Courier New" w:eastAsia="宋体" w:hAnsi="Courier New" w:cs="Courier New"/>
          <w:color w:val="37474F"/>
          <w:kern w:val="0"/>
          <w:szCs w:val="21"/>
        </w:rPr>
        <w:t>0.84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accuracy_baseline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0.76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奥克：</w:t>
      </w:r>
      <w:r w:rsidRPr="009B37C0">
        <w:rPr>
          <w:rFonts w:ascii="Courier New" w:eastAsia="宋体" w:hAnsi="Courier New" w:cs="Courier New"/>
          <w:color w:val="37474F"/>
          <w:kern w:val="0"/>
          <w:szCs w:val="21"/>
        </w:rPr>
        <w:t>0.88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auc_precision_recall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0.69</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average_loss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0.35</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global_step</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20351.00</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label / mean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损失：</w:t>
      </w:r>
      <w:r w:rsidRPr="009B37C0">
        <w:rPr>
          <w:rFonts w:ascii="Courier New" w:eastAsia="宋体" w:hAnsi="Courier New" w:cs="Courier New"/>
          <w:color w:val="37474F"/>
          <w:kern w:val="0"/>
          <w:szCs w:val="21"/>
        </w:rPr>
        <w:t>22.46</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精度：</w:t>
      </w:r>
      <w:r w:rsidRPr="009B37C0">
        <w:rPr>
          <w:rFonts w:ascii="Courier New" w:eastAsia="宋体" w:hAnsi="Courier New" w:cs="Courier New"/>
          <w:color w:val="37474F"/>
          <w:kern w:val="0"/>
          <w:szCs w:val="21"/>
        </w:rPr>
        <w:t>0.68</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预测</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t>平均值：</w:t>
      </w:r>
      <w:r w:rsidRPr="009B37C0">
        <w:rPr>
          <w:rFonts w:ascii="Courier New" w:eastAsia="宋体" w:hAnsi="Courier New" w:cs="Courier New"/>
          <w:color w:val="37474F"/>
          <w:kern w:val="0"/>
          <w:szCs w:val="21"/>
        </w:rPr>
        <w:t>0.24</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回忆：</w:t>
      </w:r>
      <w:r w:rsidRPr="009B37C0">
        <w:rPr>
          <w:rFonts w:ascii="Courier New" w:eastAsia="宋体" w:hAnsi="Courier New" w:cs="Courier New"/>
          <w:color w:val="37474F"/>
          <w:kern w:val="0"/>
          <w:szCs w:val="21"/>
        </w:rPr>
        <w:t>0.57</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这些正则化模型的表现并不比基本模型好</w:t>
      </w:r>
      <w:ins w:id="2016" w:author="Shirley Li" w:date="2018-12-07T08:52:00Z">
        <w:r w:rsidR="00D357BF">
          <w:rPr>
            <w:rFonts w:ascii="Arial" w:eastAsia="宋体" w:hAnsi="Arial" w:cs="Arial" w:hint="eastAsia"/>
            <w:color w:val="212121"/>
            <w:kern w:val="0"/>
            <w:sz w:val="24"/>
            <w:szCs w:val="24"/>
          </w:rPr>
          <w:t>很</w:t>
        </w:r>
      </w:ins>
      <w:del w:id="2017" w:author="Shirley Li" w:date="2018-12-07T08:52:00Z">
        <w:r w:rsidRPr="009B37C0" w:rsidDel="00D357BF">
          <w:rPr>
            <w:rFonts w:ascii="Arial" w:eastAsia="宋体" w:hAnsi="Arial" w:cs="Arial"/>
            <w:color w:val="212121"/>
            <w:kern w:val="0"/>
            <w:sz w:val="24"/>
            <w:szCs w:val="24"/>
          </w:rPr>
          <w:delText>得</w:delText>
        </w:r>
      </w:del>
      <w:r w:rsidRPr="009B37C0">
        <w:rPr>
          <w:rFonts w:ascii="Arial" w:eastAsia="宋体" w:hAnsi="Arial" w:cs="Arial"/>
          <w:color w:val="212121"/>
          <w:kern w:val="0"/>
          <w:sz w:val="24"/>
          <w:szCs w:val="24"/>
        </w:rPr>
        <w:t>多。</w:t>
      </w:r>
      <w:del w:id="2018" w:author="Shirley Li" w:date="2018-12-07T08:52:00Z">
        <w:r w:rsidRPr="009B37C0" w:rsidDel="00D357BF">
          <w:rPr>
            <w:rFonts w:ascii="Arial" w:eastAsia="宋体" w:hAnsi="Arial" w:cs="Arial"/>
            <w:color w:val="212121"/>
            <w:kern w:val="0"/>
            <w:sz w:val="24"/>
            <w:szCs w:val="24"/>
          </w:rPr>
          <w:delText>让</w:delText>
        </w:r>
      </w:del>
      <w:r w:rsidRPr="009B37C0">
        <w:rPr>
          <w:rFonts w:ascii="Arial" w:eastAsia="宋体" w:hAnsi="Arial" w:cs="Arial"/>
          <w:color w:val="212121"/>
          <w:kern w:val="0"/>
          <w:sz w:val="24"/>
          <w:szCs w:val="24"/>
        </w:rPr>
        <w:t>我们看一下模型的权重分布，以便更好地了解正则化的效果：</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def</w:t>
      </w:r>
      <w:r w:rsidRPr="009B37C0">
        <w:rPr>
          <w:rFonts w:ascii="Courier New" w:eastAsia="宋体" w:hAnsi="Courier New" w:cs="Courier New"/>
          <w:color w:val="37474F"/>
          <w:kern w:val="0"/>
          <w:szCs w:val="21"/>
        </w:rPr>
        <w:t xml:space="preserve"> get_flat_weights(model):</w:t>
      </w:r>
      <w:r w:rsidRPr="009B37C0">
        <w:rPr>
          <w:rFonts w:ascii="Courier New" w:eastAsia="宋体" w:hAnsi="Courier New" w:cs="Courier New"/>
          <w:color w:val="37474F"/>
          <w:kern w:val="0"/>
          <w:szCs w:val="21"/>
        </w:rPr>
        <w:br/>
        <w:t>  weight_names = [</w:t>
      </w:r>
      <w:r w:rsidRPr="009B37C0">
        <w:rPr>
          <w:rFonts w:ascii="Courier New" w:eastAsia="宋体" w:hAnsi="Courier New" w:cs="Courier New"/>
          <w:color w:val="37474F"/>
          <w:kern w:val="0"/>
          <w:szCs w:val="21"/>
        </w:rPr>
        <w:br/>
        <w:t xml:space="preserve">      name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name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model.get_variable_names()</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"linear_model"</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name </w:t>
      </w:r>
      <w:r w:rsidRPr="009B37C0">
        <w:rPr>
          <w:rFonts w:ascii="Courier New" w:eastAsia="宋体" w:hAnsi="Courier New" w:cs="Courier New"/>
          <w:color w:val="3B78E7"/>
          <w:kern w:val="0"/>
          <w:szCs w:val="21"/>
        </w:rPr>
        <w:t>and</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"Ftrl"</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not</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name]</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weight_values = [model.get_variable_value(name)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name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weight_names]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weights_flat = np.concatenate([item.flatten()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item </w:t>
      </w:r>
      <w:r w:rsidRPr="009B37C0">
        <w:rPr>
          <w:rFonts w:ascii="Courier New" w:eastAsia="宋体" w:hAnsi="Courier New" w:cs="Courier New"/>
          <w:color w:val="3B78E7"/>
          <w:kern w:val="0"/>
          <w:szCs w:val="21"/>
        </w:rPr>
        <w:t>in</w:t>
      </w:r>
      <w:r w:rsidRPr="009B37C0">
        <w:rPr>
          <w:rFonts w:ascii="Courier New" w:eastAsia="宋体" w:hAnsi="Courier New" w:cs="Courier New"/>
          <w:color w:val="37474F"/>
          <w:kern w:val="0"/>
          <w:szCs w:val="21"/>
        </w:rPr>
        <w:t xml:space="preserve"> weight_values], axis=</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weights_flat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weights_flat = get_flat_weights(model)</w:t>
      </w:r>
      <w:r w:rsidRPr="009B37C0">
        <w:rPr>
          <w:rFonts w:ascii="Courier New" w:eastAsia="宋体" w:hAnsi="Courier New" w:cs="Courier New"/>
          <w:color w:val="37474F"/>
          <w:kern w:val="0"/>
          <w:szCs w:val="21"/>
        </w:rPr>
        <w:br/>
        <w:t>weights_flat_l1 = get_flat_weights(model_l1)</w:t>
      </w:r>
      <w:r w:rsidRPr="009B37C0">
        <w:rPr>
          <w:rFonts w:ascii="Courier New" w:eastAsia="宋体" w:hAnsi="Courier New" w:cs="Courier New"/>
          <w:color w:val="37474F"/>
          <w:kern w:val="0"/>
          <w:szCs w:val="21"/>
        </w:rPr>
        <w:br/>
        <w:t>weights_flat_l2 = get_flat_weights(model_l2)</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模型具有</w:t>
      </w:r>
      <w:ins w:id="2019" w:author="Shirley Li" w:date="2018-12-07T08:53:00Z">
        <w:r w:rsidR="00D357BF">
          <w:rPr>
            <w:rFonts w:ascii="Arial" w:eastAsia="宋体" w:hAnsi="Arial" w:cs="Arial" w:hint="eastAsia"/>
            <w:color w:val="212121"/>
            <w:kern w:val="0"/>
            <w:sz w:val="24"/>
            <w:szCs w:val="24"/>
          </w:rPr>
          <w:t>许多</w:t>
        </w:r>
      </w:ins>
      <w:r w:rsidRPr="009B37C0">
        <w:rPr>
          <w:rFonts w:ascii="Arial" w:eastAsia="宋体" w:hAnsi="Arial" w:cs="Arial"/>
          <w:color w:val="212121"/>
          <w:kern w:val="0"/>
          <w:sz w:val="24"/>
          <w:szCs w:val="24"/>
        </w:rPr>
        <w:t>由未使用的哈希</w:t>
      </w:r>
      <w:ins w:id="2020" w:author="Shirley Li" w:date="2018-12-07T08:52:00Z">
        <w:r w:rsidR="00D357BF">
          <w:rPr>
            <w:rFonts w:ascii="Arial" w:eastAsia="宋体" w:hAnsi="Arial" w:cs="Arial" w:hint="eastAsia"/>
            <w:color w:val="212121"/>
            <w:kern w:val="0"/>
            <w:sz w:val="24"/>
            <w:szCs w:val="24"/>
          </w:rPr>
          <w:t>分</w:t>
        </w:r>
      </w:ins>
      <w:proofErr w:type="gramStart"/>
      <w:r w:rsidRPr="009B37C0">
        <w:rPr>
          <w:rFonts w:ascii="Arial" w:eastAsia="宋体" w:hAnsi="Arial" w:cs="Arial"/>
          <w:color w:val="212121"/>
          <w:kern w:val="0"/>
          <w:sz w:val="24"/>
          <w:szCs w:val="24"/>
        </w:rPr>
        <w:t>箱引起</w:t>
      </w:r>
      <w:proofErr w:type="gramEnd"/>
      <w:r w:rsidRPr="009B37C0">
        <w:rPr>
          <w:rFonts w:ascii="Arial" w:eastAsia="宋体" w:hAnsi="Arial" w:cs="Arial"/>
          <w:color w:val="212121"/>
          <w:kern w:val="0"/>
          <w:sz w:val="24"/>
          <w:szCs w:val="24"/>
        </w:rPr>
        <w:t>的</w:t>
      </w:r>
      <w:del w:id="2021" w:author="Shirley Li" w:date="2018-12-07T08:53:00Z">
        <w:r w:rsidRPr="009B37C0" w:rsidDel="00D357BF">
          <w:rPr>
            <w:rFonts w:ascii="Arial" w:eastAsia="宋体" w:hAnsi="Arial" w:cs="Arial"/>
            <w:color w:val="212121"/>
            <w:kern w:val="0"/>
            <w:sz w:val="24"/>
            <w:szCs w:val="24"/>
          </w:rPr>
          <w:delText>许多</w:delText>
        </w:r>
      </w:del>
      <w:r w:rsidRPr="009B37C0">
        <w:rPr>
          <w:rFonts w:ascii="Arial" w:eastAsia="宋体" w:hAnsi="Arial" w:cs="Arial"/>
          <w:color w:val="212121"/>
          <w:kern w:val="0"/>
          <w:sz w:val="24"/>
          <w:szCs w:val="24"/>
        </w:rPr>
        <w:t>零值权重（</w:t>
      </w:r>
      <w:ins w:id="2022" w:author="Shirley Li" w:date="2018-12-07T08:53:00Z">
        <w:r w:rsidR="00D357BF" w:rsidRPr="00D357BF">
          <w:rPr>
            <w:rFonts w:ascii="Arial" w:eastAsia="宋体" w:hAnsi="Arial" w:cs="Arial" w:hint="eastAsia"/>
            <w:color w:val="212121"/>
            <w:kern w:val="0"/>
            <w:sz w:val="24"/>
            <w:szCs w:val="24"/>
          </w:rPr>
          <w:t>在某些列中，哈希分箱的数量多于类别数量</w:t>
        </w:r>
      </w:ins>
      <w:del w:id="2023" w:author="Shirley Li" w:date="2018-12-07T08:53:00Z">
        <w:r w:rsidRPr="009B37C0" w:rsidDel="00D357BF">
          <w:rPr>
            <w:rFonts w:ascii="Arial" w:eastAsia="宋体" w:hAnsi="Arial" w:cs="Arial"/>
            <w:color w:val="212121"/>
            <w:kern w:val="0"/>
            <w:sz w:val="24"/>
            <w:szCs w:val="24"/>
          </w:rPr>
          <w:delText>在一些列中存在比类别更多的哈希箱</w:delText>
        </w:r>
      </w:del>
      <w:r w:rsidRPr="009B37C0">
        <w:rPr>
          <w:rFonts w:ascii="Arial" w:eastAsia="宋体" w:hAnsi="Arial" w:cs="Arial"/>
          <w:color w:val="212121"/>
          <w:kern w:val="0"/>
          <w:sz w:val="24"/>
          <w:szCs w:val="24"/>
        </w:rPr>
        <w:t>）。我们可以在查看重量分布时屏蔽这些</w:t>
      </w:r>
      <w:ins w:id="2024" w:author="Shirley Li" w:date="2018-12-07T08:53:00Z">
        <w:r w:rsidR="00D357BF">
          <w:rPr>
            <w:rFonts w:ascii="Arial" w:eastAsia="宋体" w:hAnsi="Arial" w:cs="Arial" w:hint="eastAsia"/>
            <w:color w:val="212121"/>
            <w:kern w:val="0"/>
            <w:sz w:val="24"/>
            <w:szCs w:val="24"/>
          </w:rPr>
          <w:t>权重</w:t>
        </w:r>
      </w:ins>
      <w:del w:id="2025" w:author="Shirley Li" w:date="2018-12-07T08:53:00Z">
        <w:r w:rsidRPr="009B37C0" w:rsidDel="00D357BF">
          <w:rPr>
            <w:rFonts w:ascii="Arial" w:eastAsia="宋体" w:hAnsi="Arial" w:cs="Arial"/>
            <w:color w:val="212121"/>
            <w:kern w:val="0"/>
            <w:sz w:val="24"/>
            <w:szCs w:val="24"/>
          </w:rPr>
          <w:delText>重量</w:delText>
        </w:r>
      </w:del>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weight_mask = weights_</w:t>
      </w:r>
      <w:proofErr w:type="gramStart"/>
      <w:r w:rsidRPr="009B37C0">
        <w:rPr>
          <w:rFonts w:ascii="Courier New" w:eastAsia="宋体" w:hAnsi="Courier New" w:cs="Courier New"/>
          <w:color w:val="37474F"/>
          <w:kern w:val="0"/>
          <w:szCs w:val="21"/>
        </w:rPr>
        <w:t>flat !</w:t>
      </w:r>
      <w:proofErr w:type="gramEnd"/>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weights_base = weights_flat[weight_mask]</w:t>
      </w:r>
      <w:r w:rsidRPr="009B37C0">
        <w:rPr>
          <w:rFonts w:ascii="Courier New" w:eastAsia="宋体" w:hAnsi="Courier New" w:cs="Courier New"/>
          <w:color w:val="37474F"/>
          <w:kern w:val="0"/>
          <w:szCs w:val="21"/>
        </w:rPr>
        <w:br/>
        <w:t>weights_l1 = weights_flat_l1[weight_mask]</w:t>
      </w:r>
      <w:r w:rsidRPr="009B37C0">
        <w:rPr>
          <w:rFonts w:ascii="Courier New" w:eastAsia="宋体" w:hAnsi="Courier New" w:cs="Courier New"/>
          <w:color w:val="37474F"/>
          <w:kern w:val="0"/>
          <w:szCs w:val="21"/>
        </w:rPr>
        <w:br/>
        <w:t>weights_l2 = weights_flat_l2[weight_mask]</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现在绘制分布图：</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plt.figure()</w:t>
      </w:r>
      <w:r w:rsidRPr="009B37C0">
        <w:rPr>
          <w:rFonts w:ascii="Courier New" w:eastAsia="宋体" w:hAnsi="Courier New" w:cs="Courier New"/>
          <w:color w:val="37474F"/>
          <w:kern w:val="0"/>
          <w:szCs w:val="21"/>
        </w:rPr>
        <w:br/>
        <w:t>_ = plt.hist(weights_base, bins=np.linspace(-</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plt.title(</w:t>
      </w:r>
      <w:r w:rsidRPr="009B37C0">
        <w:rPr>
          <w:rFonts w:ascii="Courier New" w:eastAsia="宋体" w:hAnsi="Courier New" w:cs="Courier New"/>
          <w:color w:val="0D904F"/>
          <w:kern w:val="0"/>
          <w:szCs w:val="21"/>
        </w:rPr>
        <w:t>'Base Model'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plt.ylim([</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500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plt.figure()</w:t>
      </w:r>
      <w:r w:rsidRPr="009B37C0">
        <w:rPr>
          <w:rFonts w:ascii="Courier New" w:eastAsia="宋体" w:hAnsi="Courier New" w:cs="Courier New"/>
          <w:color w:val="37474F"/>
          <w:kern w:val="0"/>
          <w:szCs w:val="21"/>
        </w:rPr>
        <w:br/>
        <w:t>_ = plt.hist(weights_l1, bins=np.linspace(-</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plt.title(</w:t>
      </w:r>
      <w:r w:rsidRPr="009B37C0">
        <w:rPr>
          <w:rFonts w:ascii="Courier New" w:eastAsia="宋体" w:hAnsi="Courier New" w:cs="Courier New"/>
          <w:color w:val="0D904F"/>
          <w:kern w:val="0"/>
          <w:szCs w:val="21"/>
        </w:rPr>
        <w:t>'L1 - Regularization'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plt.ylim([</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500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br/>
        <w:t>plt.figure()</w:t>
      </w:r>
      <w:r w:rsidRPr="009B37C0">
        <w:rPr>
          <w:rFonts w:ascii="Courier New" w:eastAsia="宋体" w:hAnsi="Courier New" w:cs="Courier New"/>
          <w:color w:val="37474F"/>
          <w:kern w:val="0"/>
          <w:szCs w:val="21"/>
        </w:rPr>
        <w:br/>
        <w:t>_ = plt.hist(weights_l2, bins=np.linspace(-</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30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plt.title(</w:t>
      </w:r>
      <w:r w:rsidRPr="009B37C0">
        <w:rPr>
          <w:rFonts w:ascii="Courier New" w:eastAsia="宋体" w:hAnsi="Courier New" w:cs="Courier New"/>
          <w:color w:val="0D904F"/>
          <w:kern w:val="0"/>
          <w:szCs w:val="21"/>
        </w:rPr>
        <w:t>'L2 - Regularization'</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_=plt.ylim([</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w:t>
      </w:r>
      <w:r w:rsidRPr="009B37C0">
        <w:rPr>
          <w:rFonts w:ascii="Courier New" w:eastAsia="宋体" w:hAnsi="Courier New" w:cs="Courier New"/>
          <w:color w:val="C53929"/>
          <w:kern w:val="0"/>
          <w:szCs w:val="21"/>
        </w:rPr>
        <w:t>500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noProof/>
          <w:color w:val="212121"/>
          <w:kern w:val="0"/>
          <w:sz w:val="24"/>
          <w:szCs w:val="24"/>
        </w:rPr>
        <mc:AlternateContent>
          <mc:Choice Requires="wps">
            <w:drawing>
              <wp:inline distT="0" distB="0" distL="0" distR="0" wp14:anchorId="58CE00DA" wp14:editId="720386AE">
                <wp:extent cx="304800" cy="304800"/>
                <wp:effectExtent l="0" t="0" r="0" b="0"/>
                <wp:docPr id="7" name="矩形 7"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7981D" id="矩形 7"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T5xQ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KCXU+cUCAADA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noProof/>
          <w:color w:val="212121"/>
          <w:kern w:val="0"/>
          <w:sz w:val="24"/>
          <w:szCs w:val="24"/>
        </w:rPr>
        <mc:AlternateContent>
          <mc:Choice Requires="wps">
            <w:drawing>
              <wp:inline distT="0" distB="0" distL="0" distR="0" wp14:anchorId="0C52B91A" wp14:editId="5C93BF89">
                <wp:extent cx="304800" cy="304800"/>
                <wp:effectExtent l="0" t="0" r="0" b="0"/>
                <wp:docPr id="8" name="矩形 8"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974A4" id="矩形 8"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7wg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3ePw&#10;u8ICAADA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noProof/>
          <w:color w:val="212121"/>
          <w:kern w:val="0"/>
          <w:sz w:val="24"/>
          <w:szCs w:val="24"/>
        </w:rPr>
        <mc:AlternateContent>
          <mc:Choice Requires="wps">
            <w:drawing>
              <wp:inline distT="0" distB="0" distL="0" distR="0" wp14:anchorId="2B27C13D" wp14:editId="2F2D0C2A">
                <wp:extent cx="304800" cy="304800"/>
                <wp:effectExtent l="0" t="0" r="0" b="0"/>
                <wp:docPr id="9" name="矩形 9"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0DF004" id="矩形 9"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9ly3xAIAAM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两种类型的正则化都将权重的分布</w:t>
      </w:r>
      <w:del w:id="2026" w:author="Shirley Li" w:date="2018-12-07T08:53:00Z">
        <w:r w:rsidRPr="009B37C0" w:rsidDel="00F33C1B">
          <w:rPr>
            <w:rFonts w:ascii="Arial" w:eastAsia="宋体" w:hAnsi="Arial" w:cs="Arial" w:hint="eastAsia"/>
            <w:color w:val="212121"/>
            <w:kern w:val="0"/>
            <w:sz w:val="24"/>
            <w:szCs w:val="24"/>
          </w:rPr>
          <w:delText>挤压为零</w:delText>
        </w:r>
      </w:del>
      <w:ins w:id="2027" w:author="Shirley Li" w:date="2018-12-07T08:53:00Z">
        <w:r w:rsidR="00F33C1B">
          <w:rPr>
            <w:rFonts w:ascii="Arial" w:eastAsia="宋体" w:hAnsi="Arial" w:cs="Arial" w:hint="eastAsia"/>
            <w:color w:val="212121"/>
            <w:kern w:val="0"/>
            <w:sz w:val="24"/>
            <w:szCs w:val="24"/>
          </w:rPr>
          <w:t>向零靠近</w:t>
        </w:r>
      </w:ins>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L2</w:t>
      </w:r>
      <w:r w:rsidRPr="009B37C0">
        <w:rPr>
          <w:rFonts w:ascii="Arial" w:eastAsia="宋体" w:hAnsi="Arial" w:cs="Arial"/>
          <w:color w:val="212121"/>
          <w:kern w:val="0"/>
          <w:sz w:val="24"/>
          <w:szCs w:val="24"/>
        </w:rPr>
        <w:t>正则化对分布的尾部具有更大的影响，消除了极端权重。</w:t>
      </w:r>
      <w:r w:rsidRPr="009B37C0">
        <w:rPr>
          <w:rFonts w:ascii="Arial" w:eastAsia="宋体" w:hAnsi="Arial" w:cs="Arial"/>
          <w:color w:val="212121"/>
          <w:kern w:val="0"/>
          <w:sz w:val="24"/>
          <w:szCs w:val="24"/>
        </w:rPr>
        <w:t>L1</w:t>
      </w:r>
      <w:r w:rsidRPr="009B37C0">
        <w:rPr>
          <w:rFonts w:ascii="Arial" w:eastAsia="宋体" w:hAnsi="Arial" w:cs="Arial"/>
          <w:color w:val="212121"/>
          <w:kern w:val="0"/>
          <w:sz w:val="24"/>
          <w:szCs w:val="24"/>
        </w:rPr>
        <w:t>正则化产生更精确的零值，在</w:t>
      </w:r>
      <w:del w:id="2028" w:author="Shirley Li" w:date="2018-12-07T08:54:00Z">
        <w:r w:rsidRPr="009B37C0" w:rsidDel="00F33C1B">
          <w:rPr>
            <w:rFonts w:ascii="Arial" w:eastAsia="宋体" w:hAnsi="Arial" w:cs="Arial" w:hint="eastAsia"/>
            <w:color w:val="212121"/>
            <w:kern w:val="0"/>
            <w:sz w:val="24"/>
            <w:szCs w:val="24"/>
          </w:rPr>
          <w:delText>这种情况下</w:delText>
        </w:r>
      </w:del>
      <w:ins w:id="2029" w:author="Shirley Li" w:date="2018-12-07T08:54:00Z">
        <w:r w:rsidR="00F33C1B">
          <w:rPr>
            <w:rFonts w:ascii="Arial" w:eastAsia="宋体" w:hAnsi="Arial" w:cs="Arial" w:hint="eastAsia"/>
            <w:color w:val="212121"/>
            <w:kern w:val="0"/>
            <w:sz w:val="24"/>
            <w:szCs w:val="24"/>
          </w:rPr>
          <w:t>本例中</w:t>
        </w:r>
      </w:ins>
      <w:r w:rsidRPr="009B37C0">
        <w:rPr>
          <w:rFonts w:ascii="Arial" w:eastAsia="宋体" w:hAnsi="Arial" w:cs="Arial"/>
          <w:color w:val="212121"/>
          <w:kern w:val="0"/>
          <w:sz w:val="24"/>
          <w:szCs w:val="24"/>
        </w:rPr>
        <w:t>它将</w:t>
      </w:r>
      <w:r w:rsidRPr="009B37C0">
        <w:rPr>
          <w:rFonts w:ascii="Arial" w:eastAsia="宋体" w:hAnsi="Arial" w:cs="Arial"/>
          <w:color w:val="212121"/>
          <w:kern w:val="0"/>
          <w:sz w:val="24"/>
          <w:szCs w:val="24"/>
        </w:rPr>
        <w:t>~200</w:t>
      </w:r>
      <w:r w:rsidRPr="009B37C0">
        <w:rPr>
          <w:rFonts w:ascii="Arial" w:eastAsia="宋体" w:hAnsi="Arial" w:cs="Arial"/>
          <w:color w:val="212121"/>
          <w:kern w:val="0"/>
          <w:sz w:val="24"/>
          <w:szCs w:val="24"/>
        </w:rPr>
        <w:t>设置为零。</w:t>
      </w:r>
    </w:p>
    <w:p w:rsidR="006F7728" w:rsidRDefault="006F7728" w:rsidP="006F7728">
      <w:pPr>
        <w:widowControl/>
        <w:jc w:val="left"/>
      </w:pPr>
      <w:r>
        <w:br w:type="page"/>
      </w:r>
    </w:p>
    <w:p w:rsidR="006F7728" w:rsidRDefault="006F7728" w:rsidP="006F7728">
      <w:pPr>
        <w:pStyle w:val="1"/>
        <w:spacing w:before="0" w:beforeAutospacing="0" w:after="300" w:afterAutospacing="0" w:line="600" w:lineRule="atLeast"/>
        <w:rPr>
          <w:rFonts w:ascii="Arial" w:hAnsi="Arial" w:cs="Arial"/>
          <w:b w:val="0"/>
          <w:bCs w:val="0"/>
          <w:color w:val="757575"/>
          <w:spacing w:val="-2"/>
          <w:sz w:val="51"/>
          <w:szCs w:val="51"/>
        </w:rPr>
      </w:pPr>
      <w:r>
        <w:rPr>
          <w:rFonts w:ascii="Arial" w:hAnsi="Arial" w:cs="Arial"/>
          <w:b w:val="0"/>
          <w:bCs w:val="0"/>
          <w:color w:val="757575"/>
          <w:spacing w:val="-2"/>
          <w:sz w:val="51"/>
          <w:szCs w:val="51"/>
        </w:rPr>
        <w:lastRenderedPageBreak/>
        <w:t>如何使用</w:t>
      </w:r>
      <w:r>
        <w:rPr>
          <w:rFonts w:ascii="Arial" w:hAnsi="Arial" w:cs="Arial"/>
          <w:b w:val="0"/>
          <w:bCs w:val="0"/>
          <w:color w:val="757575"/>
          <w:spacing w:val="-2"/>
          <w:sz w:val="51"/>
          <w:szCs w:val="51"/>
        </w:rPr>
        <w:t>TF-Hub</w:t>
      </w:r>
      <w:r>
        <w:rPr>
          <w:rFonts w:ascii="Arial" w:hAnsi="Arial" w:cs="Arial"/>
          <w:b w:val="0"/>
          <w:bCs w:val="0"/>
          <w:color w:val="757575"/>
          <w:spacing w:val="-2"/>
          <w:sz w:val="51"/>
          <w:szCs w:val="51"/>
        </w:rPr>
        <w:t>构建简单的文本分类器</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TF-Hub</w:t>
      </w:r>
      <w:r>
        <w:rPr>
          <w:rFonts w:ascii="Arial" w:hAnsi="Arial" w:cs="Arial"/>
          <w:color w:val="212121"/>
        </w:rPr>
        <w:t>是一个共享机器学习专业知识的平台，包含</w:t>
      </w:r>
      <w:del w:id="2030" w:author="Shirley Li" w:date="2018-12-07T08:56:00Z">
        <w:r w:rsidDel="001A6306">
          <w:rPr>
            <w:rFonts w:ascii="Arial" w:hAnsi="Arial" w:cs="Arial" w:hint="eastAsia"/>
            <w:color w:val="212121"/>
          </w:rPr>
          <w:delText>在可重用资源中，特别是</w:delText>
        </w:r>
      </w:del>
      <w:ins w:id="2031" w:author="Shirley Li" w:date="2018-12-07T08:56:00Z">
        <w:r w:rsidR="001A6306">
          <w:rPr>
            <w:rFonts w:ascii="Arial" w:hAnsi="Arial" w:cs="Arial" w:hint="eastAsia"/>
            <w:color w:val="212121"/>
          </w:rPr>
          <w:t>了</w:t>
        </w:r>
      </w:ins>
      <w:r>
        <w:rPr>
          <w:rFonts w:ascii="Arial" w:hAnsi="Arial" w:cs="Arial"/>
          <w:color w:val="212121"/>
        </w:rPr>
        <w:t>预先训练过的</w:t>
      </w:r>
      <w:r>
        <w:rPr>
          <w:rStyle w:val="a7"/>
          <w:rFonts w:ascii="Arial" w:hAnsi="Arial" w:cs="Arial"/>
          <w:color w:val="212121"/>
        </w:rPr>
        <w:t>模块</w:t>
      </w:r>
      <w:r>
        <w:rPr>
          <w:rFonts w:ascii="Arial" w:hAnsi="Arial" w:cs="Arial"/>
          <w:color w:val="212121"/>
        </w:rPr>
        <w:t>。本教程分为两个主要部分。</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 </w:t>
      </w:r>
      <w:r>
        <w:rPr>
          <w:rStyle w:val="a4"/>
          <w:rFonts w:ascii="Arial" w:hAnsi="Arial" w:cs="Arial"/>
          <w:color w:val="212121"/>
        </w:rPr>
        <w:t>简介：</w:t>
      </w:r>
      <w:r>
        <w:rPr>
          <w:rFonts w:ascii="Arial" w:hAnsi="Arial" w:cs="Arial"/>
          <w:color w:val="212121"/>
        </w:rPr>
        <w:t>使用</w:t>
      </w:r>
      <w:r>
        <w:rPr>
          <w:rFonts w:ascii="Arial" w:hAnsi="Arial" w:cs="Arial"/>
          <w:color w:val="212121"/>
        </w:rPr>
        <w:t>TF-Hub</w:t>
      </w:r>
      <w:ins w:id="2032" w:author="Shirley Li" w:date="2018-12-07T08:56:00Z">
        <w:r w:rsidR="001A6306">
          <w:rPr>
            <w:rFonts w:ascii="Arial" w:hAnsi="Arial" w:cs="Arial" w:hint="eastAsia"/>
            <w:color w:val="212121"/>
          </w:rPr>
          <w:t>训练</w:t>
        </w:r>
      </w:ins>
      <w:del w:id="2033" w:author="Shirley Li" w:date="2018-12-07T08:56:00Z">
        <w:r w:rsidDel="001A6306">
          <w:rPr>
            <w:rFonts w:ascii="Arial" w:hAnsi="Arial" w:cs="Arial"/>
            <w:color w:val="212121"/>
          </w:rPr>
          <w:delText>培训</w:delText>
        </w:r>
      </w:del>
      <w:r>
        <w:rPr>
          <w:rFonts w:ascii="Arial" w:hAnsi="Arial" w:cs="Arial"/>
          <w:color w:val="212121"/>
        </w:rPr>
        <w:t>文本分类器</w:t>
      </w:r>
      <w:r>
        <w:rPr>
          <w:rFonts w:ascii="Arial" w:hAnsi="Arial" w:cs="Arial"/>
          <w:color w:val="212121"/>
        </w:rPr>
        <w:t>**</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我们将使用</w:t>
      </w:r>
      <w:r>
        <w:rPr>
          <w:rFonts w:ascii="Arial" w:hAnsi="Arial" w:cs="Arial"/>
          <w:color w:val="212121"/>
        </w:rPr>
        <w:t>TF-Hub</w:t>
      </w:r>
      <w:r>
        <w:rPr>
          <w:rFonts w:ascii="Arial" w:hAnsi="Arial" w:cs="Arial"/>
          <w:color w:val="212121"/>
        </w:rPr>
        <w:t>文本嵌入模块来训练具有合理</w:t>
      </w:r>
      <w:ins w:id="2034" w:author="Shirley Li" w:date="2018-12-07T08:56:00Z">
        <w:r w:rsidR="001A6306">
          <w:rPr>
            <w:rFonts w:ascii="Arial" w:hAnsi="Arial" w:cs="Arial" w:hint="eastAsia"/>
            <w:color w:val="212121"/>
          </w:rPr>
          <w:t>基准</w:t>
        </w:r>
      </w:ins>
      <w:del w:id="2035" w:author="Shirley Li" w:date="2018-12-07T08:56:00Z">
        <w:r w:rsidDel="001A6306">
          <w:rPr>
            <w:rFonts w:ascii="Arial" w:hAnsi="Arial" w:cs="Arial"/>
            <w:color w:val="212121"/>
          </w:rPr>
          <w:delText>基线</w:delText>
        </w:r>
      </w:del>
      <w:r>
        <w:rPr>
          <w:rFonts w:ascii="Arial" w:hAnsi="Arial" w:cs="Arial"/>
          <w:color w:val="212121"/>
        </w:rPr>
        <w:t>准确度的简单情感分类器。然后，我们将分析预测，以确保我们的模型是合理的，并提出改进措施以提高准确性。</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 </w:t>
      </w:r>
      <w:ins w:id="2036" w:author="Shirley Li" w:date="2018-12-07T08:57:00Z">
        <w:r w:rsidR="001A6306">
          <w:rPr>
            <w:rStyle w:val="a4"/>
            <w:rFonts w:ascii="Arial" w:hAnsi="Arial" w:cs="Arial" w:hint="eastAsia"/>
            <w:color w:val="212121"/>
          </w:rPr>
          <w:t>提高</w:t>
        </w:r>
      </w:ins>
      <w:del w:id="2037" w:author="Shirley Li" w:date="2018-12-07T08:57:00Z">
        <w:r w:rsidDel="001A6306">
          <w:rPr>
            <w:rStyle w:val="a4"/>
            <w:rFonts w:ascii="Arial" w:hAnsi="Arial" w:cs="Arial"/>
            <w:color w:val="212121"/>
          </w:rPr>
          <w:delText>高级</w:delText>
        </w:r>
      </w:del>
      <w:r>
        <w:rPr>
          <w:rStyle w:val="a4"/>
          <w:rFonts w:ascii="Arial" w:hAnsi="Arial" w:cs="Arial"/>
          <w:color w:val="212121"/>
        </w:rPr>
        <w:t>：</w:t>
      </w:r>
      <w:r>
        <w:rPr>
          <w:rFonts w:ascii="Arial" w:hAnsi="Arial" w:cs="Arial"/>
          <w:color w:val="212121"/>
        </w:rPr>
        <w:t>转</w:t>
      </w:r>
      <w:ins w:id="2038" w:author="Shirley Li" w:date="2018-12-07T08:57:00Z">
        <w:r w:rsidR="001A6306">
          <w:rPr>
            <w:rFonts w:ascii="Arial" w:hAnsi="Arial" w:cs="Arial" w:hint="eastAsia"/>
            <w:color w:val="212121"/>
          </w:rPr>
          <w:t>迁移</w:t>
        </w:r>
      </w:ins>
      <w:del w:id="2039" w:author="Shirley Li" w:date="2018-12-07T08:57:00Z">
        <w:r w:rsidDel="001A6306">
          <w:rPr>
            <w:rFonts w:ascii="Arial" w:hAnsi="Arial" w:cs="Arial"/>
            <w:color w:val="212121"/>
          </w:rPr>
          <w:delText>学习</w:delText>
        </w:r>
      </w:del>
      <w:r>
        <w:rPr>
          <w:rFonts w:ascii="Arial" w:hAnsi="Arial" w:cs="Arial"/>
          <w:color w:val="212121"/>
        </w:rPr>
        <w:t>分析</w:t>
      </w:r>
      <w:r>
        <w:rPr>
          <w:rFonts w:ascii="Arial" w:hAnsi="Arial" w:cs="Arial"/>
          <w:color w:val="212121"/>
        </w:rPr>
        <w:t>**</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在本节中，我们将使用各种</w:t>
      </w:r>
      <w:r>
        <w:rPr>
          <w:rFonts w:ascii="Arial" w:hAnsi="Arial" w:cs="Arial"/>
          <w:color w:val="212121"/>
        </w:rPr>
        <w:t>TF-Hub</w:t>
      </w:r>
      <w:r>
        <w:rPr>
          <w:rFonts w:ascii="Arial" w:hAnsi="Arial" w:cs="Arial"/>
          <w:color w:val="212121"/>
        </w:rPr>
        <w:t>模块来比较它们对估算器准确性的影响，并展示</w:t>
      </w:r>
      <w:ins w:id="2040" w:author="Shirley Li" w:date="2018-12-07T08:57:00Z">
        <w:r w:rsidR="001A6306">
          <w:rPr>
            <w:rFonts w:ascii="Arial" w:hAnsi="Arial" w:cs="Arial" w:hint="eastAsia"/>
            <w:color w:val="212121"/>
          </w:rPr>
          <w:t>迁移</w:t>
        </w:r>
      </w:ins>
      <w:del w:id="2041" w:author="Shirley Li" w:date="2018-12-07T08:57:00Z">
        <w:r w:rsidDel="001A6306">
          <w:rPr>
            <w:rFonts w:ascii="Arial" w:hAnsi="Arial" w:cs="Arial"/>
            <w:color w:val="212121"/>
          </w:rPr>
          <w:delText>转移</w:delText>
        </w:r>
      </w:del>
      <w:r>
        <w:rPr>
          <w:rFonts w:ascii="Arial" w:hAnsi="Arial" w:cs="Arial"/>
          <w:color w:val="212121"/>
        </w:rPr>
        <w:t>学习的优势和缺陷。</w:t>
      </w:r>
    </w:p>
    <w:p w:rsidR="006F7728" w:rsidRDefault="00F455B7" w:rsidP="006F7728">
      <w:pPr>
        <w:pStyle w:val="2"/>
        <w:pBdr>
          <w:bottom w:val="single" w:sz="6" w:space="2" w:color="EBEBEB"/>
        </w:pBdr>
        <w:spacing w:before="600" w:after="300" w:line="480" w:lineRule="atLeast"/>
        <w:rPr>
          <w:rFonts w:ascii="Arial" w:hAnsi="Arial" w:cs="Arial"/>
          <w:b w:val="0"/>
          <w:bCs w:val="0"/>
          <w:color w:val="212121"/>
          <w:spacing w:val="-2"/>
        </w:rPr>
      </w:pPr>
      <w:ins w:id="2042" w:author="Shirley Li" w:date="2018-12-07T08:58:00Z">
        <w:r>
          <w:rPr>
            <w:rFonts w:ascii="Arial" w:hAnsi="Arial" w:cs="Arial" w:hint="eastAsia"/>
            <w:b w:val="0"/>
            <w:bCs w:val="0"/>
            <w:color w:val="212121"/>
            <w:spacing w:val="-2"/>
          </w:rPr>
          <w:t>先行</w:t>
        </w:r>
      </w:ins>
      <w:del w:id="2043" w:author="Shirley Li" w:date="2018-12-07T08:58:00Z">
        <w:r w:rsidR="006F7728" w:rsidDel="00C83C55">
          <w:rPr>
            <w:rFonts w:ascii="Arial" w:hAnsi="Arial" w:cs="Arial" w:hint="eastAsia"/>
            <w:b w:val="0"/>
            <w:bCs w:val="0"/>
            <w:color w:val="212121"/>
            <w:spacing w:val="-2"/>
          </w:rPr>
          <w:delText>可选的先决条件</w:delText>
        </w:r>
      </w:del>
      <w:ins w:id="2044" w:author="Shirley Li" w:date="2018-12-07T08:58:00Z">
        <w:r w:rsidR="00C83C55">
          <w:rPr>
            <w:rFonts w:ascii="Arial" w:hAnsi="Arial" w:cs="Arial" w:hint="eastAsia"/>
            <w:b w:val="0"/>
            <w:bCs w:val="0"/>
            <w:color w:val="212121"/>
            <w:spacing w:val="-2"/>
          </w:rPr>
          <w:t>要求</w:t>
        </w:r>
      </w:ins>
    </w:p>
    <w:p w:rsidR="006F7728" w:rsidRDefault="006F7728" w:rsidP="006F7728">
      <w:pPr>
        <w:widowControl/>
        <w:numPr>
          <w:ilvl w:val="0"/>
          <w:numId w:val="38"/>
        </w:numPr>
        <w:spacing w:before="120" w:after="120"/>
        <w:ind w:left="0"/>
        <w:jc w:val="left"/>
        <w:rPr>
          <w:rFonts w:ascii="Arial" w:hAnsi="Arial" w:cs="Arial"/>
          <w:color w:val="212121"/>
        </w:rPr>
      </w:pPr>
      <w:r>
        <w:rPr>
          <w:rFonts w:ascii="Arial" w:hAnsi="Arial" w:cs="Arial"/>
          <w:color w:val="212121"/>
        </w:rPr>
        <w:t>对</w:t>
      </w:r>
      <w:r>
        <w:rPr>
          <w:rFonts w:ascii="Arial" w:hAnsi="Arial" w:cs="Arial"/>
          <w:color w:val="212121"/>
        </w:rPr>
        <w:t>Tensorflow </w:t>
      </w:r>
      <w:hyperlink r:id="rId175" w:history="1">
        <w:r>
          <w:rPr>
            <w:rStyle w:val="a5"/>
            <w:rFonts w:ascii="Arial" w:hAnsi="Arial" w:cs="Arial"/>
            <w:color w:val="039BE5"/>
          </w:rPr>
          <w:t>预制估算框架的</w:t>
        </w:r>
      </w:hyperlink>
      <w:r>
        <w:rPr>
          <w:rFonts w:ascii="Arial" w:hAnsi="Arial" w:cs="Arial"/>
          <w:color w:val="212121"/>
        </w:rPr>
        <w:t>基本</w:t>
      </w:r>
      <w:ins w:id="2045" w:author="Shirley Li" w:date="2018-12-07T08:58:00Z">
        <w:r w:rsidR="00C83C55">
          <w:rPr>
            <w:rFonts w:ascii="Arial" w:hAnsi="Arial" w:cs="Arial" w:hint="eastAsia"/>
            <w:color w:val="212121"/>
          </w:rPr>
          <w:t>知识</w:t>
        </w:r>
      </w:ins>
      <w:del w:id="2046" w:author="Shirley Li" w:date="2018-12-07T08:58:00Z">
        <w:r w:rsidDel="00C83C55">
          <w:rPr>
            <w:rFonts w:ascii="Arial" w:hAnsi="Arial" w:cs="Arial"/>
            <w:color w:val="212121"/>
          </w:rPr>
          <w:delText>了解</w:delText>
        </w:r>
      </w:del>
      <w:r>
        <w:rPr>
          <w:rFonts w:ascii="Arial" w:hAnsi="Arial" w:cs="Arial"/>
          <w:color w:val="212121"/>
        </w:rPr>
        <w:t>。</w:t>
      </w:r>
    </w:p>
    <w:p w:rsidR="006F7728" w:rsidRDefault="006F7728" w:rsidP="006F7728">
      <w:pPr>
        <w:widowControl/>
        <w:numPr>
          <w:ilvl w:val="0"/>
          <w:numId w:val="38"/>
        </w:numPr>
        <w:spacing w:before="120" w:after="120"/>
        <w:ind w:left="0"/>
        <w:jc w:val="left"/>
        <w:rPr>
          <w:rFonts w:ascii="Arial" w:hAnsi="Arial" w:cs="Arial"/>
          <w:color w:val="212121"/>
        </w:rPr>
      </w:pPr>
      <w:r>
        <w:rPr>
          <w:rFonts w:ascii="Arial" w:hAnsi="Arial" w:cs="Arial"/>
          <w:color w:val="212121"/>
        </w:rPr>
        <w:t>熟悉</w:t>
      </w:r>
      <w:ins w:id="2047" w:author="Shirley Li" w:date="2018-12-07T08:58:00Z">
        <w:r w:rsidR="00F455B7" w:rsidRPr="00F455B7">
          <w:rPr>
            <w:rFonts w:ascii="Arial" w:hAnsi="Arial" w:cs="Arial"/>
            <w:color w:val="212121"/>
          </w:rPr>
          <w:t>Pandas</w:t>
        </w:r>
        <w:r w:rsidR="00F455B7">
          <w:rPr>
            <w:rFonts w:ascii="Arial" w:hAnsi="Arial" w:cs="Arial" w:hint="eastAsia"/>
            <w:color w:val="212121"/>
          </w:rPr>
          <w:t>库</w:t>
        </w:r>
      </w:ins>
      <w:del w:id="2048" w:author="Shirley Li" w:date="2018-12-07T08:58:00Z">
        <w:r w:rsidR="00996DDC" w:rsidDel="00F455B7">
          <w:rPr>
            <w:rStyle w:val="a5"/>
            <w:rFonts w:ascii="Arial" w:hAnsi="Arial" w:cs="Arial"/>
            <w:color w:val="039BE5"/>
          </w:rPr>
          <w:fldChar w:fldCharType="begin"/>
        </w:r>
        <w:r w:rsidR="00996DDC" w:rsidDel="00F455B7">
          <w:rPr>
            <w:rStyle w:val="a5"/>
            <w:rFonts w:ascii="Arial" w:hAnsi="Arial" w:cs="Arial"/>
            <w:color w:val="039BE5"/>
          </w:rPr>
          <w:delInstrText xml:space="preserve"> HYPERLINK "https://pandas.pydata.org/" </w:delInstrText>
        </w:r>
        <w:r w:rsidR="00996DDC" w:rsidDel="00F455B7">
          <w:rPr>
            <w:rStyle w:val="a5"/>
            <w:rFonts w:ascii="Arial" w:hAnsi="Arial" w:cs="Arial"/>
            <w:color w:val="039BE5"/>
          </w:rPr>
          <w:fldChar w:fldCharType="separate"/>
        </w:r>
        <w:r w:rsidDel="00F455B7">
          <w:rPr>
            <w:rStyle w:val="a5"/>
            <w:rFonts w:ascii="Arial" w:hAnsi="Arial" w:cs="Arial"/>
            <w:color w:val="039BE5"/>
          </w:rPr>
          <w:delText>熊猫</w:delText>
        </w:r>
        <w:r w:rsidR="00996DDC" w:rsidDel="00F455B7">
          <w:rPr>
            <w:rStyle w:val="a5"/>
            <w:rFonts w:ascii="Arial" w:hAnsi="Arial" w:cs="Arial"/>
            <w:color w:val="039BE5"/>
          </w:rPr>
          <w:fldChar w:fldCharType="end"/>
        </w:r>
        <w:r w:rsidDel="00F455B7">
          <w:rPr>
            <w:rFonts w:ascii="Arial" w:hAnsi="Arial" w:cs="Arial"/>
            <w:color w:val="212121"/>
          </w:rPr>
          <w:delText>图书馆</w:delText>
        </w:r>
      </w:del>
      <w:r>
        <w:rPr>
          <w:rFonts w:ascii="Arial" w:hAnsi="Arial" w:cs="Arial"/>
          <w:color w:val="212121"/>
        </w:rPr>
        <w:t>。</w:t>
      </w:r>
    </w:p>
    <w:p w:rsidR="006F7728" w:rsidRDefault="006F7728" w:rsidP="006F7728">
      <w:pPr>
        <w:pStyle w:val="2"/>
        <w:pBdr>
          <w:bottom w:val="single" w:sz="6" w:space="2" w:color="EBEBEB"/>
        </w:pBdr>
        <w:spacing w:before="600" w:after="300" w:line="480" w:lineRule="atLeast"/>
        <w:rPr>
          <w:rFonts w:ascii="Arial" w:hAnsi="Arial" w:cs="Arial"/>
          <w:b w:val="0"/>
          <w:bCs w:val="0"/>
          <w:color w:val="212121"/>
          <w:spacing w:val="-2"/>
        </w:rPr>
      </w:pPr>
      <w:del w:id="2049" w:author="Shirley Li" w:date="2018-12-07T08:58:00Z">
        <w:r w:rsidDel="00880486">
          <w:rPr>
            <w:rFonts w:ascii="Arial" w:hAnsi="Arial" w:cs="Arial"/>
            <w:b w:val="0"/>
            <w:bCs w:val="0"/>
            <w:color w:val="212121"/>
            <w:spacing w:val="-2"/>
          </w:rPr>
          <w:delText>准备</w:delText>
        </w:r>
      </w:del>
      <w:r>
        <w:rPr>
          <w:rFonts w:ascii="Arial" w:hAnsi="Arial" w:cs="Arial"/>
          <w:b w:val="0"/>
          <w:bCs w:val="0"/>
          <w:color w:val="212121"/>
          <w:spacing w:val="-2"/>
        </w:rPr>
        <w:t>环境</w:t>
      </w:r>
      <w:ins w:id="2050" w:author="Shirley Li" w:date="2018-12-07T08:58:00Z">
        <w:r w:rsidR="00880486">
          <w:rPr>
            <w:rFonts w:ascii="Arial" w:hAnsi="Arial" w:cs="Arial" w:hint="eastAsia"/>
            <w:b w:val="0"/>
            <w:bCs w:val="0"/>
            <w:color w:val="212121"/>
            <w:spacing w:val="-2"/>
          </w:rPr>
          <w:t>搭建</w:t>
        </w:r>
      </w:ins>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Install the latest Tensorflow version.</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pip install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quiet </w:t>
      </w:r>
      <w:r>
        <w:rPr>
          <w:rStyle w:val="str"/>
          <w:rFonts w:ascii="Courier New" w:hAnsi="Courier New" w:cs="Courier New"/>
          <w:color w:val="0D904F"/>
          <w:sz w:val="21"/>
          <w:szCs w:val="21"/>
        </w:rPr>
        <w:t>"tensorflow&gt;=1.7"</w:t>
      </w:r>
      <w:r>
        <w:rPr>
          <w:rFonts w:ascii="Courier New" w:hAnsi="Courier New" w:cs="Courier New"/>
          <w:color w:val="37474F"/>
          <w:sz w:val="21"/>
          <w:szCs w:val="21"/>
        </w:rPr>
        <w:br/>
      </w:r>
      <w:r>
        <w:rPr>
          <w:rStyle w:val="com"/>
          <w:rFonts w:ascii="Courier New" w:hAnsi="Courier New" w:cs="Courier New"/>
          <w:color w:val="D81B60"/>
          <w:sz w:val="21"/>
          <w:szCs w:val="21"/>
        </w:rPr>
        <w:t># Install TF-Hub.</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pip install </w:t>
      </w:r>
      <w:r>
        <w:rPr>
          <w:rStyle w:val="pun"/>
          <w:rFonts w:ascii="Courier New" w:hAnsi="Courier New" w:cs="Courier New"/>
          <w:color w:val="37474F"/>
          <w:sz w:val="21"/>
          <w:szCs w:val="21"/>
        </w:rPr>
        <w:t>-</w:t>
      </w:r>
      <w:r>
        <w:rPr>
          <w:rStyle w:val="pln"/>
          <w:rFonts w:ascii="Courier New" w:hAnsi="Courier New" w:cs="Courier New"/>
          <w:color w:val="37474F"/>
          <w:sz w:val="21"/>
          <w:szCs w:val="21"/>
        </w:rPr>
        <w:t>q tensorflow</w:t>
      </w:r>
      <w:r>
        <w:rPr>
          <w:rStyle w:val="pun"/>
          <w:rFonts w:ascii="Courier New" w:hAnsi="Courier New" w:cs="Courier New"/>
          <w:color w:val="37474F"/>
          <w:sz w:val="21"/>
          <w:szCs w:val="21"/>
        </w:rPr>
        <w:t>-</w:t>
      </w:r>
      <w:r>
        <w:rPr>
          <w:rStyle w:val="pln"/>
          <w:rFonts w:ascii="Courier New" w:hAnsi="Courier New" w:cs="Courier New"/>
          <w:color w:val="37474F"/>
          <w:sz w:val="21"/>
          <w:szCs w:val="21"/>
        </w:rPr>
        <w:t>hub</w:t>
      </w:r>
      <w:r>
        <w:rPr>
          <w:rFonts w:ascii="Courier New" w:hAnsi="Courier New" w:cs="Courier New"/>
          <w:color w:val="37474F"/>
          <w:sz w:val="21"/>
          <w:szCs w:val="21"/>
        </w:rPr>
        <w:br/>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pip install </w:t>
      </w:r>
      <w:r>
        <w:rPr>
          <w:rStyle w:val="pun"/>
          <w:rFonts w:ascii="Courier New" w:hAnsi="Courier New" w:cs="Courier New"/>
          <w:color w:val="37474F"/>
          <w:sz w:val="21"/>
          <w:szCs w:val="21"/>
        </w:rPr>
        <w:t>-</w:t>
      </w:r>
      <w:r>
        <w:rPr>
          <w:rStyle w:val="pln"/>
          <w:rFonts w:ascii="Courier New" w:hAnsi="Courier New" w:cs="Courier New"/>
          <w:color w:val="37474F"/>
          <w:sz w:val="21"/>
          <w:szCs w:val="21"/>
        </w:rPr>
        <w:t>q seaborn</w:t>
      </w:r>
      <w:r>
        <w:rPr>
          <w:rFonts w:ascii="Courier New" w:hAnsi="Courier New" w:cs="Courier New"/>
          <w:color w:val="37474F"/>
          <w:sz w:val="21"/>
          <w:szCs w:val="21"/>
        </w:rPr>
        <w:br/>
      </w:r>
    </w:p>
    <w:p w:rsidR="006F7728" w:rsidRDefault="00880486" w:rsidP="006F7728">
      <w:pPr>
        <w:pStyle w:val="a3"/>
        <w:spacing w:before="240" w:beforeAutospacing="0" w:after="240" w:afterAutospacing="0"/>
        <w:rPr>
          <w:rFonts w:ascii="Arial" w:hAnsi="Arial" w:cs="Arial"/>
          <w:color w:val="212121"/>
        </w:rPr>
      </w:pPr>
      <w:ins w:id="2051" w:author="Shirley Li" w:date="2018-12-07T08:59:00Z">
        <w:r>
          <w:rPr>
            <w:rFonts w:ascii="Arial" w:hAnsi="Arial" w:cs="Arial"/>
            <w:color w:val="212121"/>
          </w:rPr>
          <w:t>更多</w:t>
        </w:r>
      </w:ins>
      <w:r w:rsidR="006F7728">
        <w:rPr>
          <w:rFonts w:ascii="Arial" w:hAnsi="Arial" w:cs="Arial"/>
          <w:color w:val="212121"/>
        </w:rPr>
        <w:t>有关安装</w:t>
      </w:r>
      <w:r w:rsidR="006F7728">
        <w:rPr>
          <w:rFonts w:ascii="Arial" w:hAnsi="Arial" w:cs="Arial"/>
          <w:color w:val="212121"/>
        </w:rPr>
        <w:t>Tensorflow</w:t>
      </w:r>
      <w:r w:rsidR="006F7728">
        <w:rPr>
          <w:rFonts w:ascii="Arial" w:hAnsi="Arial" w:cs="Arial"/>
          <w:color w:val="212121"/>
        </w:rPr>
        <w:t>的</w:t>
      </w:r>
      <w:del w:id="2052" w:author="Shirley Li" w:date="2018-12-07T08:59:00Z">
        <w:r w:rsidR="006F7728" w:rsidDel="00880486">
          <w:rPr>
            <w:rFonts w:ascii="Arial" w:hAnsi="Arial" w:cs="Arial"/>
            <w:color w:val="212121"/>
          </w:rPr>
          <w:delText>更多</w:delText>
        </w:r>
      </w:del>
      <w:r w:rsidR="006F7728">
        <w:rPr>
          <w:rFonts w:ascii="Arial" w:hAnsi="Arial" w:cs="Arial"/>
          <w:color w:val="212121"/>
        </w:rPr>
        <w:t>详细信息，</w:t>
      </w:r>
      <w:hyperlink r:id="rId176" w:history="1">
        <w:r w:rsidR="006F7728">
          <w:rPr>
            <w:rStyle w:val="a5"/>
            <w:rFonts w:ascii="Arial" w:hAnsi="Arial" w:cs="Arial"/>
            <w:color w:val="039BE5"/>
          </w:rPr>
          <w:t>请</w:t>
        </w:r>
      </w:hyperlink>
      <w:r w:rsidR="006F7728">
        <w:rPr>
          <w:rFonts w:ascii="Arial" w:hAnsi="Arial" w:cs="Arial"/>
          <w:color w:val="212121"/>
        </w:rPr>
        <w:t>访问</w:t>
      </w:r>
      <w:hyperlink r:id="rId177" w:history="1">
        <w:r w:rsidR="006F7728">
          <w:rPr>
            <w:rStyle w:val="a5"/>
            <w:rFonts w:ascii="Arial" w:hAnsi="Arial" w:cs="Arial"/>
            <w:color w:val="039BE5"/>
          </w:rPr>
          <w:t>https://www.tensorflow.org/install/</w:t>
        </w:r>
      </w:hyperlink>
      <w:r w:rsidR="006F7728">
        <w:rPr>
          <w:rFonts w:ascii="Arial" w:hAnsi="Arial" w:cs="Arial"/>
          <w:color w:val="212121"/>
        </w:rPr>
        <w:t>。</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tf</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tensorflow_hub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hub</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matplotlib</w:t>
      </w:r>
      <w:r>
        <w:rPr>
          <w:rStyle w:val="pun"/>
          <w:rFonts w:ascii="Courier New" w:hAnsi="Courier New" w:cs="Courier New"/>
          <w:color w:val="37474F"/>
          <w:sz w:val="21"/>
          <w:szCs w:val="21"/>
        </w:rPr>
        <w:t>.</w:t>
      </w:r>
      <w:r>
        <w:rPr>
          <w:rStyle w:val="pln"/>
          <w:rFonts w:ascii="Courier New" w:hAnsi="Courier New" w:cs="Courier New"/>
          <w:color w:val="37474F"/>
          <w:sz w:val="21"/>
          <w:szCs w:val="21"/>
        </w:rPr>
        <w:t>pyplot</w:t>
      </w:r>
      <w:proofErr w:type="gramEnd"/>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plt</w:t>
      </w:r>
      <w:r>
        <w:rPr>
          <w:rFonts w:ascii="Courier New" w:hAnsi="Courier New" w:cs="Courier New"/>
          <w:color w:val="37474F"/>
          <w:sz w:val="21"/>
          <w:szCs w:val="21"/>
        </w:rPr>
        <w:br/>
      </w:r>
      <w:r>
        <w:rPr>
          <w:rStyle w:val="kwd"/>
          <w:rFonts w:ascii="Courier New" w:hAnsi="Courier New" w:cs="Courier New"/>
          <w:color w:val="3B78E7"/>
          <w:sz w:val="21"/>
          <w:szCs w:val="21"/>
        </w:rPr>
        <w:lastRenderedPageBreak/>
        <w:t>import</w:t>
      </w:r>
      <w:r>
        <w:rPr>
          <w:rStyle w:val="pln"/>
          <w:rFonts w:ascii="Courier New" w:hAnsi="Courier New" w:cs="Courier New"/>
          <w:color w:val="37474F"/>
          <w:sz w:val="21"/>
          <w:szCs w:val="21"/>
        </w:rPr>
        <w:t xml:space="preserve"> numpy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np</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os</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pandas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pd</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re</w:t>
      </w:r>
      <w:r>
        <w:rPr>
          <w:rFonts w:ascii="Courier New" w:hAnsi="Courier New" w:cs="Courier New"/>
          <w:color w:val="37474F"/>
          <w:sz w:val="21"/>
          <w:szCs w:val="21"/>
        </w:rPr>
        <w:br/>
      </w:r>
      <w:r>
        <w:rPr>
          <w:rStyle w:val="kwd"/>
          <w:rFonts w:ascii="Courier New" w:hAnsi="Courier New" w:cs="Courier New"/>
          <w:color w:val="3B78E7"/>
          <w:sz w:val="21"/>
          <w:szCs w:val="21"/>
        </w:rPr>
        <w:t>import</w:t>
      </w:r>
      <w:r>
        <w:rPr>
          <w:rStyle w:val="pln"/>
          <w:rFonts w:ascii="Courier New" w:hAnsi="Courier New" w:cs="Courier New"/>
          <w:color w:val="37474F"/>
          <w:sz w:val="21"/>
          <w:szCs w:val="21"/>
        </w:rPr>
        <w:t xml:space="preserve"> seaborn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sns</w:t>
      </w:r>
      <w:r>
        <w:rPr>
          <w:rFonts w:ascii="Courier New" w:hAnsi="Courier New" w:cs="Courier New"/>
          <w:color w:val="37474F"/>
          <w:sz w:val="21"/>
          <w:szCs w:val="21"/>
        </w:rPr>
        <w:br/>
      </w:r>
    </w:p>
    <w:p w:rsidR="006F7728" w:rsidRDefault="00880486" w:rsidP="00910AF0">
      <w:pPr>
        <w:pStyle w:val="2"/>
      </w:pPr>
      <w:ins w:id="2053" w:author="Shirley Li" w:date="2018-12-07T08:59:00Z">
        <w:r>
          <w:rPr>
            <w:rFonts w:hint="eastAsia"/>
          </w:rPr>
          <w:t>开始</w:t>
        </w:r>
      </w:ins>
      <w:del w:id="2054" w:author="Shirley Li" w:date="2018-12-07T08:59:00Z">
        <w:r w:rsidR="006F7728" w:rsidDel="00880486">
          <w:delText>入门</w:delText>
        </w:r>
      </w:del>
    </w:p>
    <w:p w:rsidR="006F7728" w:rsidRDefault="006F7728" w:rsidP="006F7728">
      <w:pPr>
        <w:pStyle w:val="2"/>
        <w:pBdr>
          <w:bottom w:val="single" w:sz="6" w:space="2" w:color="EBEBEB"/>
        </w:pBdr>
        <w:spacing w:before="0" w:after="300" w:line="480" w:lineRule="atLeast"/>
        <w:rPr>
          <w:rFonts w:ascii="Arial" w:hAnsi="Arial" w:cs="Arial"/>
          <w:b w:val="0"/>
          <w:bCs w:val="0"/>
          <w:color w:val="212121"/>
          <w:spacing w:val="-2"/>
        </w:rPr>
      </w:pPr>
      <w:r>
        <w:rPr>
          <w:rFonts w:ascii="Arial" w:hAnsi="Arial" w:cs="Arial"/>
          <w:b w:val="0"/>
          <w:bCs w:val="0"/>
          <w:color w:val="212121"/>
          <w:spacing w:val="-2"/>
        </w:rPr>
        <w:t>数据</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我们将尝试解决</w:t>
      </w:r>
      <w:r>
        <w:rPr>
          <w:rFonts w:ascii="Arial" w:hAnsi="Arial" w:cs="Arial"/>
          <w:color w:val="212121"/>
        </w:rPr>
        <w:t>Mass</w:t>
      </w:r>
      <w:r>
        <w:rPr>
          <w:rFonts w:ascii="Arial" w:hAnsi="Arial" w:cs="Arial"/>
          <w:color w:val="212121"/>
        </w:rPr>
        <w:t>等人的</w:t>
      </w:r>
      <w:hyperlink r:id="rId178" w:history="1">
        <w:r>
          <w:rPr>
            <w:rStyle w:val="a5"/>
            <w:rFonts w:ascii="Arial" w:hAnsi="Arial" w:cs="Arial"/>
            <w:color w:val="039BE5"/>
          </w:rPr>
          <w:t>大型电影评论数据集</w:t>
        </w:r>
        <w:r>
          <w:rPr>
            <w:rStyle w:val="a5"/>
            <w:rFonts w:ascii="Arial" w:hAnsi="Arial" w:cs="Arial"/>
            <w:color w:val="039BE5"/>
          </w:rPr>
          <w:t>v1.0</w:t>
        </w:r>
      </w:hyperlink>
      <w:r>
        <w:rPr>
          <w:rFonts w:ascii="Arial" w:hAnsi="Arial" w:cs="Arial"/>
          <w:color w:val="212121"/>
        </w:rPr>
        <w:t>任务。数据集由</w:t>
      </w:r>
      <w:r>
        <w:rPr>
          <w:rFonts w:ascii="Arial" w:hAnsi="Arial" w:cs="Arial"/>
          <w:color w:val="212121"/>
        </w:rPr>
        <w:t>IMDB</w:t>
      </w:r>
      <w:r>
        <w:rPr>
          <w:rFonts w:ascii="Arial" w:hAnsi="Arial" w:cs="Arial"/>
          <w:color w:val="212121"/>
        </w:rPr>
        <w:t>电影评论组成，标记为</w:t>
      </w:r>
      <w:r>
        <w:rPr>
          <w:rFonts w:ascii="Arial" w:hAnsi="Arial" w:cs="Arial"/>
          <w:color w:val="212121"/>
        </w:rPr>
        <w:t>1</w:t>
      </w:r>
      <w:r>
        <w:rPr>
          <w:rFonts w:ascii="Arial" w:hAnsi="Arial" w:cs="Arial"/>
          <w:color w:val="212121"/>
        </w:rPr>
        <w:t>到</w:t>
      </w:r>
      <w:r>
        <w:rPr>
          <w:rFonts w:ascii="Arial" w:hAnsi="Arial" w:cs="Arial"/>
          <w:color w:val="212121"/>
        </w:rPr>
        <w:t>10</w:t>
      </w:r>
      <w:r>
        <w:rPr>
          <w:rFonts w:ascii="Arial" w:hAnsi="Arial" w:cs="Arial"/>
          <w:color w:val="212121"/>
        </w:rPr>
        <w:t>的积极性。任务是将评论标记为</w:t>
      </w:r>
      <w:r>
        <w:rPr>
          <w:rStyle w:val="a7"/>
          <w:rFonts w:ascii="Arial" w:hAnsi="Arial" w:cs="Arial"/>
          <w:color w:val="212121"/>
        </w:rPr>
        <w:t>否定</w:t>
      </w:r>
      <w:r>
        <w:rPr>
          <w:rFonts w:ascii="Arial" w:hAnsi="Arial" w:cs="Arial"/>
          <w:color w:val="212121"/>
        </w:rPr>
        <w:t>或</w:t>
      </w:r>
      <w:r>
        <w:rPr>
          <w:rStyle w:val="a7"/>
          <w:rFonts w:ascii="Arial" w:hAnsi="Arial" w:cs="Arial"/>
          <w:color w:val="212121"/>
        </w:rPr>
        <w:t>正面</w:t>
      </w:r>
      <w:r>
        <w:rPr>
          <w:rFonts w:ascii="Arial" w:hAnsi="Arial" w:cs="Arial"/>
          <w:color w:val="212121"/>
        </w:rPr>
        <w:t>。</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Load all files from a directory in a DataFrame.</w:t>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load_directory_data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data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data</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data</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"sentiment"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file_path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os</w:t>
      </w:r>
      <w:r>
        <w:rPr>
          <w:rStyle w:val="pun"/>
          <w:rFonts w:ascii="Courier New" w:hAnsi="Courier New" w:cs="Courier New"/>
          <w:color w:val="37474F"/>
          <w:sz w:val="21"/>
          <w:szCs w:val="21"/>
        </w:rPr>
        <w:t>.</w:t>
      </w:r>
      <w:r>
        <w:rPr>
          <w:rStyle w:val="pln"/>
          <w:rFonts w:ascii="Courier New" w:hAnsi="Courier New" w:cs="Courier New"/>
          <w:color w:val="37474F"/>
          <w:sz w:val="21"/>
          <w:szCs w:val="21"/>
        </w:rPr>
        <w:t>listdir</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gfile</w:t>
      </w:r>
      <w:r>
        <w:rPr>
          <w:rStyle w:val="pun"/>
          <w:rFonts w:ascii="Courier New" w:hAnsi="Courier New" w:cs="Courier New"/>
          <w:color w:val="37474F"/>
          <w:sz w:val="21"/>
          <w:szCs w:val="21"/>
        </w:rPr>
        <w:t>.</w:t>
      </w:r>
      <w:r>
        <w:rPr>
          <w:rStyle w:val="typ"/>
          <w:rFonts w:ascii="Courier New" w:hAnsi="Courier New" w:cs="Courier New"/>
          <w:color w:val="9C27B0"/>
          <w:sz w:val="21"/>
          <w:szCs w:val="21"/>
        </w:rPr>
        <w:t>GFile</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file_path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f</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data</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f</w:t>
      </w:r>
      <w:r>
        <w:rPr>
          <w:rStyle w:val="pun"/>
          <w:rFonts w:ascii="Courier New" w:hAnsi="Courier New" w:cs="Courier New"/>
          <w:color w:val="37474F"/>
          <w:sz w:val="21"/>
          <w:szCs w:val="21"/>
        </w:rPr>
        <w:t>.</w:t>
      </w:r>
      <w:r>
        <w:rPr>
          <w:rStyle w:val="pln"/>
          <w:rFonts w:ascii="Courier New" w:hAnsi="Courier New" w:cs="Courier New"/>
          <w:color w:val="37474F"/>
          <w:sz w:val="21"/>
          <w:szCs w:val="21"/>
        </w:rPr>
        <w:t>read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data</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"sentiment"</w:t>
      </w:r>
      <w:r>
        <w:rPr>
          <w:rStyle w:val="pun"/>
          <w:rFonts w:ascii="Courier New" w:hAnsi="Courier New" w:cs="Courier New"/>
          <w:color w:val="37474F"/>
          <w:sz w:val="21"/>
          <w:szCs w:val="21"/>
        </w:rPr>
        <w:t>].</w:t>
      </w:r>
      <w:r>
        <w:rPr>
          <w:rStyle w:val="pln"/>
          <w:rFonts w:ascii="Courier New" w:hAnsi="Courier New" w:cs="Courier New"/>
          <w:color w:val="37474F"/>
          <w:sz w:val="21"/>
          <w:szCs w:val="21"/>
        </w:rPr>
        <w:t>append</w:t>
      </w:r>
      <w:r>
        <w:rPr>
          <w:rStyle w:val="pun"/>
          <w:rFonts w:ascii="Courier New" w:hAnsi="Courier New" w:cs="Courier New"/>
          <w:color w:val="37474F"/>
          <w:sz w:val="21"/>
          <w:szCs w:val="21"/>
        </w:rPr>
        <w:t>(</w:t>
      </w:r>
      <w:r>
        <w:rPr>
          <w:rStyle w:val="pln"/>
          <w:rFonts w:ascii="Courier New" w:hAnsi="Courier New" w:cs="Courier New"/>
          <w:color w:val="37474F"/>
          <w:sz w:val="21"/>
          <w:szCs w:val="21"/>
        </w:rPr>
        <w:t>re</w:t>
      </w:r>
      <w:r>
        <w:rPr>
          <w:rStyle w:val="pun"/>
          <w:rFonts w:ascii="Courier New" w:hAnsi="Courier New" w:cs="Courier New"/>
          <w:color w:val="37474F"/>
          <w:sz w:val="21"/>
          <w:szCs w:val="21"/>
        </w:rPr>
        <w:t>.</w:t>
      </w:r>
      <w:r>
        <w:rPr>
          <w:rStyle w:val="pln"/>
          <w:rFonts w:ascii="Courier New" w:hAnsi="Courier New" w:cs="Courier New"/>
          <w:color w:val="37474F"/>
          <w:sz w:val="21"/>
          <w:szCs w:val="21"/>
        </w:rPr>
        <w:t>match</w:t>
      </w:r>
      <w:r>
        <w:rPr>
          <w:rStyle w:val="pun"/>
          <w:rFonts w:ascii="Courier New" w:hAnsi="Courier New" w:cs="Courier New"/>
          <w:color w:val="37474F"/>
          <w:sz w:val="21"/>
          <w:szCs w:val="21"/>
        </w:rPr>
        <w:t>(</w:t>
      </w:r>
      <w:r>
        <w:rPr>
          <w:rStyle w:val="str"/>
          <w:rFonts w:ascii="Courier New" w:hAnsi="Courier New" w:cs="Courier New"/>
          <w:color w:val="0D904F"/>
          <w:sz w:val="21"/>
          <w:szCs w:val="21"/>
        </w:rPr>
        <w:t>"\d+_(\d+)\.txt"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file_path</w:t>
      </w:r>
      <w:r>
        <w:rPr>
          <w:rStyle w:val="pun"/>
          <w:rFonts w:ascii="Courier New" w:hAnsi="Courier New" w:cs="Courier New"/>
          <w:color w:val="37474F"/>
          <w:sz w:val="21"/>
          <w:szCs w:val="21"/>
        </w:rPr>
        <w:t>).</w:t>
      </w:r>
      <w:r>
        <w:rPr>
          <w:rStyle w:val="kwd"/>
          <w:rFonts w:ascii="Courier New" w:hAnsi="Courier New" w:cs="Courier New"/>
          <w:color w:val="3B78E7"/>
          <w:sz w:val="21"/>
          <w:szCs w:val="21"/>
        </w:rPr>
        <w:t>group</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pd</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DataFrame</w:t>
      </w:r>
      <w:r>
        <w:rPr>
          <w:rStyle w:val="pun"/>
          <w:rFonts w:ascii="Courier New" w:hAnsi="Courier New" w:cs="Courier New"/>
          <w:color w:val="37474F"/>
          <w:sz w:val="21"/>
          <w:szCs w:val="21"/>
        </w:rPr>
        <w:t>.</w:t>
      </w:r>
      <w:r>
        <w:rPr>
          <w:rStyle w:val="pln"/>
          <w:rFonts w:ascii="Courier New" w:hAnsi="Courier New" w:cs="Courier New"/>
          <w:color w:val="37474F"/>
          <w:sz w:val="21"/>
          <w:szCs w:val="21"/>
        </w:rPr>
        <w:t>from_dict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Merge positive and negative examples, add a polarity column and shuffle.</w:t>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load_dataset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pos_df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load_directory_data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"pos"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neg_df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load_directory_data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directory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"neg"</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pos_df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w:t>
      </w:r>
      <w:r>
        <w:rPr>
          <w:rFonts w:ascii="Courier New" w:hAnsi="Courier New" w:cs="Courier New"/>
          <w:color w:val="37474F"/>
          <w:sz w:val="21"/>
          <w:szCs w:val="21"/>
        </w:rPr>
        <w:br/>
      </w:r>
      <w:r>
        <w:rPr>
          <w:rStyle w:val="pln"/>
          <w:rFonts w:ascii="Courier New" w:hAnsi="Courier New" w:cs="Courier New"/>
          <w:color w:val="37474F"/>
          <w:sz w:val="21"/>
          <w:szCs w:val="21"/>
        </w:rPr>
        <w:t>  neg_df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0</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pd</w:t>
      </w:r>
      <w:r>
        <w:rPr>
          <w:rStyle w:val="pun"/>
          <w:rFonts w:ascii="Courier New" w:hAnsi="Courier New" w:cs="Courier New"/>
          <w:color w:val="37474F"/>
          <w:sz w:val="21"/>
          <w:szCs w:val="21"/>
        </w:rPr>
        <w:t>.</w:t>
      </w:r>
      <w:r>
        <w:rPr>
          <w:rStyle w:val="pln"/>
          <w:rFonts w:ascii="Courier New" w:hAnsi="Courier New" w:cs="Courier New"/>
          <w:color w:val="37474F"/>
          <w:sz w:val="21"/>
          <w:szCs w:val="21"/>
        </w:rPr>
        <w:t>concat</w:t>
      </w:r>
      <w:r>
        <w:rPr>
          <w:rStyle w:val="pun"/>
          <w:rFonts w:ascii="Courier New" w:hAnsi="Courier New" w:cs="Courier New"/>
          <w:color w:val="37474F"/>
          <w:sz w:val="21"/>
          <w:szCs w:val="21"/>
        </w:rPr>
        <w:t>([</w:t>
      </w:r>
      <w:r>
        <w:rPr>
          <w:rStyle w:val="pln"/>
          <w:rFonts w:ascii="Courier New" w:hAnsi="Courier New" w:cs="Courier New"/>
          <w:color w:val="37474F"/>
          <w:sz w:val="21"/>
          <w:szCs w:val="21"/>
        </w:rPr>
        <w:t>pos_df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neg_df</w:t>
      </w:r>
      <w:r>
        <w:rPr>
          <w:rStyle w:val="pun"/>
          <w:rFonts w:ascii="Courier New" w:hAnsi="Courier New" w:cs="Courier New"/>
          <w:color w:val="37474F"/>
          <w:sz w:val="21"/>
          <w:szCs w:val="21"/>
        </w:rPr>
        <w:t>]).</w:t>
      </w:r>
      <w:r>
        <w:rPr>
          <w:rStyle w:val="pln"/>
          <w:rFonts w:ascii="Courier New" w:hAnsi="Courier New" w:cs="Courier New"/>
          <w:color w:val="37474F"/>
          <w:sz w:val="21"/>
          <w:szCs w:val="21"/>
        </w:rPr>
        <w:t>sample</w:t>
      </w:r>
      <w:r>
        <w:rPr>
          <w:rStyle w:val="pun"/>
          <w:rFonts w:ascii="Courier New" w:hAnsi="Courier New" w:cs="Courier New"/>
          <w:color w:val="37474F"/>
          <w:sz w:val="21"/>
          <w:szCs w:val="21"/>
        </w:rPr>
        <w:t>(</w:t>
      </w:r>
      <w:r>
        <w:rPr>
          <w:rStyle w:val="pln"/>
          <w:rFonts w:ascii="Courier New" w:hAnsi="Courier New" w:cs="Courier New"/>
          <w:color w:val="37474F"/>
          <w:sz w:val="21"/>
          <w:szCs w:val="21"/>
        </w:rPr>
        <w:t>frac</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reset_index</w:t>
      </w:r>
      <w:r>
        <w:rPr>
          <w:rStyle w:val="pun"/>
          <w:rFonts w:ascii="Courier New" w:hAnsi="Courier New" w:cs="Courier New"/>
          <w:color w:val="37474F"/>
          <w:sz w:val="21"/>
          <w:szCs w:val="21"/>
        </w:rPr>
        <w:t>(</w:t>
      </w:r>
      <w:r>
        <w:rPr>
          <w:rStyle w:val="pln"/>
          <w:rFonts w:ascii="Courier New" w:hAnsi="Courier New" w:cs="Courier New"/>
          <w:color w:val="37474F"/>
          <w:sz w:val="21"/>
          <w:szCs w:val="21"/>
        </w:rPr>
        <w:t>drop</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Download and process the dataset files.</w:t>
      </w:r>
      <w:r>
        <w:rPr>
          <w:rFonts w:ascii="Courier New" w:hAnsi="Courier New" w:cs="Courier New"/>
          <w:color w:val="37474F"/>
          <w:sz w:val="21"/>
          <w:szCs w:val="21"/>
        </w:rPr>
        <w:br/>
      </w: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download_and_load_datasets</w:t>
      </w:r>
      <w:r>
        <w:rPr>
          <w:rStyle w:val="pun"/>
          <w:rFonts w:ascii="Courier New" w:hAnsi="Courier New" w:cs="Courier New"/>
          <w:color w:val="37474F"/>
          <w:sz w:val="21"/>
          <w:szCs w:val="21"/>
        </w:rPr>
        <w:t>(</w:t>
      </w:r>
      <w:r>
        <w:rPr>
          <w:rStyle w:val="pln"/>
          <w:rFonts w:ascii="Courier New" w:hAnsi="Courier New" w:cs="Courier New"/>
          <w:color w:val="37474F"/>
          <w:sz w:val="21"/>
          <w:szCs w:val="21"/>
        </w:rPr>
        <w:t>force_download</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dataset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keras</w:t>
      </w:r>
      <w:r>
        <w:rPr>
          <w:rStyle w:val="pun"/>
          <w:rFonts w:ascii="Courier New" w:hAnsi="Courier New" w:cs="Courier New"/>
          <w:color w:val="37474F"/>
          <w:sz w:val="21"/>
          <w:szCs w:val="21"/>
        </w:rPr>
        <w:t>.</w:t>
      </w:r>
      <w:r>
        <w:rPr>
          <w:rStyle w:val="pln"/>
          <w:rFonts w:ascii="Courier New" w:hAnsi="Courier New" w:cs="Courier New"/>
          <w:color w:val="37474F"/>
          <w:sz w:val="21"/>
          <w:szCs w:val="21"/>
        </w:rPr>
        <w:t>utils</w:t>
      </w:r>
      <w:r>
        <w:rPr>
          <w:rStyle w:val="pun"/>
          <w:rFonts w:ascii="Courier New" w:hAnsi="Courier New" w:cs="Courier New"/>
          <w:color w:val="37474F"/>
          <w:sz w:val="21"/>
          <w:szCs w:val="21"/>
        </w:rPr>
        <w:t>.</w:t>
      </w:r>
      <w:r>
        <w:rPr>
          <w:rStyle w:val="pln"/>
          <w:rFonts w:ascii="Courier New" w:hAnsi="Courier New" w:cs="Courier New"/>
          <w:color w:val="37474F"/>
          <w:sz w:val="21"/>
          <w:szCs w:val="21"/>
        </w:rPr>
        <w:t>get_file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fname</w:t>
      </w:r>
      <w:r>
        <w:rPr>
          <w:rStyle w:val="pun"/>
          <w:rFonts w:ascii="Courier New" w:hAnsi="Courier New" w:cs="Courier New"/>
          <w:color w:val="37474F"/>
          <w:sz w:val="21"/>
          <w:szCs w:val="21"/>
        </w:rPr>
        <w:t>=</w:t>
      </w:r>
      <w:r>
        <w:rPr>
          <w:rStyle w:val="str"/>
          <w:rFonts w:ascii="Courier New" w:hAnsi="Courier New" w:cs="Courier New"/>
          <w:color w:val="0D904F"/>
          <w:sz w:val="21"/>
          <w:szCs w:val="21"/>
        </w:rPr>
        <w:t>"aclImdb.tar.gz"</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origin</w:t>
      </w:r>
      <w:r>
        <w:rPr>
          <w:rStyle w:val="pun"/>
          <w:rFonts w:ascii="Courier New" w:hAnsi="Courier New" w:cs="Courier New"/>
          <w:color w:val="37474F"/>
          <w:sz w:val="21"/>
          <w:szCs w:val="21"/>
        </w:rPr>
        <w:t>=</w:t>
      </w:r>
      <w:r>
        <w:rPr>
          <w:rStyle w:val="str"/>
          <w:rFonts w:ascii="Courier New" w:hAnsi="Courier New" w:cs="Courier New"/>
          <w:color w:val="0D904F"/>
          <w:sz w:val="21"/>
          <w:szCs w:val="21"/>
        </w:rPr>
        <w:t>"http://ai.stanford.edu/~amaas/data/sentiment/aclImdb_v1.tar.gz"</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extract</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train_df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load_dataset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dirname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w:t>
      </w:r>
      <w:r>
        <w:rPr>
          <w:rStyle w:val="str"/>
          <w:rFonts w:ascii="Courier New" w:hAnsi="Courier New" w:cs="Courier New"/>
          <w:color w:val="0D904F"/>
          <w:sz w:val="21"/>
          <w:szCs w:val="21"/>
        </w:rPr>
        <w:t>"aclImdb"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test_df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load_dataset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join</w:t>
      </w:r>
      <w:r>
        <w:rPr>
          <w:rStyle w:val="pun"/>
          <w:rFonts w:ascii="Courier New" w:hAnsi="Courier New" w:cs="Courier New"/>
          <w:color w:val="37474F"/>
          <w:sz w:val="21"/>
          <w:szCs w:val="21"/>
        </w:rPr>
        <w:t>(</w:t>
      </w:r>
      <w:r>
        <w:rPr>
          <w:rStyle w:val="pln"/>
          <w:rFonts w:ascii="Courier New" w:hAnsi="Courier New" w:cs="Courier New"/>
          <w:color w:val="37474F"/>
          <w:sz w:val="21"/>
          <w:szCs w:val="21"/>
        </w:rPr>
        <w:t>os</w:t>
      </w:r>
      <w:r>
        <w:rPr>
          <w:rStyle w:val="pun"/>
          <w:rFonts w:ascii="Courier New" w:hAnsi="Courier New" w:cs="Courier New"/>
          <w:color w:val="37474F"/>
          <w:sz w:val="21"/>
          <w:szCs w:val="21"/>
        </w:rPr>
        <w:t>.</w:t>
      </w:r>
      <w:r>
        <w:rPr>
          <w:rStyle w:val="pln"/>
          <w:rFonts w:ascii="Courier New" w:hAnsi="Courier New" w:cs="Courier New"/>
          <w:color w:val="37474F"/>
          <w:sz w:val="21"/>
          <w:szCs w:val="21"/>
        </w:rPr>
        <w:t>path</w:t>
      </w:r>
      <w:r>
        <w:rPr>
          <w:rStyle w:val="pun"/>
          <w:rFonts w:ascii="Courier New" w:hAnsi="Courier New" w:cs="Courier New"/>
          <w:color w:val="37474F"/>
          <w:sz w:val="21"/>
          <w:szCs w:val="21"/>
        </w:rPr>
        <w:t>.</w:t>
      </w:r>
      <w:r>
        <w:rPr>
          <w:rStyle w:val="pln"/>
          <w:rFonts w:ascii="Courier New" w:hAnsi="Courier New" w:cs="Courier New"/>
          <w:color w:val="37474F"/>
          <w:sz w:val="21"/>
          <w:szCs w:val="21"/>
        </w:rPr>
        <w:t>dirname</w:t>
      </w:r>
      <w:r>
        <w:rPr>
          <w:rStyle w:val="pun"/>
          <w:rFonts w:ascii="Courier New" w:hAnsi="Courier New" w:cs="Courier New"/>
          <w:color w:val="37474F"/>
          <w:sz w:val="21"/>
          <w:szCs w:val="21"/>
        </w:rPr>
        <w:t>(</w:t>
      </w:r>
      <w:r>
        <w:rPr>
          <w:rStyle w:val="pln"/>
          <w:rFonts w:ascii="Courier New" w:hAnsi="Courier New" w:cs="Courier New"/>
          <w:color w:val="37474F"/>
          <w:sz w:val="21"/>
          <w:szCs w:val="21"/>
        </w:rPr>
        <w:t>dataset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"aclImdb"</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"test"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test_df</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Reduce logging output.</w:t>
      </w:r>
      <w:r>
        <w:rPr>
          <w:rFonts w:ascii="Courier New" w:hAnsi="Courier New" w:cs="Courier New"/>
          <w:color w:val="37474F"/>
          <w:sz w:val="21"/>
          <w:szCs w:val="21"/>
        </w:rPr>
        <w:br/>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logging</w:t>
      </w:r>
      <w:r>
        <w:rPr>
          <w:rStyle w:val="pun"/>
          <w:rFonts w:ascii="Courier New" w:hAnsi="Courier New" w:cs="Courier New"/>
          <w:color w:val="37474F"/>
          <w:sz w:val="21"/>
          <w:szCs w:val="21"/>
        </w:rPr>
        <w:t>.</w:t>
      </w:r>
      <w:r>
        <w:rPr>
          <w:rStyle w:val="pln"/>
          <w:rFonts w:ascii="Courier New" w:hAnsi="Courier New" w:cs="Courier New"/>
          <w:color w:val="37474F"/>
          <w:sz w:val="21"/>
          <w:szCs w:val="21"/>
        </w:rPr>
        <w:t>set_verbosity</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logging</w:t>
      </w:r>
      <w:r>
        <w:rPr>
          <w:rStyle w:val="pun"/>
          <w:rFonts w:ascii="Courier New" w:hAnsi="Courier New" w:cs="Courier New"/>
          <w:color w:val="37474F"/>
          <w:sz w:val="21"/>
          <w:szCs w:val="21"/>
        </w:rPr>
        <w:t>.</w:t>
      </w:r>
      <w:r>
        <w:rPr>
          <w:rStyle w:val="pln"/>
          <w:rFonts w:ascii="Courier New" w:hAnsi="Courier New" w:cs="Courier New"/>
          <w:color w:val="37474F"/>
          <w:sz w:val="21"/>
          <w:szCs w:val="21"/>
        </w:rPr>
        <w:t>ERROR</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test_df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download_and_load_datasets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head</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从</w:t>
      </w:r>
      <w:r>
        <w:rPr>
          <w:rFonts w:ascii="Courier New" w:hAnsi="Courier New" w:cs="Courier New"/>
          <w:color w:val="37474F"/>
          <w:sz w:val="21"/>
          <w:szCs w:val="21"/>
        </w:rPr>
        <w:t>http://ai.stanford.edu/~amaas/data/sentiment/aclImdb_v1.tar.gz</w:t>
      </w:r>
      <w:r>
        <w:rPr>
          <w:rFonts w:ascii="Courier New" w:hAnsi="Courier New" w:cs="Courier New"/>
          <w:color w:val="37474F"/>
          <w:sz w:val="21"/>
          <w:szCs w:val="21"/>
        </w:rPr>
        <w:t>下载数据</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84131840/84125825 [=============================</w:t>
      </w:r>
      <w:proofErr w:type="gramStart"/>
      <w:r>
        <w:rPr>
          <w:rFonts w:ascii="Courier New" w:hAnsi="Courier New" w:cs="Courier New"/>
          <w:color w:val="37474F"/>
          <w:sz w:val="21"/>
          <w:szCs w:val="21"/>
        </w:rPr>
        <w:t>=]  -</w:t>
      </w:r>
      <w:proofErr w:type="gramEnd"/>
      <w:r>
        <w:rPr>
          <w:rFonts w:ascii="Courier New" w:hAnsi="Courier New" w:cs="Courier New"/>
          <w:color w:val="37474F"/>
          <w:sz w:val="21"/>
          <w:szCs w:val="21"/>
        </w:rPr>
        <w:t xml:space="preserve">  9s 0us / step</w:t>
      </w:r>
    </w:p>
    <w:tbl>
      <w:tblPr>
        <w:tblW w:w="9945" w:type="dxa"/>
        <w:tblCellMar>
          <w:top w:w="15" w:type="dxa"/>
          <w:left w:w="15" w:type="dxa"/>
          <w:bottom w:w="15" w:type="dxa"/>
          <w:right w:w="15" w:type="dxa"/>
        </w:tblCellMar>
        <w:tblLook w:val="04A0" w:firstRow="1" w:lastRow="0" w:firstColumn="1" w:lastColumn="0" w:noHBand="0" w:noVBand="1"/>
      </w:tblPr>
      <w:tblGrid>
        <w:gridCol w:w="540"/>
        <w:gridCol w:w="7411"/>
        <w:gridCol w:w="997"/>
        <w:gridCol w:w="997"/>
      </w:tblGrid>
      <w:tr w:rsidR="006F7728" w:rsidTr="00C62A8A">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rPr>
                <w:rFonts w:ascii="Courier New" w:hAnsi="Courier New" w:cs="Courier New"/>
                <w:color w:val="37474F"/>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jc w:val="right"/>
              <w:rPr>
                <w:rFonts w:ascii="Arial" w:eastAsia="宋体" w:hAnsi="Arial" w:cs="Arial"/>
                <w:color w:val="FFFFFF"/>
                <w:sz w:val="24"/>
                <w:szCs w:val="24"/>
              </w:rPr>
            </w:pPr>
            <w:r>
              <w:rPr>
                <w:rFonts w:ascii="Arial" w:hAnsi="Arial" w:cs="Arial"/>
                <w:color w:val="FFFFFF"/>
              </w:rPr>
              <w:t>句子</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jc w:val="right"/>
              <w:rPr>
                <w:rFonts w:ascii="Arial" w:hAnsi="Arial" w:cs="Arial"/>
                <w:color w:val="FFFFFF"/>
              </w:rPr>
            </w:pPr>
            <w:r>
              <w:rPr>
                <w:rFonts w:ascii="Arial" w:hAnsi="Arial" w:cs="Arial"/>
                <w:color w:val="FFFFFF"/>
              </w:rPr>
              <w:t>情绪</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jc w:val="right"/>
              <w:rPr>
                <w:rFonts w:ascii="Arial" w:hAnsi="Arial" w:cs="Arial"/>
                <w:color w:val="FFFFFF"/>
              </w:rPr>
            </w:pPr>
            <w:r>
              <w:rPr>
                <w:rFonts w:ascii="Arial" w:hAnsi="Arial" w:cs="Arial"/>
                <w:color w:val="FFFFFF"/>
              </w:rPr>
              <w:t>极性</w:t>
            </w:r>
          </w:p>
        </w:tc>
      </w:tr>
      <w:tr w:rsidR="006F7728"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jc w:val="left"/>
              <w:rPr>
                <w:rFonts w:ascii="Arial" w:hAnsi="Arial" w:cs="Arial"/>
                <w:color w:val="FFFFFF"/>
              </w:rPr>
            </w:pPr>
            <w:r>
              <w:rPr>
                <w:rFonts w:ascii="Arial" w:hAnsi="Arial" w:cs="Arial"/>
                <w:color w:val="FFFFFF"/>
              </w:rPr>
              <w:t>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由</w:t>
            </w:r>
            <w:r>
              <w:rPr>
                <w:rFonts w:ascii="Arial" w:hAnsi="Arial" w:cs="Arial"/>
                <w:color w:val="212121"/>
                <w:szCs w:val="21"/>
              </w:rPr>
              <w:t>Johnny Weissmull</w:t>
            </w:r>
            <w:r>
              <w:rPr>
                <w:rFonts w:ascii="Arial" w:hAnsi="Arial" w:cs="Arial"/>
                <w:color w:val="212121"/>
                <w:szCs w:val="21"/>
              </w:rPr>
              <w:t>主演的最后一部泰山电影</w:t>
            </w:r>
            <w:r>
              <w:rPr>
                <w:rFonts w:ascii="Arial" w:hAnsi="Arial" w:cs="Arial"/>
                <w:color w:val="2121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w:t>
            </w:r>
          </w:p>
        </w:tc>
      </w:tr>
      <w:tr w:rsidR="006F7728"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rPr>
                <w:rFonts w:ascii="Arial" w:hAnsi="Arial" w:cs="Arial"/>
                <w:color w:val="FFFFFF"/>
                <w:sz w:val="24"/>
                <w:szCs w:val="24"/>
              </w:rPr>
            </w:pPr>
            <w:r>
              <w:rPr>
                <w:rFonts w:ascii="Arial" w:hAnsi="Arial" w:cs="Arial"/>
                <w:color w:val="FFFFFF"/>
              </w:rPr>
              <w:t>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 xml:space="preserve">- </w:t>
            </w:r>
            <w:r>
              <w:rPr>
                <w:rFonts w:ascii="Arial" w:hAnsi="Arial" w:cs="Arial"/>
                <w:color w:val="212121"/>
                <w:szCs w:val="21"/>
              </w:rPr>
              <w:t>一个非常漂亮的红头发女人在等他</w:t>
            </w:r>
            <w:r>
              <w:rPr>
                <w:rFonts w:ascii="Arial" w:hAnsi="Arial" w:cs="Arial"/>
                <w:color w:val="2121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1</w:t>
            </w:r>
          </w:p>
        </w:tc>
      </w:tr>
      <w:tr w:rsidR="006F7728"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rPr>
                <w:rFonts w:ascii="Arial" w:hAnsi="Arial" w:cs="Arial"/>
                <w:color w:val="FFFFFF"/>
                <w:sz w:val="24"/>
                <w:szCs w:val="24"/>
              </w:rPr>
            </w:pPr>
            <w:r>
              <w:rPr>
                <w:rFonts w:ascii="Arial" w:hAnsi="Arial" w:cs="Arial"/>
                <w:color w:val="FFFFFF"/>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好：</w:t>
            </w:r>
            <w:r>
              <w:rPr>
                <w:rFonts w:ascii="Arial" w:hAnsi="Arial" w:cs="Arial"/>
                <w:color w:val="212121"/>
                <w:szCs w:val="21"/>
              </w:rPr>
              <w:t>&lt;br /&gt; &lt;br /&gt;</w:t>
            </w:r>
            <w:r>
              <w:rPr>
                <w:rFonts w:ascii="Arial" w:hAnsi="Arial" w:cs="Arial"/>
                <w:color w:val="212121"/>
                <w:szCs w:val="21"/>
              </w:rPr>
              <w:t>有效的配色方案。</w:t>
            </w:r>
            <w:r>
              <w:rPr>
                <w:rFonts w:ascii="Arial" w:hAnsi="Arial" w:cs="Arial"/>
                <w:color w:val="212121"/>
                <w:szCs w:val="21"/>
              </w:rPr>
              <w:t>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w:t>
            </w:r>
          </w:p>
        </w:tc>
      </w:tr>
      <w:tr w:rsidR="006F7728"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rPr>
                <w:rFonts w:ascii="Arial" w:hAnsi="Arial" w:cs="Arial"/>
                <w:color w:val="FFFFFF"/>
                <w:sz w:val="24"/>
                <w:szCs w:val="24"/>
              </w:rPr>
            </w:pPr>
            <w:r>
              <w:rPr>
                <w:rFonts w:ascii="Arial" w:hAnsi="Arial" w:cs="Arial"/>
                <w:color w:val="FFFFFF"/>
              </w:rPr>
              <w:t>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我在电影院看过</w:t>
            </w:r>
            <w:r>
              <w:rPr>
                <w:rFonts w:ascii="Arial" w:hAnsi="Arial" w:cs="Arial"/>
                <w:color w:val="212121"/>
                <w:szCs w:val="21"/>
              </w:rPr>
              <w:t>“</w:t>
            </w:r>
            <w:r>
              <w:rPr>
                <w:rFonts w:ascii="Arial" w:hAnsi="Arial" w:cs="Arial"/>
                <w:color w:val="212121"/>
                <w:szCs w:val="21"/>
              </w:rPr>
              <w:t>冰河世纪</w:t>
            </w:r>
            <w:r>
              <w:rPr>
                <w:rFonts w:ascii="Arial" w:hAnsi="Arial" w:cs="Arial"/>
                <w:color w:val="212121"/>
                <w:szCs w:val="21"/>
              </w:rPr>
              <w:t>”</w:t>
            </w:r>
            <w:r>
              <w:rPr>
                <w:rFonts w:ascii="Arial" w:hAnsi="Arial" w:cs="Arial"/>
                <w:color w:val="212121"/>
                <w:szCs w:val="21"/>
              </w:rPr>
              <w:t>而我</w:t>
            </w:r>
            <w:r>
              <w:rPr>
                <w:rFonts w:ascii="Arial" w:hAnsi="Arial" w:cs="Arial"/>
                <w:color w:val="2121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1</w:t>
            </w:r>
          </w:p>
        </w:tc>
      </w:tr>
      <w:tr w:rsidR="006F7728"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rPr>
                <w:rFonts w:ascii="Arial" w:hAnsi="Arial" w:cs="Arial"/>
                <w:color w:val="FFFFFF"/>
                <w:sz w:val="24"/>
                <w:szCs w:val="24"/>
              </w:rPr>
            </w:pPr>
            <w:r>
              <w:rPr>
                <w:rFonts w:ascii="Arial" w:hAnsi="Arial" w:cs="Arial"/>
                <w:color w:val="FFFFFF"/>
              </w:rPr>
              <w:t>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电影伟大的一个衡量标准我</w:t>
            </w:r>
            <w:r>
              <w:rPr>
                <w:rFonts w:ascii="Arial" w:hAnsi="Arial" w:cs="Arial"/>
                <w:color w:val="212121"/>
                <w:szCs w:val="21"/>
              </w:rPr>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10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1</w:t>
            </w:r>
          </w:p>
        </w:tc>
      </w:tr>
    </w:tbl>
    <w:p w:rsidR="006F7728" w:rsidRDefault="006F7728" w:rsidP="006F7728">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lastRenderedPageBreak/>
        <w:t>模型</w:t>
      </w:r>
    </w:p>
    <w:p w:rsidR="006F7728" w:rsidRDefault="006F7728" w:rsidP="006F7728">
      <w:pPr>
        <w:pStyle w:val="3"/>
        <w:spacing w:before="0" w:after="240" w:line="480" w:lineRule="atLeast"/>
        <w:rPr>
          <w:rFonts w:ascii="Arial" w:hAnsi="Arial" w:cs="Arial"/>
          <w:b w:val="0"/>
          <w:bCs w:val="0"/>
          <w:color w:val="212121"/>
          <w:sz w:val="30"/>
          <w:szCs w:val="30"/>
        </w:rPr>
      </w:pPr>
      <w:r>
        <w:rPr>
          <w:rFonts w:ascii="Arial" w:hAnsi="Arial" w:cs="Arial"/>
          <w:b w:val="0"/>
          <w:bCs w:val="0"/>
          <w:color w:val="212121"/>
          <w:sz w:val="30"/>
          <w:szCs w:val="30"/>
        </w:rPr>
        <w:t>输入</w:t>
      </w:r>
      <w:ins w:id="2055" w:author="Shirley Li" w:date="2018-12-07T08:59:00Z">
        <w:r w:rsidR="00525317">
          <w:rPr>
            <w:rFonts w:ascii="Arial" w:hAnsi="Arial" w:cs="Arial" w:hint="eastAsia"/>
            <w:b w:val="0"/>
            <w:bCs w:val="0"/>
            <w:color w:val="212121"/>
            <w:sz w:val="30"/>
            <w:szCs w:val="30"/>
          </w:rPr>
          <w:t>函数</w:t>
        </w:r>
      </w:ins>
      <w:del w:id="2056" w:author="Shirley Li" w:date="2018-12-07T08:59:00Z">
        <w:r w:rsidDel="00525317">
          <w:rPr>
            <w:rFonts w:ascii="Arial" w:hAnsi="Arial" w:cs="Arial"/>
            <w:b w:val="0"/>
            <w:bCs w:val="0"/>
            <w:color w:val="212121"/>
            <w:sz w:val="30"/>
            <w:szCs w:val="30"/>
          </w:rPr>
          <w:delText>功能</w:delText>
        </w:r>
      </w:del>
    </w:p>
    <w:p w:rsidR="006F7728" w:rsidRDefault="00FA200B" w:rsidP="006F7728">
      <w:pPr>
        <w:pStyle w:val="a3"/>
        <w:spacing w:before="240" w:beforeAutospacing="0" w:after="240" w:afterAutospacing="0"/>
        <w:rPr>
          <w:rFonts w:ascii="Arial" w:hAnsi="Arial" w:cs="Arial"/>
          <w:color w:val="212121"/>
        </w:rPr>
      </w:pPr>
      <w:hyperlink r:id="rId179" w:anchor="overview_of_programming_with_estimators" w:history="1">
        <w:r w:rsidR="006F7728">
          <w:rPr>
            <w:rStyle w:val="a5"/>
            <w:rFonts w:ascii="Arial" w:hAnsi="Arial" w:cs="Arial"/>
            <w:color w:val="039BE5"/>
          </w:rPr>
          <w:t>Estimator</w:t>
        </w:r>
        <w:r w:rsidR="006F7728">
          <w:rPr>
            <w:rStyle w:val="a5"/>
            <w:rFonts w:ascii="Arial" w:hAnsi="Arial" w:cs="Arial"/>
            <w:color w:val="039BE5"/>
          </w:rPr>
          <w:t>框架</w:t>
        </w:r>
      </w:hyperlink>
      <w:r w:rsidR="006F7728">
        <w:rPr>
          <w:rFonts w:ascii="Arial" w:hAnsi="Arial" w:cs="Arial"/>
          <w:color w:val="212121"/>
        </w:rPr>
        <w:t>提供了包装</w:t>
      </w:r>
      <w:r w:rsidR="006F7728">
        <w:rPr>
          <w:rFonts w:ascii="Arial" w:hAnsi="Arial" w:cs="Arial"/>
          <w:color w:val="212121"/>
        </w:rPr>
        <w:t>Pandas</w:t>
      </w:r>
      <w:del w:id="2057" w:author="Shirley Li" w:date="2018-12-07T08:59:00Z">
        <w:r w:rsidR="006F7728" w:rsidDel="00525317">
          <w:rPr>
            <w:rFonts w:ascii="Arial" w:hAnsi="Arial" w:cs="Arial" w:hint="eastAsia"/>
            <w:color w:val="212121"/>
          </w:rPr>
          <w:delText>数据帧</w:delText>
        </w:r>
      </w:del>
      <w:ins w:id="2058" w:author="Shirley Li" w:date="2018-12-07T08:59:00Z">
        <w:r w:rsidR="00525317">
          <w:rPr>
            <w:rFonts w:ascii="Arial" w:hAnsi="Arial" w:cs="Arial" w:hint="eastAsia"/>
            <w:color w:val="212121"/>
          </w:rPr>
          <w:t>数据框架</w:t>
        </w:r>
      </w:ins>
      <w:r w:rsidR="006F7728">
        <w:rPr>
          <w:rFonts w:ascii="Arial" w:hAnsi="Arial" w:cs="Arial"/>
          <w:color w:val="212121"/>
        </w:rPr>
        <w:t>的</w:t>
      </w:r>
      <w:hyperlink r:id="rId180" w:history="1">
        <w:r w:rsidR="006F7728">
          <w:rPr>
            <w:rStyle w:val="a5"/>
            <w:rFonts w:ascii="Arial" w:hAnsi="Arial" w:cs="Arial"/>
            <w:color w:val="039BE5"/>
          </w:rPr>
          <w:t>输入函数</w:t>
        </w:r>
      </w:hyperlink>
      <w:r w:rsidR="006F7728">
        <w:rPr>
          <w:rFonts w:ascii="Arial" w:hAnsi="Arial" w:cs="Arial"/>
          <w:color w:val="212121"/>
        </w:rPr>
        <w:t>。</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Training input on the whole training set with no limit on training epochs.</w:t>
      </w:r>
      <w:r>
        <w:rPr>
          <w:rFonts w:ascii="Courier New" w:hAnsi="Courier New" w:cs="Courier New"/>
          <w:color w:val="37474F"/>
          <w:sz w:val="21"/>
          <w:szCs w:val="21"/>
        </w:rPr>
        <w:br/>
      </w:r>
      <w:r>
        <w:rPr>
          <w:rStyle w:val="pln"/>
          <w:rFonts w:ascii="Courier New" w:hAnsi="Courier New" w:cs="Courier New"/>
          <w:color w:val="37474F"/>
          <w:sz w:val="21"/>
          <w:szCs w:val="21"/>
        </w:rPr>
        <w:t xml:space="preserve">train_input_fn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pandas_input_fn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num_epochs</w:t>
      </w:r>
      <w:r>
        <w:rPr>
          <w:rStyle w:val="pun"/>
          <w:rFonts w:ascii="Courier New" w:hAnsi="Courier New" w:cs="Courier New"/>
          <w:color w:val="37474F"/>
          <w:sz w:val="21"/>
          <w:szCs w:val="21"/>
        </w:rPr>
        <w:t>=</w:t>
      </w:r>
      <w:r>
        <w:rPr>
          <w:rStyle w:val="kwd"/>
          <w:rFonts w:ascii="Courier New" w:hAnsi="Courier New" w:cs="Courier New"/>
          <w:color w:val="3B78E7"/>
          <w:sz w:val="21"/>
          <w:szCs w:val="21"/>
        </w:rPr>
        <w:t>None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shuffle</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Prediction on the whole training set.</w:t>
      </w:r>
      <w:r>
        <w:rPr>
          <w:rFonts w:ascii="Courier New" w:hAnsi="Courier New" w:cs="Courier New"/>
          <w:color w:val="37474F"/>
          <w:sz w:val="21"/>
          <w:szCs w:val="21"/>
        </w:rPr>
        <w:br/>
      </w:r>
      <w:r>
        <w:rPr>
          <w:rStyle w:val="pln"/>
          <w:rFonts w:ascii="Courier New" w:hAnsi="Courier New" w:cs="Courier New"/>
          <w:color w:val="37474F"/>
          <w:sz w:val="21"/>
          <w:szCs w:val="21"/>
        </w:rPr>
        <w:t xml:space="preserve">predict_train_input_fn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pandas_input_fn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train_df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shuffle</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com"/>
          <w:rFonts w:ascii="Courier New" w:hAnsi="Courier New" w:cs="Courier New"/>
          <w:color w:val="D81B60"/>
          <w:sz w:val="21"/>
          <w:szCs w:val="21"/>
        </w:rPr>
        <w:t># Prediction on the test set.</w:t>
      </w:r>
      <w:r>
        <w:rPr>
          <w:rFonts w:ascii="Courier New" w:hAnsi="Courier New" w:cs="Courier New"/>
          <w:color w:val="37474F"/>
          <w:sz w:val="21"/>
          <w:szCs w:val="21"/>
        </w:rPr>
        <w:br/>
      </w:r>
      <w:r>
        <w:rPr>
          <w:rStyle w:val="pln"/>
          <w:rFonts w:ascii="Courier New" w:hAnsi="Courier New" w:cs="Courier New"/>
          <w:color w:val="37474F"/>
          <w:sz w:val="21"/>
          <w:szCs w:val="21"/>
        </w:rPr>
        <w:t xml:space="preserve">predict_test_input_fn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inputs</w:t>
      </w:r>
      <w:r>
        <w:rPr>
          <w:rStyle w:val="pun"/>
          <w:rFonts w:ascii="Courier New" w:hAnsi="Courier New" w:cs="Courier New"/>
          <w:color w:val="37474F"/>
          <w:sz w:val="21"/>
          <w:szCs w:val="21"/>
        </w:rPr>
        <w:t>.</w:t>
      </w:r>
      <w:r>
        <w:rPr>
          <w:rStyle w:val="pln"/>
          <w:rFonts w:ascii="Courier New" w:hAnsi="Courier New" w:cs="Courier New"/>
          <w:color w:val="37474F"/>
          <w:sz w:val="21"/>
          <w:szCs w:val="21"/>
        </w:rPr>
        <w:t>pandas_input_fn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test_df</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shuffle</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525317" w:rsidP="006F7728">
      <w:pPr>
        <w:pStyle w:val="3"/>
        <w:spacing w:before="480" w:after="240" w:line="480" w:lineRule="atLeast"/>
        <w:rPr>
          <w:rFonts w:ascii="Arial" w:hAnsi="Arial" w:cs="Arial"/>
          <w:b w:val="0"/>
          <w:bCs w:val="0"/>
          <w:color w:val="212121"/>
          <w:sz w:val="30"/>
          <w:szCs w:val="30"/>
        </w:rPr>
      </w:pPr>
      <w:ins w:id="2059" w:author="Shirley Li" w:date="2018-12-07T09:00:00Z">
        <w:r>
          <w:rPr>
            <w:rFonts w:ascii="Arial" w:hAnsi="Arial" w:cs="Arial" w:hint="eastAsia"/>
            <w:b w:val="0"/>
            <w:bCs w:val="0"/>
            <w:color w:val="212121"/>
            <w:sz w:val="30"/>
            <w:szCs w:val="30"/>
          </w:rPr>
          <w:t>特征</w:t>
        </w:r>
      </w:ins>
      <w:del w:id="2060" w:author="Shirley Li" w:date="2018-12-07T09:00:00Z">
        <w:r w:rsidR="006F7728" w:rsidDel="00525317">
          <w:rPr>
            <w:rFonts w:ascii="Arial" w:hAnsi="Arial" w:cs="Arial"/>
            <w:b w:val="0"/>
            <w:bCs w:val="0"/>
            <w:color w:val="212121"/>
            <w:sz w:val="30"/>
            <w:szCs w:val="30"/>
          </w:rPr>
          <w:delText>功能</w:delText>
        </w:r>
      </w:del>
      <w:r w:rsidR="006F7728">
        <w:rPr>
          <w:rFonts w:ascii="Arial" w:hAnsi="Arial" w:cs="Arial"/>
          <w:b w:val="0"/>
          <w:bCs w:val="0"/>
          <w:color w:val="212121"/>
          <w:sz w:val="30"/>
          <w:szCs w:val="30"/>
        </w:rPr>
        <w:t>列</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TF-Hub</w:t>
      </w:r>
      <w:r>
        <w:rPr>
          <w:rFonts w:ascii="Arial" w:hAnsi="Arial" w:cs="Arial"/>
          <w:color w:val="212121"/>
        </w:rPr>
        <w:t>提供了一个</w:t>
      </w:r>
      <w:ins w:id="2061" w:author="Shirley Li" w:date="2018-12-07T09:00:00Z">
        <w:r w:rsidR="00743EA4">
          <w:rPr>
            <w:rFonts w:ascii="Arial" w:hAnsi="Arial" w:cs="Arial" w:hint="eastAsia"/>
            <w:color w:val="212121"/>
          </w:rPr>
          <w:t>可以</w:t>
        </w:r>
        <w:r w:rsidR="00743EA4">
          <w:rPr>
            <w:rFonts w:ascii="Arial" w:hAnsi="Arial" w:cs="Arial"/>
            <w:color w:val="212121"/>
          </w:rPr>
          <w:t>在给定的文本功能上应用模块，并进一步传递模块的输出</w:t>
        </w:r>
      </w:ins>
      <w:r w:rsidR="00996DDC">
        <w:rPr>
          <w:rStyle w:val="a5"/>
          <w:rFonts w:ascii="Arial" w:hAnsi="Arial" w:cs="Arial"/>
          <w:color w:val="039BE5"/>
        </w:rPr>
        <w:fldChar w:fldCharType="begin"/>
      </w:r>
      <w:r w:rsidR="00996DDC">
        <w:rPr>
          <w:rStyle w:val="a5"/>
          <w:rFonts w:ascii="Arial" w:hAnsi="Arial" w:cs="Arial"/>
          <w:color w:val="039BE5"/>
        </w:rPr>
        <w:instrText xml:space="preserve"> HYPERLINK "https://github.com/tensorflow/hub/blob/master/docs/api_docs/python/hub/text_embedding_column.md" </w:instrText>
      </w:r>
      <w:r w:rsidR="00996DDC">
        <w:rPr>
          <w:rStyle w:val="a5"/>
          <w:rFonts w:ascii="Arial" w:hAnsi="Arial" w:cs="Arial"/>
          <w:color w:val="039BE5"/>
        </w:rPr>
        <w:fldChar w:fldCharType="separate"/>
      </w:r>
      <w:del w:id="2062" w:author="Shirley Li" w:date="2018-12-07T09:00:00Z">
        <w:r w:rsidDel="00743EA4">
          <w:rPr>
            <w:rStyle w:val="a5"/>
            <w:rFonts w:ascii="Arial" w:hAnsi="Arial" w:cs="Arial" w:hint="eastAsia"/>
            <w:color w:val="039BE5"/>
          </w:rPr>
          <w:delText>功能</w:delText>
        </w:r>
      </w:del>
      <w:ins w:id="2063" w:author="Shirley Li" w:date="2018-12-07T09:00:00Z">
        <w:r w:rsidR="00743EA4">
          <w:rPr>
            <w:rStyle w:val="a5"/>
            <w:rFonts w:ascii="Arial" w:hAnsi="Arial" w:cs="Arial" w:hint="eastAsia"/>
            <w:color w:val="039BE5"/>
          </w:rPr>
          <w:t>特征</w:t>
        </w:r>
      </w:ins>
      <w:r>
        <w:rPr>
          <w:rStyle w:val="a5"/>
          <w:rFonts w:ascii="Arial" w:hAnsi="Arial" w:cs="Arial"/>
          <w:color w:val="039BE5"/>
        </w:rPr>
        <w:t>列</w:t>
      </w:r>
      <w:r w:rsidR="00996DDC">
        <w:rPr>
          <w:rStyle w:val="a5"/>
          <w:rFonts w:ascii="Arial" w:hAnsi="Arial" w:cs="Arial"/>
          <w:color w:val="039BE5"/>
        </w:rPr>
        <w:fldChar w:fldCharType="end"/>
      </w:r>
      <w:del w:id="2064" w:author="Shirley Li" w:date="2018-12-07T09:00:00Z">
        <w:r w:rsidDel="00743EA4">
          <w:rPr>
            <w:rFonts w:ascii="Arial" w:hAnsi="Arial" w:cs="Arial"/>
            <w:color w:val="212121"/>
          </w:rPr>
          <w:delText>，它在给定的文本功能上应用模块，并进一步传递模块的输出</w:delText>
        </w:r>
      </w:del>
      <w:r>
        <w:rPr>
          <w:rFonts w:ascii="Arial" w:hAnsi="Arial" w:cs="Arial"/>
          <w:color w:val="212121"/>
        </w:rPr>
        <w:t>。在本教程中，我们将使用</w:t>
      </w:r>
      <w:hyperlink r:id="rId181" w:history="1">
        <w:r>
          <w:rPr>
            <w:rStyle w:val="a5"/>
            <w:rFonts w:ascii="Arial" w:hAnsi="Arial" w:cs="Arial"/>
            <w:color w:val="039BE5"/>
          </w:rPr>
          <w:t>nnlm-en-dim128</w:t>
        </w:r>
        <w:r>
          <w:rPr>
            <w:rStyle w:val="a5"/>
            <w:rFonts w:ascii="Arial" w:hAnsi="Arial" w:cs="Arial"/>
            <w:color w:val="039BE5"/>
          </w:rPr>
          <w:t>模块</w:t>
        </w:r>
      </w:hyperlink>
      <w:r>
        <w:rPr>
          <w:rFonts w:ascii="Arial" w:hAnsi="Arial" w:cs="Arial"/>
          <w:color w:val="212121"/>
        </w:rPr>
        <w:t>。</w:t>
      </w:r>
      <w:del w:id="2065" w:author="Shirley Li" w:date="2018-12-07T09:00:00Z">
        <w:r w:rsidDel="00FF4BD6">
          <w:rPr>
            <w:rFonts w:ascii="Arial" w:hAnsi="Arial" w:cs="Arial"/>
            <w:color w:val="212121"/>
          </w:rPr>
          <w:delText>出于</w:delText>
        </w:r>
      </w:del>
      <w:r>
        <w:rPr>
          <w:rFonts w:ascii="Arial" w:hAnsi="Arial" w:cs="Arial"/>
          <w:color w:val="212121"/>
        </w:rPr>
        <w:t>本教程的</w:t>
      </w:r>
      <w:ins w:id="2066" w:author="Shirley Li" w:date="2018-12-07T09:01:00Z">
        <w:r w:rsidR="00FF4BD6">
          <w:rPr>
            <w:rFonts w:ascii="Arial" w:hAnsi="Arial" w:cs="Arial" w:hint="eastAsia"/>
            <w:color w:val="212121"/>
          </w:rPr>
          <w:t>主要</w:t>
        </w:r>
      </w:ins>
      <w:r>
        <w:rPr>
          <w:rFonts w:ascii="Arial" w:hAnsi="Arial" w:cs="Arial"/>
          <w:color w:val="212121"/>
        </w:rPr>
        <w:t>目的</w:t>
      </w:r>
      <w:del w:id="2067" w:author="Shirley Li" w:date="2018-12-07T09:00:00Z">
        <w:r w:rsidDel="00FF4BD6">
          <w:rPr>
            <w:rFonts w:ascii="Arial" w:hAnsi="Arial" w:cs="Arial" w:hint="eastAsia"/>
            <w:color w:val="212121"/>
          </w:rPr>
          <w:delText>，最重要的事实是</w:delText>
        </w:r>
      </w:del>
      <w:ins w:id="2068" w:author="Shirley Li" w:date="2018-12-07T09:00:00Z">
        <w:r w:rsidR="00FF4BD6">
          <w:rPr>
            <w:rFonts w:ascii="Arial" w:hAnsi="Arial" w:cs="Arial" w:hint="eastAsia"/>
            <w:color w:val="212121"/>
          </w:rPr>
          <w:t>是</w:t>
        </w:r>
      </w:ins>
      <w:r>
        <w:rPr>
          <w:rFonts w:ascii="Arial" w:hAnsi="Arial" w:cs="Arial"/>
          <w:color w:val="212121"/>
        </w:rPr>
        <w:t>：</w:t>
      </w:r>
    </w:p>
    <w:p w:rsidR="006F7728" w:rsidRDefault="00293262" w:rsidP="006F7728">
      <w:pPr>
        <w:widowControl/>
        <w:numPr>
          <w:ilvl w:val="0"/>
          <w:numId w:val="39"/>
        </w:numPr>
        <w:spacing w:before="120" w:after="120"/>
        <w:ind w:left="0"/>
        <w:jc w:val="left"/>
        <w:rPr>
          <w:rFonts w:ascii="Arial" w:hAnsi="Arial" w:cs="Arial"/>
          <w:color w:val="212121"/>
        </w:rPr>
      </w:pPr>
      <w:ins w:id="2069" w:author="Shirley Li" w:date="2018-12-07T09:01:00Z">
        <w:r>
          <w:rPr>
            <w:rFonts w:ascii="Arial" w:hAnsi="Arial" w:cs="Arial" w:hint="eastAsia"/>
            <w:color w:val="212121"/>
          </w:rPr>
          <w:t>将</w:t>
        </w:r>
      </w:ins>
      <w:del w:id="2070" w:author="Shirley Li" w:date="2018-12-07T09:01:00Z">
        <w:r w:rsidR="006F7728" w:rsidDel="00293262">
          <w:rPr>
            <w:rFonts w:ascii="Arial" w:hAnsi="Arial" w:cs="Arial"/>
            <w:color w:val="212121"/>
          </w:rPr>
          <w:delText>该模块</w:delText>
        </w:r>
      </w:del>
      <w:ins w:id="2071" w:author="Shirley Li" w:date="2018-12-07T09:01:00Z">
        <w:r>
          <w:rPr>
            <w:rStyle w:val="a7"/>
            <w:rFonts w:ascii="Arial" w:hAnsi="Arial" w:cs="Arial"/>
            <w:color w:val="212121"/>
          </w:rPr>
          <w:t>一批句子</w:t>
        </w:r>
      </w:ins>
      <w:r w:rsidR="006F7728">
        <w:rPr>
          <w:rFonts w:ascii="Arial" w:hAnsi="Arial" w:cs="Arial"/>
          <w:color w:val="212121"/>
        </w:rPr>
        <w:t>以</w:t>
      </w:r>
      <w:r w:rsidR="006F7728">
        <w:rPr>
          <w:rStyle w:val="a7"/>
          <w:rFonts w:ascii="Arial" w:hAnsi="Arial" w:cs="Arial"/>
          <w:color w:val="212121"/>
        </w:rPr>
        <w:t>1-D</w:t>
      </w:r>
      <w:r w:rsidR="006F7728">
        <w:rPr>
          <w:rStyle w:val="a7"/>
          <w:rFonts w:ascii="Arial" w:hAnsi="Arial" w:cs="Arial"/>
          <w:color w:val="212121"/>
        </w:rPr>
        <w:t>张量的字符串</w:t>
      </w:r>
      <w:r w:rsidR="006F7728">
        <w:rPr>
          <w:rFonts w:ascii="Arial" w:hAnsi="Arial" w:cs="Arial"/>
          <w:color w:val="212121"/>
        </w:rPr>
        <w:t>作为输入</w:t>
      </w:r>
      <w:ins w:id="2072" w:author="Shirley Li" w:date="2018-12-07T09:01:00Z">
        <w:r>
          <w:rPr>
            <w:rFonts w:ascii="Arial" w:hAnsi="Arial" w:cs="Arial"/>
            <w:color w:val="212121"/>
          </w:rPr>
          <w:t>该模块</w:t>
        </w:r>
      </w:ins>
      <w:del w:id="2073" w:author="Shirley Li" w:date="2018-12-07T09:01:00Z">
        <w:r w:rsidR="006F7728" w:rsidDel="00293262">
          <w:rPr>
            <w:rFonts w:ascii="Arial" w:hAnsi="Arial" w:cs="Arial"/>
            <w:color w:val="212121"/>
          </w:rPr>
          <w:delText>采用</w:delText>
        </w:r>
        <w:r w:rsidR="006F7728" w:rsidDel="00293262">
          <w:rPr>
            <w:rStyle w:val="a7"/>
            <w:rFonts w:ascii="Arial" w:hAnsi="Arial" w:cs="Arial"/>
            <w:color w:val="212121"/>
          </w:rPr>
          <w:delText>一批句子</w:delText>
        </w:r>
      </w:del>
      <w:r w:rsidR="006F7728">
        <w:rPr>
          <w:rFonts w:ascii="Arial" w:hAnsi="Arial" w:cs="Arial"/>
          <w:color w:val="212121"/>
        </w:rPr>
        <w:t>。</w:t>
      </w:r>
    </w:p>
    <w:p w:rsidR="006F7728" w:rsidRDefault="006F7728" w:rsidP="006F7728">
      <w:pPr>
        <w:widowControl/>
        <w:numPr>
          <w:ilvl w:val="0"/>
          <w:numId w:val="39"/>
        </w:numPr>
        <w:spacing w:before="120" w:after="120"/>
        <w:ind w:left="0"/>
        <w:jc w:val="left"/>
        <w:rPr>
          <w:rFonts w:ascii="Arial" w:hAnsi="Arial" w:cs="Arial"/>
          <w:color w:val="212121"/>
        </w:rPr>
      </w:pPr>
      <w:r>
        <w:rPr>
          <w:rFonts w:ascii="Arial" w:hAnsi="Arial" w:cs="Arial"/>
          <w:color w:val="212121"/>
        </w:rPr>
        <w:t>该模块负责</w:t>
      </w:r>
      <w:r>
        <w:rPr>
          <w:rStyle w:val="a7"/>
          <w:rFonts w:ascii="Arial" w:hAnsi="Arial" w:cs="Arial"/>
          <w:color w:val="212121"/>
        </w:rPr>
        <w:t>预处理句子</w:t>
      </w:r>
      <w:r>
        <w:rPr>
          <w:rFonts w:ascii="Arial" w:hAnsi="Arial" w:cs="Arial"/>
          <w:color w:val="212121"/>
        </w:rPr>
        <w:t>（例如删除标点符号和拆分空格）。</w:t>
      </w:r>
    </w:p>
    <w:p w:rsidR="006F7728" w:rsidRDefault="006F7728" w:rsidP="006F7728">
      <w:pPr>
        <w:widowControl/>
        <w:numPr>
          <w:ilvl w:val="0"/>
          <w:numId w:val="39"/>
        </w:numPr>
        <w:spacing w:before="120" w:after="120"/>
        <w:ind w:left="0"/>
        <w:jc w:val="left"/>
        <w:rPr>
          <w:rFonts w:ascii="Arial" w:hAnsi="Arial" w:cs="Arial"/>
          <w:color w:val="212121"/>
        </w:rPr>
      </w:pPr>
      <w:r>
        <w:rPr>
          <w:rFonts w:ascii="Arial" w:hAnsi="Arial" w:cs="Arial"/>
          <w:color w:val="212121"/>
        </w:rPr>
        <w:t>该模块适用于任何输入（例如，</w:t>
      </w:r>
      <w:r>
        <w:rPr>
          <w:rStyle w:val="a7"/>
          <w:rFonts w:ascii="Arial" w:hAnsi="Arial" w:cs="Arial"/>
          <w:color w:val="212121"/>
        </w:rPr>
        <w:t>nnlm-en-dim128</w:t>
      </w:r>
      <w:r>
        <w:rPr>
          <w:rFonts w:ascii="Arial" w:hAnsi="Arial" w:cs="Arial"/>
          <w:color w:val="212121"/>
        </w:rPr>
        <w:t>哈希词汇中没有的词汇</w:t>
      </w:r>
      <w:del w:id="2074" w:author="Shirley Li" w:date="2018-12-07T09:01:00Z">
        <w:r w:rsidDel="00293262">
          <w:rPr>
            <w:rFonts w:ascii="Arial" w:hAnsi="Arial" w:cs="Arial"/>
            <w:color w:val="212121"/>
          </w:rPr>
          <w:delText>到</w:delText>
        </w:r>
        <w:r w:rsidDel="00293262">
          <w:rPr>
            <w:rFonts w:ascii="Arial" w:hAnsi="Arial" w:cs="Arial"/>
            <w:color w:val="212121"/>
          </w:rPr>
          <w:delText>~20,000</w:delText>
        </w:r>
        <w:r w:rsidDel="00293262">
          <w:rPr>
            <w:rFonts w:ascii="Arial" w:hAnsi="Arial" w:cs="Arial"/>
            <w:color w:val="212121"/>
          </w:rPr>
          <w:delText>个桶中</w:delText>
        </w:r>
      </w:del>
      <w:r>
        <w:rPr>
          <w:rFonts w:ascii="Arial" w:hAnsi="Arial" w:cs="Arial"/>
          <w:color w:val="212121"/>
        </w:rPr>
        <w:t>）。</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embedded_text_feature_column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hub</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text_embedding_</w:t>
      </w:r>
      <w:proofErr w:type="gramStart"/>
      <w:r>
        <w:rPr>
          <w:rStyle w:val="pln"/>
          <w:rFonts w:ascii="Courier New" w:hAnsi="Courier New" w:cs="Courier New"/>
          <w:color w:val="37474F"/>
          <w:sz w:val="21"/>
          <w:szCs w:val="21"/>
        </w:rPr>
        <w:t>column</w:t>
      </w:r>
      <w:r>
        <w:rPr>
          <w:rStyle w:val="pun"/>
          <w:rFonts w:ascii="Courier New" w:hAnsi="Courier New" w:cs="Courier New"/>
          <w:color w:val="37474F"/>
          <w:sz w:val="21"/>
          <w:szCs w:val="21"/>
        </w:rPr>
        <w:t>(</w:t>
      </w:r>
      <w:proofErr w:type="gramEnd"/>
      <w:r>
        <w:rPr>
          <w:rFonts w:ascii="Courier New" w:hAnsi="Courier New" w:cs="Courier New"/>
          <w:color w:val="37474F"/>
          <w:sz w:val="21"/>
          <w:szCs w:val="21"/>
        </w:rPr>
        <w:br/>
      </w:r>
      <w:r>
        <w:rPr>
          <w:rStyle w:val="pln"/>
          <w:rFonts w:ascii="Courier New" w:hAnsi="Courier New" w:cs="Courier New"/>
          <w:color w:val="37474F"/>
          <w:sz w:val="21"/>
          <w:szCs w:val="21"/>
        </w:rPr>
        <w:t>    key</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module_spec</w:t>
      </w:r>
      <w:r>
        <w:rPr>
          <w:rStyle w:val="pun"/>
          <w:rFonts w:ascii="Courier New" w:hAnsi="Courier New" w:cs="Courier New"/>
          <w:color w:val="37474F"/>
          <w:sz w:val="21"/>
          <w:szCs w:val="21"/>
        </w:rPr>
        <w:t>=</w:t>
      </w:r>
      <w:r>
        <w:rPr>
          <w:rStyle w:val="str"/>
          <w:rFonts w:ascii="Courier New" w:hAnsi="Courier New" w:cs="Courier New"/>
          <w:color w:val="0D904F"/>
          <w:sz w:val="21"/>
          <w:szCs w:val="21"/>
        </w:rPr>
        <w:t>"https://tfhub.dev/google/nnlm-en-dim128/1"</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2C018A" w:rsidP="006F7728">
      <w:pPr>
        <w:pStyle w:val="3"/>
        <w:spacing w:before="480" w:after="240" w:line="480" w:lineRule="atLeast"/>
        <w:rPr>
          <w:rFonts w:ascii="Arial" w:hAnsi="Arial" w:cs="Arial"/>
          <w:b w:val="0"/>
          <w:bCs w:val="0"/>
          <w:color w:val="212121"/>
          <w:sz w:val="30"/>
          <w:szCs w:val="30"/>
        </w:rPr>
      </w:pPr>
      <w:ins w:id="2075" w:author="Shirley Li" w:date="2018-12-07T09:02:00Z">
        <w:r w:rsidRPr="002C018A">
          <w:rPr>
            <w:rFonts w:ascii="Arial" w:hAnsi="Arial" w:cs="Arial"/>
            <w:b w:val="0"/>
            <w:bCs w:val="0"/>
            <w:color w:val="212121"/>
            <w:sz w:val="30"/>
            <w:szCs w:val="30"/>
          </w:rPr>
          <w:t>Estimator</w:t>
        </w:r>
      </w:ins>
      <w:del w:id="2076" w:author="Shirley Li" w:date="2018-12-07T09:02:00Z">
        <w:r w:rsidR="006F7728" w:rsidDel="002C018A">
          <w:rPr>
            <w:rFonts w:ascii="Arial" w:hAnsi="Arial" w:cs="Arial"/>
            <w:b w:val="0"/>
            <w:bCs w:val="0"/>
            <w:color w:val="212121"/>
            <w:sz w:val="30"/>
            <w:szCs w:val="30"/>
          </w:rPr>
          <w:delText>估计</w:delText>
        </w:r>
      </w:del>
    </w:p>
    <w:p w:rsidR="006F7728" w:rsidRDefault="006F7728" w:rsidP="006F7728">
      <w:pPr>
        <w:pStyle w:val="a3"/>
        <w:spacing w:before="240" w:beforeAutospacing="0" w:after="240" w:afterAutospacing="0"/>
        <w:rPr>
          <w:rFonts w:ascii="Arial" w:hAnsi="Arial" w:cs="Arial"/>
          <w:color w:val="212121"/>
        </w:rPr>
      </w:pPr>
      <w:del w:id="2077" w:author="Shirley Li" w:date="2018-12-07T09:02:00Z">
        <w:r w:rsidDel="002A58A3">
          <w:rPr>
            <w:rFonts w:ascii="Arial" w:hAnsi="Arial" w:cs="Arial"/>
            <w:color w:val="212121"/>
          </w:rPr>
          <w:delText>对于分类，</w:delText>
        </w:r>
      </w:del>
      <w:r>
        <w:rPr>
          <w:rFonts w:ascii="Arial" w:hAnsi="Arial" w:cs="Arial"/>
          <w:color w:val="212121"/>
        </w:rPr>
        <w:t>我们可以使用</w:t>
      </w:r>
      <w:hyperlink r:id="rId182" w:history="1">
        <w:r>
          <w:rPr>
            <w:rStyle w:val="a5"/>
            <w:rFonts w:ascii="Arial" w:hAnsi="Arial" w:cs="Arial"/>
            <w:color w:val="039BE5"/>
          </w:rPr>
          <w:t>DNN</w:t>
        </w:r>
        <w:r>
          <w:rPr>
            <w:rStyle w:val="a5"/>
            <w:rFonts w:ascii="Arial" w:hAnsi="Arial" w:cs="Arial"/>
            <w:color w:val="039BE5"/>
          </w:rPr>
          <w:t>分类器</w:t>
        </w:r>
      </w:hyperlink>
      <w:ins w:id="2078" w:author="Shirley Li" w:date="2018-12-07T09:02:00Z">
        <w:r w:rsidR="002731A8">
          <w:rPr>
            <w:rStyle w:val="a5"/>
            <w:rFonts w:ascii="Arial" w:hAnsi="Arial" w:cs="Arial"/>
            <w:color w:val="039BE5"/>
          </w:rPr>
          <w:t xml:space="preserve"> </w:t>
        </w:r>
        <w:r w:rsidR="002A58A3" w:rsidRPr="002A58A3">
          <w:rPr>
            <w:rFonts w:hint="eastAsia"/>
            <w:color w:val="212121"/>
            <w:rPrChange w:id="2079" w:author="Shirley Li" w:date="2018-12-07T09:02:00Z">
              <w:rPr>
                <w:rStyle w:val="a5"/>
                <w:rFonts w:ascii="Arial" w:hAnsi="Arial" w:cs="Arial" w:hint="eastAsia"/>
                <w:color w:val="039BE5"/>
              </w:rPr>
            </w:rPrChange>
          </w:rPr>
          <w:t>进行分类</w:t>
        </w:r>
      </w:ins>
      <w:r>
        <w:rPr>
          <w:rFonts w:ascii="Arial" w:hAnsi="Arial" w:cs="Arial"/>
          <w:color w:val="212121"/>
        </w:rPr>
        <w:t>（请注意</w:t>
      </w:r>
      <w:ins w:id="2080" w:author="Shirley Li" w:date="2018-12-07T09:02:00Z">
        <w:r w:rsidR="002731A8">
          <w:rPr>
            <w:rFonts w:ascii="Arial" w:hAnsi="Arial" w:cs="Arial" w:hint="eastAsia"/>
            <w:color w:val="212121"/>
          </w:rPr>
          <w:t>，</w:t>
        </w:r>
      </w:ins>
      <w:r>
        <w:rPr>
          <w:rFonts w:ascii="Arial" w:hAnsi="Arial" w:cs="Arial"/>
          <w:color w:val="212121"/>
        </w:rPr>
        <w:t>有关</w:t>
      </w:r>
      <w:del w:id="2081" w:author="Shirley Li" w:date="2018-12-07T09:03:00Z">
        <w:r w:rsidDel="002731A8">
          <w:rPr>
            <w:rFonts w:ascii="Arial" w:hAnsi="Arial" w:cs="Arial"/>
            <w:color w:val="212121"/>
          </w:rPr>
          <w:delText>本教程末尾</w:delText>
        </w:r>
      </w:del>
      <w:r>
        <w:rPr>
          <w:rFonts w:ascii="Arial" w:hAnsi="Arial" w:cs="Arial"/>
          <w:color w:val="212121"/>
        </w:rPr>
        <w:t>标签函数的不同建模</w:t>
      </w:r>
      <w:ins w:id="2082" w:author="Shirley Li" w:date="2018-12-07T09:03:00Z">
        <w:r w:rsidR="002731A8">
          <w:rPr>
            <w:rFonts w:ascii="Arial" w:hAnsi="Arial" w:cs="Arial" w:hint="eastAsia"/>
            <w:color w:val="212121"/>
          </w:rPr>
          <w:t>方法将在</w:t>
        </w:r>
      </w:ins>
      <w:del w:id="2083" w:author="Shirley Li" w:date="2018-12-07T09:03:00Z">
        <w:r w:rsidDel="002731A8">
          <w:rPr>
            <w:rFonts w:ascii="Arial" w:hAnsi="Arial" w:cs="Arial"/>
            <w:color w:val="212121"/>
          </w:rPr>
          <w:delText>的</w:delText>
        </w:r>
      </w:del>
      <w:ins w:id="2084" w:author="Shirley Li" w:date="2018-12-07T09:03:00Z">
        <w:r w:rsidR="002731A8">
          <w:rPr>
            <w:rFonts w:ascii="Arial" w:hAnsi="Arial" w:cs="Arial"/>
            <w:color w:val="212121"/>
          </w:rPr>
          <w:t>本教程</w:t>
        </w:r>
        <w:r w:rsidR="002731A8">
          <w:rPr>
            <w:rFonts w:ascii="Arial" w:hAnsi="Arial" w:cs="Arial" w:hint="eastAsia"/>
            <w:color w:val="212121"/>
          </w:rPr>
          <w:t>的末尾进行</w:t>
        </w:r>
      </w:ins>
      <w:r>
        <w:rPr>
          <w:rFonts w:ascii="Arial" w:hAnsi="Arial" w:cs="Arial"/>
          <w:color w:val="212121"/>
        </w:rPr>
        <w:t>进一步说明）。</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lastRenderedPageBreak/>
        <w:t xml:space="preserve">estimator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gramStart"/>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proofErr w:type="gramEnd"/>
      <w:r>
        <w:rPr>
          <w:rStyle w:val="pun"/>
          <w:rFonts w:ascii="Courier New" w:hAnsi="Courier New" w:cs="Courier New"/>
          <w:color w:val="37474F"/>
          <w:sz w:val="21"/>
          <w:szCs w:val="21"/>
        </w:rPr>
        <w:t>.</w:t>
      </w:r>
      <w:r>
        <w:rPr>
          <w:rStyle w:val="typ"/>
          <w:rFonts w:ascii="Courier New" w:hAnsi="Courier New" w:cs="Courier New"/>
          <w:color w:val="9C27B0"/>
          <w:sz w:val="21"/>
          <w:szCs w:val="21"/>
        </w:rPr>
        <w:t>DNNClassifier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hidden_units</w:t>
      </w:r>
      <w:r>
        <w:rPr>
          <w:rStyle w:val="pun"/>
          <w:rFonts w:ascii="Courier New" w:hAnsi="Courier New" w:cs="Courier New"/>
          <w:color w:val="37474F"/>
          <w:sz w:val="21"/>
          <w:szCs w:val="21"/>
        </w:rPr>
        <w:t>=[</w:t>
      </w:r>
      <w:r>
        <w:rPr>
          <w:rStyle w:val="lit"/>
          <w:rFonts w:ascii="Courier New" w:hAnsi="Courier New" w:cs="Courier New"/>
          <w:color w:val="C53929"/>
          <w:sz w:val="21"/>
          <w:szCs w:val="21"/>
        </w:rPr>
        <w:t>500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embedded_text_feature_column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n_classes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AdagradOptimizer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0.003</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3"/>
        <w:spacing w:before="480" w:after="240" w:line="480" w:lineRule="atLeast"/>
        <w:rPr>
          <w:rFonts w:ascii="Arial" w:hAnsi="Arial" w:cs="Arial"/>
          <w:b w:val="0"/>
          <w:bCs w:val="0"/>
          <w:color w:val="212121"/>
          <w:sz w:val="30"/>
          <w:szCs w:val="30"/>
        </w:rPr>
      </w:pPr>
      <w:r>
        <w:rPr>
          <w:rFonts w:ascii="Arial" w:hAnsi="Arial" w:cs="Arial"/>
          <w:b w:val="0"/>
          <w:bCs w:val="0"/>
          <w:color w:val="212121"/>
          <w:sz w:val="30"/>
          <w:szCs w:val="30"/>
        </w:rPr>
        <w:t>训练</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训练</w:t>
      </w:r>
      <w:ins w:id="2085" w:author="Shirley Li" w:date="2018-12-07T09:03:00Z">
        <w:r w:rsidR="007E3CA8" w:rsidRPr="007E3CA8">
          <w:rPr>
            <w:rFonts w:ascii="Arial" w:hAnsi="Arial" w:cs="Arial"/>
            <w:color w:val="212121"/>
          </w:rPr>
          <w:t>Estimator</w:t>
        </w:r>
      </w:ins>
      <w:del w:id="2086" w:author="Shirley Li" w:date="2018-12-07T09:03:00Z">
        <w:r w:rsidDel="007E3CA8">
          <w:rPr>
            <w:rFonts w:ascii="Arial" w:hAnsi="Arial" w:cs="Arial"/>
            <w:color w:val="212121"/>
          </w:rPr>
          <w:delText>估算器</w:delText>
        </w:r>
      </w:del>
      <w:r>
        <w:rPr>
          <w:rFonts w:ascii="Arial" w:hAnsi="Arial" w:cs="Arial"/>
          <w:color w:val="212121"/>
        </w:rPr>
        <w:t>以获得合理数量的</w:t>
      </w:r>
      <w:ins w:id="2087" w:author="Shirley Li" w:date="2018-12-07T09:03:00Z">
        <w:r w:rsidR="007E3CA8">
          <w:rPr>
            <w:rFonts w:ascii="Arial" w:hAnsi="Arial" w:cs="Arial" w:hint="eastAsia"/>
            <w:color w:val="212121"/>
          </w:rPr>
          <w:t>执行</w:t>
        </w:r>
      </w:ins>
      <w:r>
        <w:rPr>
          <w:rFonts w:ascii="Arial" w:hAnsi="Arial" w:cs="Arial"/>
          <w:color w:val="212121"/>
        </w:rPr>
        <w:t>步骤。</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com"/>
          <w:rFonts w:ascii="Courier New" w:hAnsi="Courier New" w:cs="Courier New"/>
          <w:color w:val="D81B60"/>
          <w:sz w:val="21"/>
          <w:szCs w:val="21"/>
        </w:rPr>
        <w:t># Training for 1,000 steps means 128,000 training examples with the default</w:t>
      </w:r>
      <w:r>
        <w:rPr>
          <w:rFonts w:ascii="Courier New" w:hAnsi="Courier New" w:cs="Courier New"/>
          <w:color w:val="37474F"/>
          <w:sz w:val="21"/>
          <w:szCs w:val="21"/>
        </w:rPr>
        <w:br/>
      </w:r>
      <w:r>
        <w:rPr>
          <w:rStyle w:val="com"/>
          <w:rFonts w:ascii="Courier New" w:hAnsi="Courier New" w:cs="Courier New"/>
          <w:color w:val="D81B60"/>
          <w:sz w:val="21"/>
          <w:szCs w:val="21"/>
        </w:rPr>
        <w:t># batch size. This is roughly equivalent to 5 epochs since the training dataset</w:t>
      </w:r>
      <w:r>
        <w:rPr>
          <w:rFonts w:ascii="Courier New" w:hAnsi="Courier New" w:cs="Courier New"/>
          <w:color w:val="37474F"/>
          <w:sz w:val="21"/>
          <w:szCs w:val="21"/>
        </w:rPr>
        <w:br/>
      </w:r>
      <w:r>
        <w:rPr>
          <w:rStyle w:val="com"/>
          <w:rFonts w:ascii="Courier New" w:hAnsi="Courier New" w:cs="Courier New"/>
          <w:color w:val="D81B60"/>
          <w:sz w:val="21"/>
          <w:szCs w:val="21"/>
        </w:rPr>
        <w:t># contains 25,000 examples.</w:t>
      </w:r>
      <w:r>
        <w:rPr>
          <w:rFonts w:ascii="Courier New" w:hAnsi="Courier New" w:cs="Courier New"/>
          <w:color w:val="37474F"/>
          <w:sz w:val="21"/>
          <w:szCs w:val="21"/>
        </w:rPr>
        <w:br/>
      </w:r>
      <w:proofErr w:type="gramStart"/>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910AF0">
      <w:pPr>
        <w:pStyle w:val="2"/>
      </w:pPr>
      <w:r>
        <w:t>预测</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运行训练和测试集的</w:t>
      </w:r>
      <w:ins w:id="2088" w:author="Shirley Li" w:date="2018-12-07T09:03:00Z">
        <w:r w:rsidR="007E3CA8">
          <w:rPr>
            <w:rFonts w:ascii="Arial" w:hAnsi="Arial" w:cs="Arial" w:hint="eastAsia"/>
            <w:color w:val="212121"/>
          </w:rPr>
          <w:t>进行</w:t>
        </w:r>
      </w:ins>
      <w:r>
        <w:rPr>
          <w:rFonts w:ascii="Arial" w:hAnsi="Arial" w:cs="Arial"/>
          <w:color w:val="212121"/>
        </w:rPr>
        <w:t>预测。</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pln"/>
          <w:rFonts w:ascii="Courier New" w:hAnsi="Courier New" w:cs="Courier New"/>
          <w:color w:val="37474F"/>
          <w:sz w:val="21"/>
          <w:szCs w:val="21"/>
        </w:rPr>
        <w:t xml:space="preserve">train_eval_result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predict_train_input_fn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test_eval_result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predict_test_input_fn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"Training set accuracy: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train_eval_result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kwd"/>
          <w:rFonts w:ascii="Courier New" w:hAnsi="Courier New" w:cs="Courier New"/>
          <w:color w:val="3B78E7"/>
          <w:sz w:val="21"/>
          <w:szCs w:val="21"/>
        </w:rPr>
        <w:t>print</w:t>
      </w:r>
      <w:r>
        <w:rPr>
          <w:rStyle w:val="pun"/>
          <w:rFonts w:ascii="Courier New" w:hAnsi="Courier New" w:cs="Courier New"/>
          <w:color w:val="37474F"/>
          <w:sz w:val="21"/>
          <w:szCs w:val="21"/>
        </w:rPr>
        <w:t>(</w:t>
      </w:r>
      <w:r>
        <w:rPr>
          <w:rStyle w:val="str"/>
          <w:rFonts w:ascii="Courier New" w:hAnsi="Courier New" w:cs="Courier New"/>
          <w:color w:val="0D904F"/>
          <w:sz w:val="21"/>
          <w:szCs w:val="21"/>
        </w:rPr>
        <w:t>"Test set accuracy: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format</w:t>
      </w:r>
      <w:r>
        <w:rPr>
          <w:rStyle w:val="pun"/>
          <w:rFonts w:ascii="Courier New" w:hAnsi="Courier New" w:cs="Courier New"/>
          <w:color w:val="37474F"/>
          <w:sz w:val="21"/>
          <w:szCs w:val="21"/>
        </w:rPr>
        <w:t>(**</w:t>
      </w:r>
      <w:r>
        <w:rPr>
          <w:rStyle w:val="pln"/>
          <w:rFonts w:ascii="Courier New" w:hAnsi="Courier New" w:cs="Courier New"/>
          <w:color w:val="37474F"/>
          <w:sz w:val="21"/>
          <w:szCs w:val="21"/>
        </w:rPr>
        <w:t>test_eval_result</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训练集精度：</w:t>
      </w:r>
      <w:r>
        <w:rPr>
          <w:rFonts w:ascii="Courier New" w:hAnsi="Courier New" w:cs="Courier New"/>
          <w:color w:val="37474F"/>
          <w:sz w:val="21"/>
          <w:szCs w:val="21"/>
        </w:rPr>
        <w:t>0.8025599718093872</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t>测试集精度：</w:t>
      </w:r>
      <w:r>
        <w:rPr>
          <w:rFonts w:ascii="Courier New" w:hAnsi="Courier New" w:cs="Courier New"/>
          <w:color w:val="37474F"/>
          <w:sz w:val="21"/>
          <w:szCs w:val="21"/>
        </w:rPr>
        <w:t>0.7925599813461304</w:t>
      </w:r>
    </w:p>
    <w:p w:rsidR="006F7728" w:rsidRDefault="006F7728" w:rsidP="006F7728">
      <w:pPr>
        <w:pStyle w:val="2"/>
        <w:pBdr>
          <w:bottom w:val="single" w:sz="6" w:space="2" w:color="EBEBEB"/>
        </w:pBdr>
        <w:spacing w:before="600" w:after="300" w:line="480" w:lineRule="atLeast"/>
        <w:rPr>
          <w:rFonts w:ascii="Arial" w:hAnsi="Arial" w:cs="Arial"/>
          <w:b w:val="0"/>
          <w:bCs w:val="0"/>
          <w:color w:val="212121"/>
          <w:spacing w:val="-2"/>
        </w:rPr>
      </w:pPr>
      <w:r>
        <w:rPr>
          <w:rFonts w:ascii="Arial" w:hAnsi="Arial" w:cs="Arial"/>
          <w:b w:val="0"/>
          <w:bCs w:val="0"/>
          <w:color w:val="212121"/>
          <w:spacing w:val="-2"/>
        </w:rPr>
        <w:t>混淆矩阵</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我们可以</w:t>
      </w:r>
      <w:del w:id="2089" w:author="Shirley Li" w:date="2018-12-07T09:04:00Z">
        <w:r w:rsidDel="007E3CA8">
          <w:rPr>
            <w:rFonts w:ascii="Arial" w:hAnsi="Arial" w:cs="Arial"/>
            <w:color w:val="212121"/>
          </w:rPr>
          <w:delText>直观地</w:delText>
        </w:r>
      </w:del>
      <w:r>
        <w:rPr>
          <w:rFonts w:ascii="Arial" w:hAnsi="Arial" w:cs="Arial"/>
          <w:color w:val="212121"/>
        </w:rPr>
        <w:t>检查混淆矩阵</w:t>
      </w:r>
      <w:del w:id="2090" w:author="Shirley Li" w:date="2018-12-07T09:04:00Z">
        <w:r w:rsidDel="007E3CA8">
          <w:rPr>
            <w:rFonts w:ascii="Arial" w:hAnsi="Arial" w:cs="Arial"/>
            <w:color w:val="212121"/>
          </w:rPr>
          <w:delText>，以</w:delText>
        </w:r>
      </w:del>
      <w:ins w:id="2091" w:author="Shirley Li" w:date="2018-12-07T09:04:00Z">
        <w:r w:rsidR="007E3CA8">
          <w:rPr>
            <w:rFonts w:ascii="Arial" w:hAnsi="Arial" w:cs="Arial" w:hint="eastAsia"/>
            <w:color w:val="212121"/>
          </w:rPr>
          <w:t>来直观的</w:t>
        </w:r>
      </w:ins>
      <w:del w:id="2092" w:author="Shirley Li" w:date="2018-12-07T09:04:00Z">
        <w:r w:rsidDel="007E3CA8">
          <w:rPr>
            <w:rFonts w:ascii="Arial" w:hAnsi="Arial" w:cs="Arial"/>
            <w:color w:val="212121"/>
          </w:rPr>
          <w:delText>解决</w:delText>
        </w:r>
      </w:del>
      <w:ins w:id="2093" w:author="Shirley Li" w:date="2018-12-07T09:04:00Z">
        <w:r w:rsidR="007E3CA8">
          <w:rPr>
            <w:rFonts w:ascii="Arial" w:hAnsi="Arial" w:cs="Arial" w:hint="eastAsia"/>
            <w:color w:val="212121"/>
          </w:rPr>
          <w:t>查看</w:t>
        </w:r>
      </w:ins>
      <w:r>
        <w:rPr>
          <w:rFonts w:ascii="Arial" w:hAnsi="Arial" w:cs="Arial"/>
          <w:color w:val="212121"/>
        </w:rPr>
        <w:t>错误分类的分布。</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lastRenderedPageBreak/>
        <w:t>def</w:t>
      </w:r>
      <w:r>
        <w:rPr>
          <w:rStyle w:val="pln"/>
          <w:rFonts w:ascii="Courier New" w:hAnsi="Courier New" w:cs="Courier New"/>
          <w:color w:val="37474F"/>
          <w:sz w:val="21"/>
          <w:szCs w:val="21"/>
        </w:rPr>
        <w:t xml:space="preserve"> get_predictions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x</w:t>
      </w:r>
      <w:r>
        <w:rPr>
          <w:rStyle w:val="pun"/>
          <w:rFonts w:ascii="Courier New" w:hAnsi="Courier New" w:cs="Courier New"/>
          <w:color w:val="37474F"/>
          <w:sz w:val="21"/>
          <w:szCs w:val="21"/>
        </w:rPr>
        <w:t>[</w:t>
      </w:r>
      <w:r>
        <w:rPr>
          <w:rStyle w:val="str"/>
          <w:rFonts w:ascii="Courier New" w:hAnsi="Courier New" w:cs="Courier New"/>
          <w:color w:val="0D904F"/>
          <w:sz w:val="21"/>
          <w:szCs w:val="21"/>
        </w:rPr>
        <w:t>"class_ids"</w:t>
      </w:r>
      <w:r>
        <w:rPr>
          <w:rStyle w:val="pun"/>
          <w:rFonts w:ascii="Courier New" w:hAnsi="Courier New" w:cs="Courier New"/>
          <w:color w:val="37474F"/>
          <w:sz w:val="21"/>
          <w:szCs w:val="21"/>
        </w:rPr>
        <w:t>][</w:t>
      </w:r>
      <w:r>
        <w:rPr>
          <w:rStyle w:val="lit"/>
          <w:rFonts w:ascii="Courier New" w:hAnsi="Courier New" w:cs="Courier New"/>
          <w:color w:val="C53929"/>
          <w:sz w:val="21"/>
          <w:szCs w:val="21"/>
        </w:rPr>
        <w:t>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for</w:t>
      </w:r>
      <w:r>
        <w:rPr>
          <w:rStyle w:val="pln"/>
          <w:rFonts w:ascii="Courier New" w:hAnsi="Courier New" w:cs="Courier New"/>
          <w:color w:val="37474F"/>
          <w:sz w:val="21"/>
          <w:szCs w:val="21"/>
        </w:rPr>
        <w:t xml:space="preserve"> x </w:t>
      </w:r>
      <w:r>
        <w:rPr>
          <w:rStyle w:val="kwd"/>
          <w:rFonts w:ascii="Courier New" w:hAnsi="Courier New" w:cs="Courier New"/>
          <w:color w:val="3B78E7"/>
          <w:sz w:val="21"/>
          <w:szCs w:val="21"/>
        </w:rPr>
        <w:t>in</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LABELS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"negative"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"positive"</w:t>
      </w:r>
      <w:r>
        <w:rPr>
          <w:rFonts w:ascii="Courier New" w:hAnsi="Courier New" w:cs="Courier New"/>
          <w:color w:val="37474F"/>
          <w:sz w:val="21"/>
          <w:szCs w:val="21"/>
        </w:rPr>
        <w:br/>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Create a confusion matrix on training data.</w:t>
      </w:r>
      <w:r>
        <w:rPr>
          <w:rFonts w:ascii="Courier New" w:hAnsi="Courier New" w:cs="Courier New"/>
          <w:color w:val="37474F"/>
          <w:sz w:val="21"/>
          <w:szCs w:val="21"/>
        </w:rPr>
        <w:br/>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Graph</w:t>
      </w:r>
      <w:r>
        <w:rPr>
          <w:rStyle w:val="pun"/>
          <w:rFonts w:ascii="Courier New" w:hAnsi="Courier New" w:cs="Courier New"/>
          <w:color w:val="37474F"/>
          <w:sz w:val="21"/>
          <w:szCs w:val="21"/>
        </w:rPr>
        <w:t>().</w:t>
      </w:r>
      <w:r>
        <w:rPr>
          <w:rStyle w:val="pln"/>
          <w:rFonts w:ascii="Courier New" w:hAnsi="Courier New" w:cs="Courier New"/>
          <w:color w:val="37474F"/>
          <w:sz w:val="21"/>
          <w:szCs w:val="21"/>
        </w:rPr>
        <w:t>as_default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cm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confusion_matrix</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train_df</w:t>
      </w:r>
      <w:r>
        <w:rPr>
          <w:rStyle w:val="pun"/>
          <w:rFonts w:ascii="Courier New" w:hAnsi="Courier New" w:cs="Courier New"/>
          <w:color w:val="37474F"/>
          <w:sz w:val="21"/>
          <w:szCs w:val="21"/>
        </w:rPr>
        <w:t>[</w:t>
      </w:r>
      <w:r>
        <w:rPr>
          <w:rStyle w:val="str"/>
          <w:rFonts w:ascii="Courier New" w:hAnsi="Courier New" w:cs="Courier New"/>
          <w:color w:val="0D904F"/>
          <w:sz w:val="21"/>
          <w:szCs w:val="21"/>
        </w:rPr>
        <w:t>"polarity"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Fonts w:ascii="Courier New" w:hAnsi="Courier New" w:cs="Courier New"/>
          <w:color w:val="37474F"/>
          <w:sz w:val="21"/>
          <w:szCs w:val="21"/>
        </w:rPr>
        <w:br/>
      </w:r>
      <w:r>
        <w:rPr>
          <w:rStyle w:val="pln"/>
          <w:rFonts w:ascii="Courier New" w:hAnsi="Courier New" w:cs="Courier New"/>
          <w:color w:val="37474F"/>
          <w:sz w:val="21"/>
          <w:szCs w:val="21"/>
        </w:rPr>
        <w:t>                           get_predictions</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predict_train_input_fn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with</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typ"/>
          <w:rFonts w:ascii="Courier New" w:hAnsi="Courier New" w:cs="Courier New"/>
          <w:color w:val="9C27B0"/>
          <w:sz w:val="21"/>
          <w:szCs w:val="21"/>
        </w:rPr>
        <w:t>Session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as</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cm_out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session</w:t>
      </w:r>
      <w:r>
        <w:rPr>
          <w:rStyle w:val="pun"/>
          <w:rFonts w:ascii="Courier New" w:hAnsi="Courier New" w:cs="Courier New"/>
          <w:color w:val="37474F"/>
          <w:sz w:val="21"/>
          <w:szCs w:val="21"/>
        </w:rPr>
        <w:t>.</w:t>
      </w:r>
      <w:r>
        <w:rPr>
          <w:rStyle w:val="pln"/>
          <w:rFonts w:ascii="Courier New" w:hAnsi="Courier New" w:cs="Courier New"/>
          <w:color w:val="37474F"/>
          <w:sz w:val="21"/>
          <w:szCs w:val="21"/>
        </w:rPr>
        <w:t>run</w:t>
      </w:r>
      <w:r>
        <w:rPr>
          <w:rStyle w:val="pun"/>
          <w:rFonts w:ascii="Courier New" w:hAnsi="Courier New" w:cs="Courier New"/>
          <w:color w:val="37474F"/>
          <w:sz w:val="21"/>
          <w:szCs w:val="21"/>
        </w:rPr>
        <w:t>(</w:t>
      </w:r>
      <w:r>
        <w:rPr>
          <w:rStyle w:val="pln"/>
          <w:rFonts w:ascii="Courier New" w:hAnsi="Courier New" w:cs="Courier New"/>
          <w:color w:val="37474F"/>
          <w:sz w:val="21"/>
          <w:szCs w:val="21"/>
        </w:rPr>
        <w:t>cm</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com"/>
          <w:rFonts w:ascii="Courier New" w:hAnsi="Courier New" w:cs="Courier New"/>
          <w:color w:val="D81B60"/>
          <w:sz w:val="21"/>
          <w:szCs w:val="21"/>
        </w:rPr>
        <w:t># Normalize the confusion matrix so that each row sums to 1.</w:t>
      </w:r>
      <w:r>
        <w:rPr>
          <w:rFonts w:ascii="Courier New" w:hAnsi="Courier New" w:cs="Courier New"/>
          <w:color w:val="37474F"/>
          <w:sz w:val="21"/>
          <w:szCs w:val="21"/>
        </w:rPr>
        <w:br/>
      </w:r>
      <w:r>
        <w:rPr>
          <w:rStyle w:val="pln"/>
          <w:rFonts w:ascii="Courier New" w:hAnsi="Courier New" w:cs="Courier New"/>
          <w:color w:val="37474F"/>
          <w:sz w:val="21"/>
          <w:szCs w:val="21"/>
        </w:rPr>
        <w:t xml:space="preserve">cm_out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cm_out</w:t>
      </w:r>
      <w:r>
        <w:rPr>
          <w:rStyle w:val="pun"/>
          <w:rFonts w:ascii="Courier New" w:hAnsi="Courier New" w:cs="Courier New"/>
          <w:color w:val="37474F"/>
          <w:sz w:val="21"/>
          <w:szCs w:val="21"/>
        </w:rPr>
        <w:t>.</w:t>
      </w:r>
      <w:r>
        <w:rPr>
          <w:rStyle w:val="pln"/>
          <w:rFonts w:ascii="Courier New" w:hAnsi="Courier New" w:cs="Courier New"/>
          <w:color w:val="37474F"/>
          <w:sz w:val="21"/>
          <w:szCs w:val="21"/>
        </w:rPr>
        <w:t>astype</w:t>
      </w:r>
      <w:r>
        <w:rPr>
          <w:rStyle w:val="pun"/>
          <w:rFonts w:ascii="Courier New" w:hAnsi="Courier New" w:cs="Courier New"/>
          <w:color w:val="37474F"/>
          <w:sz w:val="21"/>
          <w:szCs w:val="21"/>
        </w:rPr>
        <w:t>(</w:t>
      </w:r>
      <w:r>
        <w:rPr>
          <w:rStyle w:val="kwd"/>
          <w:rFonts w:ascii="Courier New" w:hAnsi="Courier New" w:cs="Courier New"/>
          <w:color w:val="3B78E7"/>
          <w:sz w:val="21"/>
          <w:szCs w:val="21"/>
        </w:rPr>
        <w:t>float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cm_out</w:t>
      </w:r>
      <w:r>
        <w:rPr>
          <w:rStyle w:val="pun"/>
          <w:rFonts w:ascii="Courier New" w:hAnsi="Courier New" w:cs="Courier New"/>
          <w:color w:val="37474F"/>
          <w:sz w:val="21"/>
          <w:szCs w:val="21"/>
        </w:rPr>
        <w:t>.</w:t>
      </w:r>
      <w:r>
        <w:rPr>
          <w:rStyle w:val="pln"/>
          <w:rFonts w:ascii="Courier New" w:hAnsi="Courier New" w:cs="Courier New"/>
          <w:color w:val="37474F"/>
          <w:sz w:val="21"/>
          <w:szCs w:val="21"/>
        </w:rPr>
        <w:t>sum</w:t>
      </w:r>
      <w:r>
        <w:rPr>
          <w:rStyle w:val="pun"/>
          <w:rFonts w:ascii="Courier New" w:hAnsi="Courier New" w:cs="Courier New"/>
          <w:color w:val="37474F"/>
          <w:sz w:val="21"/>
          <w:szCs w:val="21"/>
        </w:rPr>
        <w:t>(</w:t>
      </w:r>
      <w:r>
        <w:rPr>
          <w:rStyle w:val="pln"/>
          <w:rFonts w:ascii="Courier New" w:hAnsi="Courier New" w:cs="Courier New"/>
          <w:color w:val="37474F"/>
          <w:sz w:val="21"/>
          <w:szCs w:val="21"/>
        </w:rPr>
        <w:t>axis</w:t>
      </w:r>
      <w:r>
        <w:rPr>
          <w:rStyle w:val="pun"/>
          <w:rFonts w:ascii="Courier New" w:hAnsi="Courier New" w:cs="Courier New"/>
          <w:color w:val="37474F"/>
          <w:sz w:val="21"/>
          <w:szCs w:val="21"/>
        </w:rPr>
        <w:t>=</w:t>
      </w:r>
      <w:r>
        <w:rPr>
          <w:rStyle w:val="lit"/>
          <w:rFonts w:ascii="Courier New" w:hAnsi="Courier New" w:cs="Courier New"/>
          <w:color w:val="C53929"/>
          <w:sz w:val="21"/>
          <w:szCs w:val="21"/>
        </w:rPr>
        <w:t>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np</w:t>
      </w:r>
      <w:r>
        <w:rPr>
          <w:rStyle w:val="pun"/>
          <w:rFonts w:ascii="Courier New" w:hAnsi="Courier New" w:cs="Courier New"/>
          <w:color w:val="37474F"/>
          <w:sz w:val="21"/>
          <w:szCs w:val="21"/>
        </w:rPr>
        <w:t>.</w:t>
      </w:r>
      <w:r>
        <w:rPr>
          <w:rStyle w:val="pln"/>
          <w:rFonts w:ascii="Courier New" w:hAnsi="Courier New" w:cs="Courier New"/>
          <w:color w:val="37474F"/>
          <w:sz w:val="21"/>
          <w:szCs w:val="21"/>
        </w:rPr>
        <w:t>newaxis</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sns</w:t>
      </w:r>
      <w:r>
        <w:rPr>
          <w:rStyle w:val="pun"/>
          <w:rFonts w:ascii="Courier New" w:hAnsi="Courier New" w:cs="Courier New"/>
          <w:color w:val="37474F"/>
          <w:sz w:val="21"/>
          <w:szCs w:val="21"/>
        </w:rPr>
        <w:t>.</w:t>
      </w:r>
      <w:r>
        <w:rPr>
          <w:rStyle w:val="pln"/>
          <w:rFonts w:ascii="Courier New" w:hAnsi="Courier New" w:cs="Courier New"/>
          <w:color w:val="37474F"/>
          <w:sz w:val="21"/>
          <w:szCs w:val="21"/>
        </w:rPr>
        <w:t>heatmap</w:t>
      </w:r>
      <w:r>
        <w:rPr>
          <w:rStyle w:val="pun"/>
          <w:rFonts w:ascii="Courier New" w:hAnsi="Courier New" w:cs="Courier New"/>
          <w:color w:val="37474F"/>
          <w:sz w:val="21"/>
          <w:szCs w:val="21"/>
        </w:rPr>
        <w:t>(</w:t>
      </w:r>
      <w:r>
        <w:rPr>
          <w:rStyle w:val="pln"/>
          <w:rFonts w:ascii="Courier New" w:hAnsi="Courier New" w:cs="Courier New"/>
          <w:color w:val="37474F"/>
          <w:sz w:val="21"/>
          <w:szCs w:val="21"/>
        </w:rPr>
        <w:t>cm_out</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annot</w:t>
      </w:r>
      <w:r>
        <w:rPr>
          <w:rStyle w:val="pun"/>
          <w:rFonts w:ascii="Courier New" w:hAnsi="Courier New" w:cs="Courier New"/>
          <w:color w:val="37474F"/>
          <w:sz w:val="21"/>
          <w:szCs w:val="21"/>
        </w:rPr>
        <w:t>=</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xticklabels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yticklabels</w:t>
      </w:r>
      <w:r>
        <w:rPr>
          <w:rStyle w:val="pun"/>
          <w:rFonts w:ascii="Courier New" w:hAnsi="Courier New" w:cs="Courier New"/>
          <w:color w:val="37474F"/>
          <w:sz w:val="21"/>
          <w:szCs w:val="21"/>
        </w:rPr>
        <w:t>=</w:t>
      </w:r>
      <w:r>
        <w:rPr>
          <w:rStyle w:val="pln"/>
          <w:rFonts w:ascii="Courier New" w:hAnsi="Courier New" w:cs="Courier New"/>
          <w:color w:val="37474F"/>
          <w:sz w:val="21"/>
          <w:szCs w:val="21"/>
        </w:rPr>
        <w:t>LABELS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xlabel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"Predicted"</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plt</w:t>
      </w:r>
      <w:r>
        <w:rPr>
          <w:rStyle w:val="pun"/>
          <w:rFonts w:ascii="Courier New" w:hAnsi="Courier New" w:cs="Courier New"/>
          <w:color w:val="37474F"/>
          <w:sz w:val="21"/>
          <w:szCs w:val="21"/>
        </w:rPr>
        <w:t>.</w:t>
      </w:r>
      <w:r>
        <w:rPr>
          <w:rStyle w:val="pln"/>
          <w:rFonts w:ascii="Courier New" w:hAnsi="Courier New" w:cs="Courier New"/>
          <w:color w:val="37474F"/>
          <w:sz w:val="21"/>
          <w:szCs w:val="21"/>
        </w:rPr>
        <w:t>ylabel</w:t>
      </w:r>
      <w:r>
        <w:rPr>
          <w:rStyle w:val="pun"/>
          <w:rFonts w:ascii="Courier New" w:hAnsi="Courier New" w:cs="Courier New"/>
          <w:color w:val="37474F"/>
          <w:sz w:val="21"/>
          <w:szCs w:val="21"/>
        </w:rPr>
        <w:t>(</w:t>
      </w:r>
      <w:r>
        <w:rPr>
          <w:rStyle w:val="str"/>
          <w:rFonts w:ascii="Courier New" w:hAnsi="Courier New" w:cs="Courier New"/>
          <w:color w:val="0D904F"/>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a3"/>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14:anchorId="6E387A47" wp14:editId="07B7D987">
                <wp:extent cx="304800" cy="304800"/>
                <wp:effectExtent l="0" t="0" r="0" b="0"/>
                <wp:docPr id="10" name="矩形 10" desc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B08E2" id="矩形 10" o:spid="_x0000_s1026" al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G19ORHGAgAAw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6F7728" w:rsidRDefault="006F7728" w:rsidP="00910AF0">
      <w:pPr>
        <w:pStyle w:val="2"/>
      </w:pPr>
      <w:r>
        <w:t>进一步改进</w:t>
      </w:r>
    </w:p>
    <w:p w:rsidR="006F7728" w:rsidRDefault="006F7728" w:rsidP="006F7728">
      <w:pPr>
        <w:widowControl/>
        <w:numPr>
          <w:ilvl w:val="0"/>
          <w:numId w:val="40"/>
        </w:numPr>
        <w:spacing w:before="120" w:after="120"/>
        <w:ind w:left="0"/>
        <w:jc w:val="left"/>
        <w:rPr>
          <w:rFonts w:ascii="Arial" w:hAnsi="Arial" w:cs="Arial"/>
          <w:color w:val="212121"/>
          <w:sz w:val="24"/>
          <w:szCs w:val="24"/>
        </w:rPr>
      </w:pPr>
      <w:del w:id="2094" w:author="Shirley Li" w:date="2018-12-07T09:04:00Z">
        <w:r w:rsidDel="004076D3">
          <w:rPr>
            <w:rStyle w:val="a7"/>
            <w:rFonts w:ascii="Arial" w:hAnsi="Arial" w:cs="Arial" w:hint="eastAsia"/>
            <w:color w:val="212121"/>
          </w:rPr>
          <w:delText>回归情绪</w:delText>
        </w:r>
      </w:del>
      <w:ins w:id="2095" w:author="Shirley Li" w:date="2018-12-07T09:04:00Z">
        <w:r w:rsidR="004076D3">
          <w:rPr>
            <w:rStyle w:val="a7"/>
            <w:rFonts w:ascii="Arial" w:hAnsi="Arial" w:cs="Arial" w:hint="eastAsia"/>
            <w:color w:val="212121"/>
          </w:rPr>
          <w:t>情感回归</w:t>
        </w:r>
      </w:ins>
      <w:r>
        <w:rPr>
          <w:rFonts w:ascii="Arial" w:hAnsi="Arial" w:cs="Arial"/>
          <w:color w:val="212121"/>
        </w:rPr>
        <w:t>：我们使用分类器将每个例子分配到极性类中。但我们实际上还有另一个明确的特征</w:t>
      </w:r>
      <w:r>
        <w:rPr>
          <w:rFonts w:ascii="Arial" w:hAnsi="Arial" w:cs="Arial"/>
          <w:color w:val="212121"/>
        </w:rPr>
        <w:t xml:space="preserve"> </w:t>
      </w:r>
      <w:del w:id="2096" w:author="Shirley Li" w:date="2018-12-07T09:06:00Z">
        <w:r w:rsidDel="00D81AA7">
          <w:rPr>
            <w:rFonts w:ascii="Arial" w:hAnsi="Arial" w:cs="Arial"/>
            <w:color w:val="212121"/>
          </w:rPr>
          <w:delText>-</w:delText>
        </w:r>
      </w:del>
      <w:ins w:id="2097" w:author="Shirley Li" w:date="2018-12-07T09:06:00Z">
        <w:r w:rsidR="00D81AA7">
          <w:rPr>
            <w:rFonts w:ascii="Arial" w:hAnsi="Arial" w:cs="Arial"/>
            <w:color w:val="212121"/>
          </w:rPr>
          <w:t>–</w:t>
        </w:r>
      </w:ins>
      <w:r>
        <w:rPr>
          <w:rFonts w:ascii="Arial" w:hAnsi="Arial" w:cs="Arial"/>
          <w:color w:val="212121"/>
        </w:rPr>
        <w:t xml:space="preserve"> </w:t>
      </w:r>
      <w:ins w:id="2098" w:author="Shirley Li" w:date="2018-12-07T09:06:00Z">
        <w:r w:rsidR="00D81AA7">
          <w:rPr>
            <w:rFonts w:ascii="Arial" w:hAnsi="Arial" w:cs="Arial" w:hint="eastAsia"/>
            <w:color w:val="212121"/>
          </w:rPr>
          <w:t>情感</w:t>
        </w:r>
      </w:ins>
      <w:del w:id="2099" w:author="Shirley Li" w:date="2018-12-07T09:06:00Z">
        <w:r w:rsidDel="00D81AA7">
          <w:rPr>
            <w:rFonts w:ascii="Arial" w:hAnsi="Arial" w:cs="Arial"/>
            <w:color w:val="212121"/>
          </w:rPr>
          <w:delText>情绪</w:delText>
        </w:r>
      </w:del>
      <w:r>
        <w:rPr>
          <w:rFonts w:ascii="Arial" w:hAnsi="Arial" w:cs="Arial"/>
          <w:color w:val="212121"/>
        </w:rPr>
        <w:t>。这里的类实际上</w:t>
      </w:r>
      <w:del w:id="2100" w:author="Shirley Li" w:date="2018-12-07T09:07:00Z">
        <w:r w:rsidDel="00DE44CA">
          <w:rPr>
            <w:rFonts w:ascii="Arial" w:hAnsi="Arial" w:cs="Arial" w:hint="eastAsia"/>
            <w:color w:val="212121"/>
          </w:rPr>
          <w:delText>代表</w:delText>
        </w:r>
      </w:del>
      <w:ins w:id="2101" w:author="Shirley Li" w:date="2018-12-07T09:07:00Z">
        <w:r w:rsidR="00DE44CA">
          <w:rPr>
            <w:rFonts w:ascii="Arial" w:hAnsi="Arial" w:cs="Arial" w:hint="eastAsia"/>
            <w:color w:val="212121"/>
          </w:rPr>
          <w:t>是</w:t>
        </w:r>
      </w:ins>
      <w:r>
        <w:rPr>
          <w:rFonts w:ascii="Arial" w:hAnsi="Arial" w:cs="Arial"/>
          <w:color w:val="212121"/>
        </w:rPr>
        <w:t>一个比例，而基础值（正</w:t>
      </w:r>
      <w:r>
        <w:rPr>
          <w:rFonts w:ascii="Arial" w:hAnsi="Arial" w:cs="Arial"/>
          <w:color w:val="212121"/>
        </w:rPr>
        <w:t>/</w:t>
      </w:r>
      <w:r>
        <w:rPr>
          <w:rFonts w:ascii="Arial" w:hAnsi="Arial" w:cs="Arial"/>
          <w:color w:val="212121"/>
        </w:rPr>
        <w:t>负）可以很好地映射到一个连续的范围。我们可以</w:t>
      </w:r>
      <w:ins w:id="2102" w:author="Shirley Li" w:date="2018-12-07T09:07:00Z">
        <w:r w:rsidR="00DE44CA">
          <w:rPr>
            <w:rFonts w:ascii="Arial" w:hAnsi="Arial" w:cs="Arial"/>
            <w:color w:val="212121"/>
          </w:rPr>
          <w:t>利用</w:t>
        </w:r>
        <w:r w:rsidR="00DE44CA">
          <w:rPr>
            <w:rFonts w:ascii="Arial" w:hAnsi="Arial" w:cs="Arial" w:hint="eastAsia"/>
            <w:color w:val="212121"/>
          </w:rPr>
          <w:t>这种</w:t>
        </w:r>
        <w:r w:rsidR="00DE44CA">
          <w:rPr>
            <w:rFonts w:ascii="Arial" w:hAnsi="Arial" w:cs="Arial"/>
            <w:color w:val="212121"/>
          </w:rPr>
          <w:t>属性</w:t>
        </w:r>
      </w:ins>
      <w:del w:id="2103" w:author="Shirley Li" w:date="2018-12-07T09:07:00Z">
        <w:r w:rsidDel="00DE44CA">
          <w:rPr>
            <w:rFonts w:ascii="Arial" w:hAnsi="Arial" w:cs="Arial"/>
            <w:color w:val="212121"/>
          </w:rPr>
          <w:delText>通过</w:delText>
        </w:r>
      </w:del>
      <w:r>
        <w:rPr>
          <w:rFonts w:ascii="Arial" w:hAnsi="Arial" w:cs="Arial"/>
          <w:color w:val="212121"/>
        </w:rPr>
        <w:t>计算回归（</w:t>
      </w:r>
      <w:hyperlink r:id="rId183" w:history="1">
        <w:r>
          <w:rPr>
            <w:rStyle w:val="a5"/>
            <w:rFonts w:ascii="Arial" w:hAnsi="Arial" w:cs="Arial"/>
            <w:color w:val="039BE5"/>
          </w:rPr>
          <w:t>DNN</w:t>
        </w:r>
      </w:hyperlink>
      <w:r>
        <w:rPr>
          <w:rFonts w:ascii="Arial" w:hAnsi="Arial" w:cs="Arial"/>
          <w:color w:val="212121"/>
        </w:rPr>
        <w:t>回归</w:t>
      </w:r>
      <w:hyperlink r:id="rId184" w:history="1">
        <w:r>
          <w:rPr>
            <w:rStyle w:val="a5"/>
            <w:rFonts w:ascii="Arial" w:hAnsi="Arial" w:cs="Arial"/>
            <w:color w:val="039BE5"/>
          </w:rPr>
          <w:t>量</w:t>
        </w:r>
      </w:hyperlink>
      <w:r>
        <w:rPr>
          <w:rFonts w:ascii="Arial" w:hAnsi="Arial" w:cs="Arial"/>
          <w:color w:val="212121"/>
        </w:rPr>
        <w:t>）</w:t>
      </w:r>
      <w:del w:id="2104" w:author="Shirley Li" w:date="2018-12-07T09:07:00Z">
        <w:r w:rsidDel="00DE44CA">
          <w:rPr>
            <w:rFonts w:ascii="Arial" w:hAnsi="Arial" w:cs="Arial" w:hint="eastAsia"/>
            <w:color w:val="212121"/>
          </w:rPr>
          <w:delText>而不是</w:delText>
        </w:r>
      </w:del>
      <w:ins w:id="2105" w:author="Shirley Li" w:date="2018-12-07T09:07:00Z">
        <w:r w:rsidR="00DE44CA">
          <w:rPr>
            <w:rFonts w:ascii="Arial" w:hAnsi="Arial" w:cs="Arial" w:hint="eastAsia"/>
            <w:color w:val="212121"/>
          </w:rPr>
          <w:t>来替代</w:t>
        </w:r>
      </w:ins>
      <w:r>
        <w:rPr>
          <w:rFonts w:ascii="Arial" w:hAnsi="Arial" w:cs="Arial"/>
          <w:color w:val="212121"/>
        </w:rPr>
        <w:t>分类（</w:t>
      </w:r>
      <w:hyperlink r:id="rId185" w:history="1">
        <w:r>
          <w:rPr>
            <w:rStyle w:val="a5"/>
            <w:rFonts w:ascii="Arial" w:hAnsi="Arial" w:cs="Arial"/>
            <w:color w:val="039BE5"/>
          </w:rPr>
          <w:t>DNN</w:t>
        </w:r>
        <w:r>
          <w:rPr>
            <w:rStyle w:val="a5"/>
            <w:rFonts w:ascii="Arial" w:hAnsi="Arial" w:cs="Arial"/>
            <w:color w:val="039BE5"/>
          </w:rPr>
          <w:t>分类</w:t>
        </w:r>
      </w:hyperlink>
      <w:r>
        <w:rPr>
          <w:rFonts w:ascii="Arial" w:hAnsi="Arial" w:cs="Arial"/>
          <w:color w:val="212121"/>
        </w:rPr>
        <w:t>器）</w:t>
      </w:r>
      <w:del w:id="2106" w:author="Shirley Li" w:date="2018-12-07T09:07:00Z">
        <w:r w:rsidDel="00DE44CA">
          <w:rPr>
            <w:rFonts w:ascii="Arial" w:hAnsi="Arial" w:cs="Arial"/>
            <w:color w:val="212121"/>
          </w:rPr>
          <w:delText>来利用此属性</w:delText>
        </w:r>
      </w:del>
      <w:r>
        <w:rPr>
          <w:rFonts w:ascii="Arial" w:hAnsi="Arial" w:cs="Arial"/>
          <w:color w:val="212121"/>
        </w:rPr>
        <w:t>。</w:t>
      </w:r>
    </w:p>
    <w:p w:rsidR="006F7728" w:rsidRDefault="006F7728" w:rsidP="006F7728">
      <w:pPr>
        <w:widowControl/>
        <w:numPr>
          <w:ilvl w:val="0"/>
          <w:numId w:val="40"/>
        </w:numPr>
        <w:spacing w:before="120" w:after="120"/>
        <w:ind w:left="0"/>
        <w:jc w:val="left"/>
        <w:rPr>
          <w:rFonts w:ascii="Arial" w:hAnsi="Arial" w:cs="Arial"/>
          <w:color w:val="212121"/>
        </w:rPr>
      </w:pPr>
      <w:r>
        <w:rPr>
          <w:rStyle w:val="a7"/>
          <w:rFonts w:ascii="Arial" w:hAnsi="Arial" w:cs="Arial"/>
          <w:color w:val="212121"/>
        </w:rPr>
        <w:t>更大的模块</w:t>
      </w:r>
      <w:r>
        <w:rPr>
          <w:rFonts w:ascii="Arial" w:hAnsi="Arial" w:cs="Arial"/>
          <w:color w:val="212121"/>
        </w:rPr>
        <w:t>：</w:t>
      </w:r>
      <w:del w:id="2107" w:author="Shirley Li" w:date="2018-12-07T09:08:00Z">
        <w:r w:rsidDel="00C06FE0">
          <w:rPr>
            <w:rFonts w:ascii="Arial" w:hAnsi="Arial" w:cs="Arial" w:hint="eastAsia"/>
            <w:color w:val="212121"/>
          </w:rPr>
          <w:delText>出于本教程的目的，</w:delText>
        </w:r>
      </w:del>
      <w:ins w:id="2108" w:author="Shirley Li" w:date="2018-12-07T09:08:00Z">
        <w:r w:rsidR="00C06FE0">
          <w:rPr>
            <w:rFonts w:ascii="Arial" w:hAnsi="Arial" w:cs="Arial" w:hint="eastAsia"/>
            <w:color w:val="212121"/>
          </w:rPr>
          <w:t>本教程中</w:t>
        </w:r>
      </w:ins>
      <w:r>
        <w:rPr>
          <w:rFonts w:ascii="Arial" w:hAnsi="Arial" w:cs="Arial"/>
          <w:color w:val="212121"/>
        </w:rPr>
        <w:t>我们使用一个小模块来限制内存使用。有些</w:t>
      </w:r>
      <w:del w:id="2109" w:author="Shirley Li" w:date="2018-12-07T09:08:00Z">
        <w:r w:rsidDel="00C06FE0">
          <w:rPr>
            <w:rFonts w:ascii="Arial" w:hAnsi="Arial" w:cs="Arial"/>
            <w:color w:val="212121"/>
          </w:rPr>
          <w:delText>模块</w:delText>
        </w:r>
      </w:del>
      <w:r>
        <w:rPr>
          <w:rFonts w:ascii="Arial" w:hAnsi="Arial" w:cs="Arial"/>
          <w:color w:val="212121"/>
        </w:rPr>
        <w:t>具有更大的词汇量和更大的嵌入空间</w:t>
      </w:r>
      <w:ins w:id="2110" w:author="Shirley Li" w:date="2018-12-07T09:08:00Z">
        <w:r w:rsidR="00C06FE0">
          <w:rPr>
            <w:rFonts w:ascii="Arial" w:hAnsi="Arial" w:cs="Arial" w:hint="eastAsia"/>
            <w:color w:val="212121"/>
          </w:rPr>
          <w:t>的</w:t>
        </w:r>
        <w:r w:rsidR="00C06FE0">
          <w:rPr>
            <w:rFonts w:ascii="Arial" w:hAnsi="Arial" w:cs="Arial"/>
            <w:color w:val="212121"/>
          </w:rPr>
          <w:t>模块</w:t>
        </w:r>
      </w:ins>
      <w:del w:id="2111" w:author="Shirley Li" w:date="2018-12-07T09:08:00Z">
        <w:r w:rsidDel="00C06FE0">
          <w:rPr>
            <w:rFonts w:ascii="Arial" w:hAnsi="Arial" w:cs="Arial"/>
            <w:color w:val="212121"/>
          </w:rPr>
          <w:delText>，</w:delText>
        </w:r>
      </w:del>
      <w:r>
        <w:rPr>
          <w:rFonts w:ascii="Arial" w:hAnsi="Arial" w:cs="Arial"/>
          <w:color w:val="212121"/>
        </w:rPr>
        <w:t>可以</w:t>
      </w:r>
      <w:del w:id="2112" w:author="Shirley Li" w:date="2018-12-07T09:08:00Z">
        <w:r w:rsidDel="00C06FE0">
          <w:rPr>
            <w:rFonts w:ascii="Arial" w:hAnsi="Arial" w:cs="Arial"/>
            <w:color w:val="212121"/>
          </w:rPr>
          <w:delText>提供额外</w:delText>
        </w:r>
      </w:del>
      <w:ins w:id="2113" w:author="Shirley Li" w:date="2018-12-07T09:08:00Z">
        <w:r w:rsidR="00C06FE0">
          <w:rPr>
            <w:rFonts w:ascii="Arial" w:hAnsi="Arial" w:cs="Arial" w:hint="eastAsia"/>
            <w:color w:val="212121"/>
          </w:rPr>
          <w:t>提高</w:t>
        </w:r>
      </w:ins>
      <w:del w:id="2114" w:author="Shirley Li" w:date="2018-12-07T09:08:00Z">
        <w:r w:rsidDel="00C06FE0">
          <w:rPr>
            <w:rFonts w:ascii="Arial" w:hAnsi="Arial" w:cs="Arial"/>
            <w:color w:val="212121"/>
          </w:rPr>
          <w:delText>的</w:delText>
        </w:r>
      </w:del>
      <w:r>
        <w:rPr>
          <w:rFonts w:ascii="Arial" w:hAnsi="Arial" w:cs="Arial"/>
          <w:color w:val="212121"/>
        </w:rPr>
        <w:t>准确度。</w:t>
      </w:r>
    </w:p>
    <w:p w:rsidR="006F7728" w:rsidRDefault="006F7728" w:rsidP="006F7728">
      <w:pPr>
        <w:widowControl/>
        <w:numPr>
          <w:ilvl w:val="0"/>
          <w:numId w:val="40"/>
        </w:numPr>
        <w:spacing w:before="120" w:after="120"/>
        <w:ind w:left="0"/>
        <w:jc w:val="left"/>
        <w:rPr>
          <w:rFonts w:ascii="Arial" w:hAnsi="Arial" w:cs="Arial"/>
          <w:color w:val="212121"/>
        </w:rPr>
      </w:pPr>
      <w:r>
        <w:rPr>
          <w:rStyle w:val="a7"/>
          <w:rFonts w:ascii="Arial" w:hAnsi="Arial" w:cs="Arial"/>
          <w:color w:val="212121"/>
        </w:rPr>
        <w:t>参数调整</w:t>
      </w:r>
      <w:r>
        <w:rPr>
          <w:rFonts w:ascii="Arial" w:hAnsi="Arial" w:cs="Arial"/>
          <w:color w:val="212121"/>
        </w:rPr>
        <w:t>：我们可以通过调整元参数来提高准确度，例如学习速率或步数，特别是</w:t>
      </w:r>
      <w:del w:id="2115" w:author="Shirley Li" w:date="2018-12-07T09:09:00Z">
        <w:r w:rsidDel="009D6E27">
          <w:rPr>
            <w:rFonts w:ascii="Arial" w:hAnsi="Arial" w:cs="Arial" w:hint="eastAsia"/>
            <w:color w:val="212121"/>
          </w:rPr>
          <w:delText>如果</w:delText>
        </w:r>
      </w:del>
      <w:ins w:id="2116" w:author="Shirley Li" w:date="2018-12-07T09:09:00Z">
        <w:r w:rsidR="009D6E27">
          <w:rPr>
            <w:rFonts w:ascii="Arial" w:hAnsi="Arial" w:cs="Arial" w:hint="eastAsia"/>
            <w:color w:val="212121"/>
          </w:rPr>
          <w:t>当</w:t>
        </w:r>
      </w:ins>
      <w:r>
        <w:rPr>
          <w:rFonts w:ascii="Arial" w:hAnsi="Arial" w:cs="Arial"/>
          <w:color w:val="212121"/>
        </w:rPr>
        <w:t>我们使用不同的模块</w:t>
      </w:r>
      <w:ins w:id="2117" w:author="Shirley Li" w:date="2018-12-07T09:09:00Z">
        <w:r w:rsidR="009D6E27">
          <w:rPr>
            <w:rFonts w:ascii="Arial" w:hAnsi="Arial" w:cs="Arial" w:hint="eastAsia"/>
            <w:color w:val="212121"/>
          </w:rPr>
          <w:t>的时候</w:t>
        </w:r>
      </w:ins>
      <w:r>
        <w:rPr>
          <w:rFonts w:ascii="Arial" w:hAnsi="Arial" w:cs="Arial"/>
          <w:color w:val="212121"/>
        </w:rPr>
        <w:t>。如果我们想获得</w:t>
      </w:r>
      <w:del w:id="2118" w:author="Shirley Li" w:date="2018-12-07T09:09:00Z">
        <w:r w:rsidDel="009D6E27">
          <w:rPr>
            <w:rFonts w:ascii="Arial" w:hAnsi="Arial" w:cs="Arial"/>
            <w:color w:val="212121"/>
          </w:rPr>
          <w:delText>任何</w:delText>
        </w:r>
      </w:del>
      <w:r>
        <w:rPr>
          <w:rFonts w:ascii="Arial" w:hAnsi="Arial" w:cs="Arial"/>
          <w:color w:val="212121"/>
        </w:rPr>
        <w:t>合理的结果，验证</w:t>
      </w:r>
      <w:proofErr w:type="gramStart"/>
      <w:r>
        <w:rPr>
          <w:rFonts w:ascii="Arial" w:hAnsi="Arial" w:cs="Arial"/>
          <w:color w:val="212121"/>
        </w:rPr>
        <w:t>集非常</w:t>
      </w:r>
      <w:proofErr w:type="gramEnd"/>
      <w:r>
        <w:rPr>
          <w:rFonts w:ascii="Arial" w:hAnsi="Arial" w:cs="Arial"/>
          <w:color w:val="212121"/>
        </w:rPr>
        <w:t>重要，因为</w:t>
      </w:r>
      <w:del w:id="2119" w:author="Shirley Li" w:date="2018-12-07T09:09:00Z">
        <w:r w:rsidDel="009D6E27">
          <w:rPr>
            <w:rFonts w:ascii="Arial" w:hAnsi="Arial" w:cs="Arial"/>
            <w:color w:val="212121"/>
          </w:rPr>
          <w:delText>很容易</w:delText>
        </w:r>
      </w:del>
      <w:r>
        <w:rPr>
          <w:rFonts w:ascii="Arial" w:hAnsi="Arial" w:cs="Arial"/>
          <w:color w:val="212121"/>
        </w:rPr>
        <w:t>设置一个学习预测训练数据的模型</w:t>
      </w:r>
      <w:ins w:id="2120" w:author="Shirley Li" w:date="2018-12-07T09:09:00Z">
        <w:r w:rsidR="009D6E27">
          <w:rPr>
            <w:rFonts w:ascii="Arial" w:hAnsi="Arial" w:cs="Arial"/>
            <w:color w:val="212121"/>
          </w:rPr>
          <w:t>很容易</w:t>
        </w:r>
      </w:ins>
      <w:r>
        <w:rPr>
          <w:rFonts w:ascii="Arial" w:hAnsi="Arial" w:cs="Arial"/>
          <w:color w:val="212121"/>
        </w:rPr>
        <w:t>，</w:t>
      </w:r>
      <w:del w:id="2121" w:author="Shirley Li" w:date="2018-12-07T09:09:00Z">
        <w:r w:rsidDel="009D6E27">
          <w:rPr>
            <w:rFonts w:ascii="Arial" w:hAnsi="Arial" w:cs="Arial" w:hint="eastAsia"/>
            <w:color w:val="212121"/>
          </w:rPr>
          <w:delText>而</w:delText>
        </w:r>
      </w:del>
      <w:ins w:id="2122" w:author="Shirley Li" w:date="2018-12-07T09:09:00Z">
        <w:r w:rsidR="009D6E27">
          <w:rPr>
            <w:rFonts w:ascii="Arial" w:hAnsi="Arial" w:cs="Arial" w:hint="eastAsia"/>
            <w:color w:val="212121"/>
          </w:rPr>
          <w:t>但</w:t>
        </w:r>
      </w:ins>
      <w:del w:id="2123" w:author="Shirley Li" w:date="2018-12-07T09:09:00Z">
        <w:r w:rsidDel="009D6E27">
          <w:rPr>
            <w:rFonts w:ascii="Arial" w:hAnsi="Arial" w:cs="Arial"/>
            <w:color w:val="212121"/>
          </w:rPr>
          <w:delText>不会很好地</w:delText>
        </w:r>
      </w:del>
      <w:r>
        <w:rPr>
          <w:rFonts w:ascii="Arial" w:hAnsi="Arial" w:cs="Arial"/>
          <w:color w:val="212121"/>
        </w:rPr>
        <w:t>推广到测试集</w:t>
      </w:r>
      <w:ins w:id="2124" w:author="Shirley Li" w:date="2018-12-07T09:09:00Z">
        <w:r w:rsidR="009D6E27">
          <w:rPr>
            <w:rFonts w:ascii="Arial" w:hAnsi="Arial" w:cs="Arial" w:hint="eastAsia"/>
            <w:color w:val="212121"/>
          </w:rPr>
          <w:t>却不很容易</w:t>
        </w:r>
      </w:ins>
      <w:r>
        <w:rPr>
          <w:rFonts w:ascii="Arial" w:hAnsi="Arial" w:cs="Arial"/>
          <w:color w:val="212121"/>
        </w:rPr>
        <w:t>。</w:t>
      </w:r>
    </w:p>
    <w:p w:rsidR="006F7728" w:rsidRDefault="006F7728" w:rsidP="006F7728">
      <w:pPr>
        <w:widowControl/>
        <w:numPr>
          <w:ilvl w:val="0"/>
          <w:numId w:val="40"/>
        </w:numPr>
        <w:spacing w:before="120" w:after="120"/>
        <w:ind w:left="0"/>
        <w:jc w:val="left"/>
        <w:rPr>
          <w:rFonts w:ascii="Arial" w:hAnsi="Arial" w:cs="Arial"/>
          <w:color w:val="212121"/>
        </w:rPr>
      </w:pPr>
      <w:r>
        <w:rPr>
          <w:rStyle w:val="a7"/>
          <w:rFonts w:ascii="Arial" w:hAnsi="Arial" w:cs="Arial"/>
          <w:color w:val="212121"/>
        </w:rPr>
        <w:t>更复杂的模型</w:t>
      </w:r>
      <w:r>
        <w:rPr>
          <w:rFonts w:ascii="Arial" w:hAnsi="Arial" w:cs="Arial"/>
          <w:color w:val="212121"/>
        </w:rPr>
        <w:t>：我们使用了一个</w:t>
      </w:r>
      <w:del w:id="2125" w:author="Shirley Li" w:date="2018-12-07T09:11:00Z">
        <w:r w:rsidDel="000E3E2A">
          <w:rPr>
            <w:rFonts w:ascii="Arial" w:hAnsi="Arial" w:cs="Arial" w:hint="eastAsia"/>
            <w:color w:val="212121"/>
          </w:rPr>
          <w:delText>模块，通过嵌入</w:delText>
        </w:r>
      </w:del>
      <w:ins w:id="2126" w:author="Shirley Li" w:date="2018-12-07T09:11:00Z">
        <w:r w:rsidR="000E3E2A">
          <w:rPr>
            <w:rFonts w:ascii="Arial" w:hAnsi="Arial" w:cs="Arial" w:hint="eastAsia"/>
            <w:color w:val="212121"/>
          </w:rPr>
          <w:t>通过计算</w:t>
        </w:r>
      </w:ins>
      <w:r>
        <w:rPr>
          <w:rFonts w:ascii="Arial" w:hAnsi="Arial" w:cs="Arial"/>
          <w:color w:val="212121"/>
        </w:rPr>
        <w:t>每个</w:t>
      </w:r>
      <w:ins w:id="2127" w:author="Shirley Li" w:date="2018-12-07T09:11:00Z">
        <w:r w:rsidR="000E3E2A">
          <w:rPr>
            <w:rFonts w:ascii="Arial" w:hAnsi="Arial" w:cs="Arial" w:hint="eastAsia"/>
            <w:color w:val="212121"/>
          </w:rPr>
          <w:t>句子中嵌入的</w:t>
        </w:r>
      </w:ins>
      <w:r>
        <w:rPr>
          <w:rFonts w:ascii="Arial" w:hAnsi="Arial" w:cs="Arial"/>
          <w:color w:val="212121"/>
        </w:rPr>
        <w:t>单词</w:t>
      </w:r>
      <w:ins w:id="2128" w:author="Shirley Li" w:date="2018-12-07T09:11:00Z">
        <w:r w:rsidR="000E3E2A">
          <w:rPr>
            <w:rFonts w:ascii="Arial" w:hAnsi="Arial" w:cs="Arial" w:hint="eastAsia"/>
            <w:color w:val="212121"/>
          </w:rPr>
          <w:t>，</w:t>
        </w:r>
      </w:ins>
      <w:r>
        <w:rPr>
          <w:rFonts w:ascii="Arial" w:hAnsi="Arial" w:cs="Arial"/>
          <w:color w:val="212121"/>
        </w:rPr>
        <w:t>然后</w:t>
      </w:r>
      <w:ins w:id="2129" w:author="Shirley Li" w:date="2018-12-07T09:11:00Z">
        <w:r w:rsidR="000E3E2A">
          <w:rPr>
            <w:rFonts w:ascii="Arial" w:hAnsi="Arial" w:cs="Arial" w:hint="eastAsia"/>
            <w:color w:val="212121"/>
          </w:rPr>
          <w:t>与</w:t>
        </w:r>
      </w:ins>
      <w:del w:id="2130" w:author="Shirley Li" w:date="2018-12-07T09:11:00Z">
        <w:r w:rsidDel="000E3E2A">
          <w:rPr>
            <w:rFonts w:ascii="Arial" w:hAnsi="Arial" w:cs="Arial"/>
            <w:color w:val="212121"/>
          </w:rPr>
          <w:delText>将</w:delText>
        </w:r>
      </w:del>
      <w:r>
        <w:rPr>
          <w:rFonts w:ascii="Arial" w:hAnsi="Arial" w:cs="Arial"/>
          <w:color w:val="212121"/>
        </w:rPr>
        <w:t>它们</w:t>
      </w:r>
      <w:ins w:id="2131" w:author="Shirley Li" w:date="2018-12-07T09:11:00Z">
        <w:r w:rsidR="000E3E2A">
          <w:rPr>
            <w:rFonts w:ascii="Arial" w:hAnsi="Arial" w:cs="Arial" w:hint="eastAsia"/>
            <w:color w:val="212121"/>
          </w:rPr>
          <w:t>的</w:t>
        </w:r>
      </w:ins>
      <w:del w:id="2132" w:author="Shirley Li" w:date="2018-12-07T09:11:00Z">
        <w:r w:rsidDel="000E3E2A">
          <w:rPr>
            <w:rFonts w:ascii="Arial" w:hAnsi="Arial" w:cs="Arial"/>
            <w:color w:val="212121"/>
          </w:rPr>
          <w:delText>与</w:delText>
        </w:r>
      </w:del>
      <w:r>
        <w:rPr>
          <w:rFonts w:ascii="Arial" w:hAnsi="Arial" w:cs="Arial"/>
          <w:color w:val="212121"/>
        </w:rPr>
        <w:t>平均值相结合</w:t>
      </w:r>
      <w:ins w:id="2133" w:author="Shirley Li" w:date="2018-12-07T09:12:00Z">
        <w:r w:rsidR="009F4897">
          <w:rPr>
            <w:rFonts w:ascii="Arial" w:hAnsi="Arial" w:cs="Arial" w:hint="eastAsia"/>
            <w:color w:val="212121"/>
          </w:rPr>
          <w:t>得到</w:t>
        </w:r>
      </w:ins>
      <w:del w:id="2134" w:author="Shirley Li" w:date="2018-12-07T09:11:00Z">
        <w:r w:rsidDel="000E3E2A">
          <w:rPr>
            <w:rFonts w:ascii="Arial" w:hAnsi="Arial" w:cs="Arial" w:hint="eastAsia"/>
            <w:color w:val="212121"/>
          </w:rPr>
          <w:delText>来计算嵌入的句子</w:delText>
        </w:r>
      </w:del>
      <w:ins w:id="2135" w:author="Shirley Li" w:date="2018-12-07T09:11:00Z">
        <w:r w:rsidR="000E3E2A">
          <w:rPr>
            <w:rFonts w:ascii="Arial" w:hAnsi="Arial" w:cs="Arial" w:hint="eastAsia"/>
            <w:color w:val="212121"/>
          </w:rPr>
          <w:t>的模型</w:t>
        </w:r>
      </w:ins>
      <w:r>
        <w:rPr>
          <w:rFonts w:ascii="Arial" w:hAnsi="Arial" w:cs="Arial"/>
          <w:color w:val="212121"/>
        </w:rPr>
        <w:t>。还可以使用</w:t>
      </w:r>
      <w:ins w:id="2136" w:author="Shirley Li" w:date="2018-12-07T09:10:00Z">
        <w:r w:rsidR="00332C5F">
          <w:rPr>
            <w:rFonts w:ascii="Arial" w:hAnsi="Arial" w:cs="Arial" w:hint="eastAsia"/>
            <w:color w:val="212121"/>
          </w:rPr>
          <w:t>线性模型</w:t>
        </w:r>
      </w:ins>
      <w:del w:id="2137" w:author="Shirley Li" w:date="2018-12-07T09:10:00Z">
        <w:r w:rsidDel="00332C5F">
          <w:rPr>
            <w:rFonts w:ascii="Arial" w:hAnsi="Arial" w:cs="Arial"/>
            <w:color w:val="212121"/>
          </w:rPr>
          <w:delText>顺序模块</w:delText>
        </w:r>
      </w:del>
      <w:r>
        <w:rPr>
          <w:rFonts w:ascii="Arial" w:hAnsi="Arial" w:cs="Arial"/>
          <w:color w:val="212121"/>
        </w:rPr>
        <w:t>（例如，</w:t>
      </w:r>
      <w:hyperlink r:id="rId186" w:history="1">
        <w:r>
          <w:rPr>
            <w:rStyle w:val="a5"/>
            <w:rFonts w:ascii="Arial" w:hAnsi="Arial" w:cs="Arial"/>
            <w:color w:val="039BE5"/>
          </w:rPr>
          <w:t>通用句子编码器</w:t>
        </w:r>
      </w:hyperlink>
      <w:del w:id="2138" w:author="Shirley Li" w:date="2018-12-07T09:10:00Z">
        <w:r w:rsidDel="00332C5F">
          <w:rPr>
            <w:rFonts w:ascii="Arial" w:hAnsi="Arial" w:cs="Arial" w:hint="eastAsia"/>
            <w:color w:val="212121"/>
          </w:rPr>
          <w:delText>模块</w:delText>
        </w:r>
      </w:del>
      <w:ins w:id="2139" w:author="Shirley Li" w:date="2018-12-07T09:10:00Z">
        <w:r w:rsidR="00332C5F">
          <w:rPr>
            <w:rFonts w:ascii="Arial" w:hAnsi="Arial" w:cs="Arial" w:hint="eastAsia"/>
            <w:color w:val="212121"/>
          </w:rPr>
          <w:t>模型</w:t>
        </w:r>
      </w:ins>
      <w:r>
        <w:rPr>
          <w:rFonts w:ascii="Arial" w:hAnsi="Arial" w:cs="Arial"/>
          <w:color w:val="212121"/>
        </w:rPr>
        <w:t>）来更好地</w:t>
      </w:r>
      <w:ins w:id="2140" w:author="Shirley Li" w:date="2018-12-07T09:10:00Z">
        <w:r w:rsidR="00332C5F">
          <w:rPr>
            <w:rFonts w:ascii="Arial" w:hAnsi="Arial" w:cs="Arial" w:hint="eastAsia"/>
            <w:color w:val="212121"/>
          </w:rPr>
          <w:t>获取</w:t>
        </w:r>
      </w:ins>
      <w:del w:id="2141" w:author="Shirley Li" w:date="2018-12-07T09:10:00Z">
        <w:r w:rsidDel="00332C5F">
          <w:rPr>
            <w:rFonts w:ascii="Arial" w:hAnsi="Arial" w:cs="Arial"/>
            <w:color w:val="212121"/>
          </w:rPr>
          <w:delText>捕获</w:delText>
        </w:r>
      </w:del>
      <w:r>
        <w:rPr>
          <w:rFonts w:ascii="Arial" w:hAnsi="Arial" w:cs="Arial"/>
          <w:color w:val="212121"/>
        </w:rPr>
        <w:t>句子的性质。或者</w:t>
      </w:r>
      <w:ins w:id="2142" w:author="Shirley Li" w:date="2018-12-07T09:10:00Z">
        <w:r w:rsidR="00332C5F">
          <w:rPr>
            <w:rFonts w:ascii="Arial" w:hAnsi="Arial" w:cs="Arial" w:hint="eastAsia"/>
            <w:color w:val="212121"/>
          </w:rPr>
          <w:t>还可以</w:t>
        </w:r>
      </w:ins>
      <w:r>
        <w:rPr>
          <w:rFonts w:ascii="Arial" w:hAnsi="Arial" w:cs="Arial"/>
          <w:color w:val="212121"/>
        </w:rPr>
        <w:t>是两个或</w:t>
      </w:r>
      <w:del w:id="2143" w:author="Shirley Li" w:date="2018-12-07T09:10:00Z">
        <w:r w:rsidDel="00332C5F">
          <w:rPr>
            <w:rFonts w:ascii="Arial" w:hAnsi="Arial" w:cs="Arial" w:hint="eastAsia"/>
            <w:color w:val="212121"/>
          </w:rPr>
          <w:delText>更多</w:delText>
        </w:r>
      </w:del>
      <w:ins w:id="2144" w:author="Shirley Li" w:date="2018-12-07T09:10:00Z">
        <w:r w:rsidR="00332C5F">
          <w:rPr>
            <w:rFonts w:ascii="Arial" w:hAnsi="Arial" w:cs="Arial" w:hint="eastAsia"/>
            <w:color w:val="212121"/>
          </w:rPr>
          <w:t>多个</w:t>
        </w:r>
      </w:ins>
      <w:r>
        <w:rPr>
          <w:rFonts w:ascii="Arial" w:hAnsi="Arial" w:cs="Arial"/>
          <w:color w:val="212121"/>
        </w:rPr>
        <w:t>TF-Hub</w:t>
      </w:r>
      <w:ins w:id="2145" w:author="Shirley Li" w:date="2018-12-07T09:10:00Z">
        <w:r w:rsidR="00332C5F">
          <w:rPr>
            <w:rFonts w:ascii="Arial" w:hAnsi="Arial" w:cs="Arial" w:hint="eastAsia"/>
            <w:color w:val="212121"/>
          </w:rPr>
          <w:t>函数</w:t>
        </w:r>
      </w:ins>
      <w:del w:id="2146" w:author="Shirley Li" w:date="2018-12-07T09:10:00Z">
        <w:r w:rsidDel="00332C5F">
          <w:rPr>
            <w:rFonts w:ascii="Arial" w:hAnsi="Arial" w:cs="Arial"/>
            <w:color w:val="212121"/>
          </w:rPr>
          <w:delText>模块</w:delText>
        </w:r>
      </w:del>
      <w:r>
        <w:rPr>
          <w:rFonts w:ascii="Arial" w:hAnsi="Arial" w:cs="Arial"/>
          <w:color w:val="212121"/>
        </w:rPr>
        <w:t>的</w:t>
      </w:r>
      <w:ins w:id="2147" w:author="Shirley Li" w:date="2018-12-07T09:11:00Z">
        <w:r w:rsidR="000E3E2A">
          <w:rPr>
            <w:rFonts w:ascii="Arial" w:hAnsi="Arial" w:cs="Arial" w:hint="eastAsia"/>
            <w:color w:val="212121"/>
          </w:rPr>
          <w:t>组合</w:t>
        </w:r>
      </w:ins>
      <w:del w:id="2148" w:author="Shirley Li" w:date="2018-12-07T09:10:00Z">
        <w:r w:rsidDel="000E3E2A">
          <w:rPr>
            <w:rFonts w:ascii="Arial" w:hAnsi="Arial" w:cs="Arial"/>
            <w:color w:val="212121"/>
          </w:rPr>
          <w:delText>集合</w:delText>
        </w:r>
      </w:del>
      <w:r>
        <w:rPr>
          <w:rFonts w:ascii="Arial" w:hAnsi="Arial" w:cs="Arial"/>
          <w:color w:val="212121"/>
        </w:rPr>
        <w:t>。</w:t>
      </w:r>
    </w:p>
    <w:p w:rsidR="006F7728" w:rsidRDefault="006F7728" w:rsidP="006F7728">
      <w:pPr>
        <w:widowControl/>
        <w:numPr>
          <w:ilvl w:val="0"/>
          <w:numId w:val="40"/>
        </w:numPr>
        <w:spacing w:before="120" w:after="120"/>
        <w:ind w:left="0"/>
        <w:jc w:val="left"/>
        <w:rPr>
          <w:rFonts w:ascii="Arial" w:hAnsi="Arial" w:cs="Arial"/>
          <w:color w:val="212121"/>
        </w:rPr>
      </w:pPr>
      <w:r>
        <w:rPr>
          <w:rStyle w:val="a7"/>
          <w:rFonts w:ascii="Arial" w:hAnsi="Arial" w:cs="Arial"/>
          <w:color w:val="212121"/>
        </w:rPr>
        <w:lastRenderedPageBreak/>
        <w:t>正则化</w:t>
      </w:r>
      <w:r>
        <w:rPr>
          <w:rFonts w:ascii="Arial" w:hAnsi="Arial" w:cs="Arial"/>
          <w:color w:val="212121"/>
        </w:rPr>
        <w:t>：为了防止过度拟合，我们可以尝试使用执行某种正则化</w:t>
      </w:r>
      <w:del w:id="2149" w:author="Shirley Li" w:date="2018-12-07T09:12:00Z">
        <w:r w:rsidDel="00482502">
          <w:rPr>
            <w:rFonts w:ascii="Arial" w:hAnsi="Arial" w:cs="Arial"/>
            <w:color w:val="212121"/>
          </w:rPr>
          <w:delText>的</w:delText>
        </w:r>
      </w:del>
      <w:r>
        <w:rPr>
          <w:rFonts w:ascii="Arial" w:hAnsi="Arial" w:cs="Arial"/>
          <w:color w:val="212121"/>
        </w:rPr>
        <w:t>优化器，例如</w:t>
      </w:r>
      <w:hyperlink r:id="rId187" w:history="1">
        <w:r>
          <w:rPr>
            <w:rStyle w:val="a5"/>
            <w:rFonts w:ascii="Arial" w:hAnsi="Arial" w:cs="Arial"/>
            <w:color w:val="039BE5"/>
          </w:rPr>
          <w:t>Proximal Adagrad Optimizer</w:t>
        </w:r>
      </w:hyperlink>
      <w:r>
        <w:rPr>
          <w:rFonts w:ascii="Arial" w:hAnsi="Arial" w:cs="Arial"/>
          <w:color w:val="212121"/>
        </w:rPr>
        <w:t>。</w:t>
      </w:r>
    </w:p>
    <w:p w:rsidR="006F7728" w:rsidRDefault="006F7728" w:rsidP="00910AF0">
      <w:pPr>
        <w:pStyle w:val="2"/>
      </w:pPr>
      <w:r>
        <w:t>高级：</w:t>
      </w:r>
      <w:del w:id="2150" w:author="Shirley Li" w:date="2018-12-07T09:06:00Z">
        <w:r w:rsidDel="002D28D2">
          <w:rPr>
            <w:rFonts w:hint="eastAsia"/>
          </w:rPr>
          <w:delText>转移</w:delText>
        </w:r>
      </w:del>
      <w:ins w:id="2151" w:author="Shirley Li" w:date="2018-12-07T09:06:00Z">
        <w:r w:rsidR="002D28D2">
          <w:rPr>
            <w:rFonts w:hint="eastAsia"/>
          </w:rPr>
          <w:t>迁移</w:t>
        </w:r>
      </w:ins>
      <w:r>
        <w:t>学习分析</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即使在</w:t>
      </w:r>
      <w:r>
        <w:rPr>
          <w:rStyle w:val="a7"/>
          <w:rFonts w:ascii="Arial" w:hAnsi="Arial" w:cs="Arial"/>
          <w:color w:val="212121"/>
        </w:rPr>
        <w:t>对小型数据集进行培训时，</w:t>
      </w:r>
      <w:ins w:id="2152" w:author="Shirley Li" w:date="2018-12-07T09:12:00Z">
        <w:r w:rsidR="00482502">
          <w:rPr>
            <w:rFonts w:ascii="Arial" w:hAnsi="Arial" w:cs="Arial" w:hint="eastAsia"/>
            <w:color w:val="212121"/>
          </w:rPr>
          <w:t>迁移</w:t>
        </w:r>
      </w:ins>
      <w:del w:id="2153" w:author="Shirley Li" w:date="2018-12-07T09:12:00Z">
        <w:r w:rsidDel="00482502">
          <w:rPr>
            <w:rFonts w:ascii="Arial" w:hAnsi="Arial" w:cs="Arial"/>
            <w:color w:val="212121"/>
          </w:rPr>
          <w:delText>转移</w:delText>
        </w:r>
      </w:del>
      <w:r>
        <w:rPr>
          <w:rFonts w:ascii="Arial" w:hAnsi="Arial" w:cs="Arial"/>
          <w:color w:val="212121"/>
        </w:rPr>
        <w:t>学习也可以</w:t>
      </w:r>
      <w:r>
        <w:rPr>
          <w:rStyle w:val="a7"/>
          <w:rFonts w:ascii="Arial" w:hAnsi="Arial" w:cs="Arial"/>
          <w:color w:val="212121"/>
        </w:rPr>
        <w:t>节省</w:t>
      </w:r>
      <w:del w:id="2154" w:author="Shirley Li" w:date="2018-12-07T09:12:00Z">
        <w:r w:rsidDel="00482502">
          <w:rPr>
            <w:rStyle w:val="a7"/>
            <w:rFonts w:ascii="Arial" w:hAnsi="Arial" w:cs="Arial" w:hint="eastAsia"/>
            <w:color w:val="212121"/>
          </w:rPr>
          <w:delText>培训</w:delText>
        </w:r>
      </w:del>
      <w:ins w:id="2155" w:author="Shirley Li" w:date="2018-12-07T09:12:00Z">
        <w:r w:rsidR="00482502">
          <w:rPr>
            <w:rStyle w:val="a7"/>
            <w:rFonts w:ascii="Arial" w:hAnsi="Arial" w:cs="Arial" w:hint="eastAsia"/>
            <w:color w:val="212121"/>
          </w:rPr>
          <w:t>训练</w:t>
        </w:r>
      </w:ins>
      <w:r>
        <w:rPr>
          <w:rStyle w:val="a7"/>
          <w:rFonts w:ascii="Arial" w:hAnsi="Arial" w:cs="Arial"/>
          <w:color w:val="212121"/>
        </w:rPr>
        <w:t>资源</w:t>
      </w:r>
      <w:r>
        <w:rPr>
          <w:rFonts w:ascii="Arial" w:hAnsi="Arial" w:cs="Arial"/>
          <w:color w:val="212121"/>
        </w:rPr>
        <w:t>并实现良好的模型</w:t>
      </w:r>
      <w:del w:id="2156" w:author="Shirley Li" w:date="2018-12-07T09:12:00Z">
        <w:r w:rsidDel="00482502">
          <w:rPr>
            <w:rFonts w:ascii="Arial" w:hAnsi="Arial" w:cs="Arial" w:hint="eastAsia"/>
            <w:color w:val="212121"/>
          </w:rPr>
          <w:delText>概括</w:delText>
        </w:r>
      </w:del>
      <w:ins w:id="2157" w:author="Shirley Li" w:date="2018-12-07T09:12:00Z">
        <w:r w:rsidR="00482502">
          <w:rPr>
            <w:rFonts w:ascii="Arial" w:hAnsi="Arial" w:cs="Arial" w:hint="eastAsia"/>
            <w:color w:val="212121"/>
          </w:rPr>
          <w:t>归纳</w:t>
        </w:r>
      </w:ins>
      <w:r>
        <w:rPr>
          <w:rFonts w:ascii="Arial" w:hAnsi="Arial" w:cs="Arial"/>
          <w:color w:val="212121"/>
        </w:rPr>
        <w:t>。在本部分中，我们将通过两个不同的</w:t>
      </w:r>
      <w:r>
        <w:rPr>
          <w:rFonts w:ascii="Arial" w:hAnsi="Arial" w:cs="Arial"/>
          <w:color w:val="212121"/>
        </w:rPr>
        <w:t>TF-Hub</w:t>
      </w:r>
      <w:r>
        <w:rPr>
          <w:rFonts w:ascii="Arial" w:hAnsi="Arial" w:cs="Arial"/>
          <w:color w:val="212121"/>
        </w:rPr>
        <w:t>模块进行</w:t>
      </w:r>
      <w:ins w:id="2158" w:author="Shirley Li" w:date="2018-12-07T09:12:00Z">
        <w:r w:rsidR="00482502">
          <w:rPr>
            <w:rFonts w:ascii="Arial" w:hAnsi="Arial" w:cs="Arial" w:hint="eastAsia"/>
            <w:color w:val="212121"/>
          </w:rPr>
          <w:t>训练</w:t>
        </w:r>
      </w:ins>
      <w:del w:id="2159" w:author="Shirley Li" w:date="2018-12-07T09:12:00Z">
        <w:r w:rsidDel="00482502">
          <w:rPr>
            <w:rFonts w:ascii="Arial" w:hAnsi="Arial" w:cs="Arial"/>
            <w:color w:val="212121"/>
          </w:rPr>
          <w:delText>培训</w:delText>
        </w:r>
      </w:del>
      <w:r>
        <w:rPr>
          <w:rFonts w:ascii="Arial" w:hAnsi="Arial" w:cs="Arial"/>
          <w:color w:val="212121"/>
        </w:rPr>
        <w:t>来证明这一点：</w:t>
      </w:r>
    </w:p>
    <w:p w:rsidR="006F7728" w:rsidRDefault="00FA200B" w:rsidP="006F7728">
      <w:pPr>
        <w:widowControl/>
        <w:numPr>
          <w:ilvl w:val="0"/>
          <w:numId w:val="41"/>
        </w:numPr>
        <w:spacing w:before="120" w:after="120"/>
        <w:ind w:left="0"/>
        <w:jc w:val="left"/>
        <w:rPr>
          <w:rFonts w:ascii="Arial" w:hAnsi="Arial" w:cs="Arial"/>
          <w:color w:val="212121"/>
        </w:rPr>
      </w:pPr>
      <w:hyperlink r:id="rId188" w:history="1">
        <w:r w:rsidR="006F7728">
          <w:rPr>
            <w:rStyle w:val="a5"/>
            <w:rFonts w:ascii="Arial" w:hAnsi="Arial" w:cs="Arial"/>
            <w:b/>
            <w:bCs/>
            <w:color w:val="039BE5"/>
          </w:rPr>
          <w:t>nnlm-en-dim128</w:t>
        </w:r>
      </w:hyperlink>
      <w:r w:rsidR="006F7728">
        <w:rPr>
          <w:rFonts w:ascii="Arial" w:hAnsi="Arial" w:cs="Arial"/>
          <w:color w:val="212121"/>
        </w:rPr>
        <w:t xml:space="preserve"> - </w:t>
      </w:r>
      <w:proofErr w:type="gramStart"/>
      <w:r w:rsidR="006F7728">
        <w:rPr>
          <w:rFonts w:ascii="Arial" w:hAnsi="Arial" w:cs="Arial"/>
          <w:color w:val="212121"/>
        </w:rPr>
        <w:t>预训练</w:t>
      </w:r>
      <w:proofErr w:type="gramEnd"/>
      <w:r w:rsidR="006F7728">
        <w:rPr>
          <w:rFonts w:ascii="Arial" w:hAnsi="Arial" w:cs="Arial"/>
          <w:color w:val="212121"/>
        </w:rPr>
        <w:t>文本嵌入模块，</w:t>
      </w:r>
    </w:p>
    <w:p w:rsidR="006F7728" w:rsidRDefault="00FA200B" w:rsidP="006F7728">
      <w:pPr>
        <w:widowControl/>
        <w:numPr>
          <w:ilvl w:val="0"/>
          <w:numId w:val="41"/>
        </w:numPr>
        <w:spacing w:before="120" w:after="120"/>
        <w:ind w:left="0"/>
        <w:jc w:val="left"/>
        <w:rPr>
          <w:rFonts w:ascii="Arial" w:hAnsi="Arial" w:cs="Arial"/>
          <w:color w:val="212121"/>
        </w:rPr>
      </w:pPr>
      <w:hyperlink r:id="rId189" w:history="1">
        <w:r w:rsidR="006F7728">
          <w:rPr>
            <w:rStyle w:val="a5"/>
            <w:rFonts w:ascii="Arial" w:hAnsi="Arial" w:cs="Arial"/>
            <w:b/>
            <w:bCs/>
            <w:color w:val="039BE5"/>
          </w:rPr>
          <w:t>随机</w:t>
        </w:r>
        <w:r w:rsidR="006F7728">
          <w:rPr>
            <w:rStyle w:val="a5"/>
            <w:rFonts w:ascii="Arial" w:hAnsi="Arial" w:cs="Arial"/>
            <w:b/>
            <w:bCs/>
            <w:color w:val="039BE5"/>
          </w:rPr>
          <w:t>nnlm</w:t>
        </w:r>
        <w:proofErr w:type="gramStart"/>
        <w:r w:rsidR="006F7728">
          <w:rPr>
            <w:rStyle w:val="a5"/>
            <w:rFonts w:ascii="Arial" w:hAnsi="Arial" w:cs="Arial"/>
            <w:b/>
            <w:bCs/>
            <w:color w:val="039BE5"/>
          </w:rPr>
          <w:t>烯</w:t>
        </w:r>
        <w:proofErr w:type="gramEnd"/>
        <w:r w:rsidR="006F7728">
          <w:rPr>
            <w:rStyle w:val="a5"/>
            <w:rFonts w:ascii="Arial" w:hAnsi="Arial" w:cs="Arial"/>
            <w:b/>
            <w:bCs/>
            <w:color w:val="039BE5"/>
          </w:rPr>
          <w:t>dim128</w:t>
        </w:r>
      </w:hyperlink>
      <w:r w:rsidR="006F7728">
        <w:rPr>
          <w:rFonts w:ascii="Arial" w:hAnsi="Arial" w:cs="Arial"/>
          <w:color w:val="212121"/>
        </w:rPr>
        <w:t> -</w:t>
      </w:r>
      <w:r w:rsidR="006F7728">
        <w:rPr>
          <w:rFonts w:ascii="Arial" w:hAnsi="Arial" w:cs="Arial"/>
          <w:color w:val="212121"/>
        </w:rPr>
        <w:t>文本嵌入模块具有相同的词汇和网络</w:t>
      </w:r>
      <w:r w:rsidR="006F7728">
        <w:rPr>
          <w:rStyle w:val="a7"/>
          <w:rFonts w:ascii="Arial" w:hAnsi="Arial" w:cs="Arial"/>
          <w:color w:val="212121"/>
        </w:rPr>
        <w:t> nnlm</w:t>
      </w:r>
      <w:del w:id="2160" w:author="Shirley Li" w:date="2018-12-07T09:13:00Z">
        <w:r w:rsidR="006F7728" w:rsidDel="00482502">
          <w:rPr>
            <w:rStyle w:val="a7"/>
            <w:rFonts w:ascii="Arial" w:hAnsi="Arial" w:cs="Arial"/>
            <w:color w:val="212121"/>
          </w:rPr>
          <w:delText>烯</w:delText>
        </w:r>
      </w:del>
      <w:ins w:id="2161" w:author="Shirley Li" w:date="2018-12-07T09:13:00Z">
        <w:r w:rsidR="00482502">
          <w:rPr>
            <w:rStyle w:val="a7"/>
            <w:rFonts w:ascii="Arial" w:hAnsi="Arial" w:cs="Arial" w:hint="eastAsia"/>
            <w:color w:val="212121"/>
          </w:rPr>
          <w:t>-</w:t>
        </w:r>
      </w:ins>
      <w:r w:rsidR="006F7728">
        <w:rPr>
          <w:rStyle w:val="a7"/>
          <w:rFonts w:ascii="Arial" w:hAnsi="Arial" w:cs="Arial"/>
          <w:color w:val="212121"/>
        </w:rPr>
        <w:t>dim128</w:t>
      </w:r>
      <w:r w:rsidR="006F7728">
        <w:rPr>
          <w:rFonts w:ascii="Arial" w:hAnsi="Arial" w:cs="Arial"/>
          <w:color w:val="212121"/>
        </w:rPr>
        <w:t>，但权重只是随机初始化</w:t>
      </w:r>
      <w:ins w:id="2162" w:author="Shirley Li" w:date="2018-12-07T09:13:00Z">
        <w:r w:rsidR="007C4166">
          <w:rPr>
            <w:rFonts w:ascii="Arial" w:hAnsi="Arial" w:cs="Arial" w:hint="eastAsia"/>
            <w:color w:val="212121"/>
          </w:rPr>
          <w:t>的数据</w:t>
        </w:r>
      </w:ins>
      <w:r w:rsidR="006F7728">
        <w:rPr>
          <w:rFonts w:ascii="Arial" w:hAnsi="Arial" w:cs="Arial"/>
          <w:color w:val="212121"/>
        </w:rPr>
        <w:t>，</w:t>
      </w:r>
      <w:del w:id="2163" w:author="Shirley Li" w:date="2018-12-07T09:13:00Z">
        <w:r w:rsidR="006F7728" w:rsidDel="007C4166">
          <w:rPr>
            <w:rFonts w:ascii="Arial" w:hAnsi="Arial" w:cs="Arial"/>
            <w:color w:val="212121"/>
          </w:rPr>
          <w:delText>从来</w:delText>
        </w:r>
      </w:del>
      <w:ins w:id="2164" w:author="Shirley Li" w:date="2018-12-07T09:13:00Z">
        <w:r w:rsidR="007C4166">
          <w:rPr>
            <w:rFonts w:ascii="Arial" w:hAnsi="Arial" w:cs="Arial" w:hint="eastAsia"/>
            <w:color w:val="212121"/>
          </w:rPr>
          <w:t>并</w:t>
        </w:r>
      </w:ins>
      <w:r w:rsidR="006F7728">
        <w:rPr>
          <w:rFonts w:ascii="Arial" w:hAnsi="Arial" w:cs="Arial"/>
          <w:color w:val="212121"/>
        </w:rPr>
        <w:t>没有受过</w:t>
      </w:r>
      <w:ins w:id="2165" w:author="Shirley Li" w:date="2018-12-07T09:13:00Z">
        <w:r w:rsidR="007C4166">
          <w:rPr>
            <w:rFonts w:ascii="Arial" w:hAnsi="Arial" w:cs="Arial"/>
            <w:color w:val="212121"/>
          </w:rPr>
          <w:t>真实数据</w:t>
        </w:r>
      </w:ins>
      <w:r w:rsidR="006F7728">
        <w:rPr>
          <w:rFonts w:ascii="Arial" w:hAnsi="Arial" w:cs="Arial"/>
          <w:color w:val="212121"/>
        </w:rPr>
        <w:t>训练</w:t>
      </w:r>
      <w:del w:id="2166" w:author="Shirley Li" w:date="2018-12-07T09:14:00Z">
        <w:r w:rsidR="006F7728" w:rsidDel="007C4166">
          <w:rPr>
            <w:rFonts w:ascii="Arial" w:hAnsi="Arial" w:cs="Arial"/>
            <w:color w:val="212121"/>
          </w:rPr>
          <w:delText>的</w:delText>
        </w:r>
      </w:del>
      <w:del w:id="2167" w:author="Shirley Li" w:date="2018-12-07T09:13:00Z">
        <w:r w:rsidR="006F7728" w:rsidDel="007C4166">
          <w:rPr>
            <w:rFonts w:ascii="Arial" w:hAnsi="Arial" w:cs="Arial"/>
            <w:color w:val="212121"/>
          </w:rPr>
          <w:delText>真实数据</w:delText>
        </w:r>
      </w:del>
      <w:r w:rsidR="006F7728">
        <w:rPr>
          <w:rFonts w:ascii="Arial" w:hAnsi="Arial" w:cs="Arial"/>
          <w:color w:val="212121"/>
        </w:rPr>
        <w:t>。</w:t>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通过以下两种模式进行培训：</w:t>
      </w:r>
    </w:p>
    <w:p w:rsidR="006F7728" w:rsidRDefault="006F7728" w:rsidP="006F7728">
      <w:pPr>
        <w:widowControl/>
        <w:numPr>
          <w:ilvl w:val="0"/>
          <w:numId w:val="42"/>
        </w:numPr>
        <w:spacing w:before="120" w:after="120"/>
        <w:ind w:left="0"/>
        <w:jc w:val="left"/>
        <w:rPr>
          <w:rFonts w:ascii="Arial" w:hAnsi="Arial" w:cs="Arial"/>
          <w:color w:val="212121"/>
        </w:rPr>
      </w:pPr>
      <w:proofErr w:type="gramStart"/>
      <w:r>
        <w:rPr>
          <w:rStyle w:val="a7"/>
          <w:rFonts w:ascii="Arial" w:hAnsi="Arial" w:cs="Arial"/>
          <w:color w:val="212121"/>
        </w:rPr>
        <w:t>仅</w:t>
      </w:r>
      <w:r>
        <w:rPr>
          <w:rFonts w:ascii="Arial" w:hAnsi="Arial" w:cs="Arial"/>
          <w:color w:val="212121"/>
        </w:rPr>
        <w:t>训练</w:t>
      </w:r>
      <w:proofErr w:type="gramEnd"/>
      <w:r>
        <w:rPr>
          <w:rStyle w:val="a7"/>
          <w:rFonts w:ascii="Arial" w:hAnsi="Arial" w:cs="Arial"/>
          <w:color w:val="212121"/>
        </w:rPr>
        <w:t>分类器</w:t>
      </w:r>
      <w:r>
        <w:rPr>
          <w:rFonts w:ascii="Arial" w:hAnsi="Arial" w:cs="Arial"/>
          <w:color w:val="212121"/>
        </w:rPr>
        <w:t>（即</w:t>
      </w:r>
      <w:ins w:id="2168" w:author="Shirley Li" w:date="2018-12-07T09:14:00Z">
        <w:r w:rsidR="00BE423F">
          <w:rPr>
            <w:rFonts w:ascii="Arial" w:hAnsi="Arial" w:cs="Arial" w:hint="eastAsia"/>
            <w:color w:val="212121"/>
          </w:rPr>
          <w:t>不使用</w:t>
        </w:r>
      </w:ins>
      <w:del w:id="2169" w:author="Shirley Li" w:date="2018-12-07T09:14:00Z">
        <w:r w:rsidDel="00BE423F">
          <w:rPr>
            <w:rFonts w:ascii="Arial" w:hAnsi="Arial" w:cs="Arial"/>
            <w:color w:val="212121"/>
          </w:rPr>
          <w:delText>冻结模块</w:delText>
        </w:r>
      </w:del>
      <w:ins w:id="2170" w:author="Shirley Li" w:date="2018-12-07T09:14:00Z">
        <w:r w:rsidR="00BE423F">
          <w:rPr>
            <w:rFonts w:ascii="Arial" w:hAnsi="Arial" w:cs="Arial" w:hint="eastAsia"/>
            <w:color w:val="212121"/>
          </w:rPr>
          <w:t>模型</w:t>
        </w:r>
      </w:ins>
      <w:r>
        <w:rPr>
          <w:rFonts w:ascii="Arial" w:hAnsi="Arial" w:cs="Arial"/>
          <w:color w:val="212121"/>
        </w:rPr>
        <w:t>），</w:t>
      </w:r>
      <w:proofErr w:type="gramStart"/>
      <w:r>
        <w:rPr>
          <w:rFonts w:ascii="Arial" w:hAnsi="Arial" w:cs="Arial"/>
          <w:color w:val="212121"/>
        </w:rPr>
        <w:t>和</w:t>
      </w:r>
      <w:proofErr w:type="gramEnd"/>
    </w:p>
    <w:p w:rsidR="006F7728" w:rsidRDefault="00BE423F" w:rsidP="006F7728">
      <w:pPr>
        <w:widowControl/>
        <w:numPr>
          <w:ilvl w:val="0"/>
          <w:numId w:val="42"/>
        </w:numPr>
        <w:spacing w:before="120" w:after="120"/>
        <w:ind w:left="0"/>
        <w:jc w:val="left"/>
        <w:rPr>
          <w:rFonts w:ascii="Arial" w:hAnsi="Arial" w:cs="Arial"/>
          <w:color w:val="212121"/>
        </w:rPr>
      </w:pPr>
      <w:ins w:id="2171" w:author="Shirley Li" w:date="2018-12-07T09:14:00Z">
        <w:r>
          <w:rPr>
            <w:rStyle w:val="a7"/>
            <w:rFonts w:ascii="Arial" w:hAnsi="Arial" w:cs="Arial" w:hint="eastAsia"/>
            <w:color w:val="212121"/>
          </w:rPr>
          <w:t>使用模型</w:t>
        </w:r>
        <w:r>
          <w:rPr>
            <w:rFonts w:ascii="Arial" w:hAnsi="Arial" w:cs="Arial" w:hint="eastAsia"/>
            <w:color w:val="212121"/>
          </w:rPr>
          <w:t>对</w:t>
        </w:r>
      </w:ins>
      <w:del w:id="2172" w:author="Shirley Li" w:date="2018-12-07T09:14:00Z">
        <w:r w:rsidR="006F7728" w:rsidDel="00BE423F">
          <w:rPr>
            <w:rFonts w:ascii="Arial" w:hAnsi="Arial" w:cs="Arial"/>
            <w:color w:val="212121"/>
          </w:rPr>
          <w:delText>将</w:delText>
        </w:r>
      </w:del>
      <w:r w:rsidR="006F7728">
        <w:rPr>
          <w:rStyle w:val="a7"/>
          <w:rFonts w:ascii="Arial" w:hAnsi="Arial" w:cs="Arial"/>
          <w:color w:val="212121"/>
        </w:rPr>
        <w:t>分类器</w:t>
      </w:r>
      <w:del w:id="2173" w:author="Shirley Li" w:date="2018-12-07T09:14:00Z">
        <w:r w:rsidR="006F7728" w:rsidDel="00BE423F">
          <w:rPr>
            <w:rStyle w:val="a7"/>
            <w:rFonts w:ascii="Arial" w:hAnsi="Arial" w:cs="Arial"/>
            <w:color w:val="212121"/>
          </w:rPr>
          <w:delText>与模块一起</w:delText>
        </w:r>
      </w:del>
      <w:ins w:id="2174" w:author="Shirley Li" w:date="2018-12-07T09:14:00Z">
        <w:r>
          <w:rPr>
            <w:rStyle w:val="a7"/>
            <w:rFonts w:ascii="Arial" w:hAnsi="Arial" w:cs="Arial" w:hint="eastAsia"/>
            <w:color w:val="212121"/>
          </w:rPr>
          <w:t>进行</w:t>
        </w:r>
      </w:ins>
      <w:r w:rsidR="006F7728">
        <w:rPr>
          <w:rFonts w:ascii="Arial" w:hAnsi="Arial" w:cs="Arial"/>
          <w:color w:val="212121"/>
        </w:rPr>
        <w:t>训练。</w:t>
      </w:r>
    </w:p>
    <w:p w:rsidR="006F7728" w:rsidRDefault="006F7728" w:rsidP="006F7728">
      <w:pPr>
        <w:pStyle w:val="a3"/>
        <w:spacing w:before="240" w:beforeAutospacing="0" w:after="240" w:afterAutospacing="0"/>
        <w:rPr>
          <w:rFonts w:ascii="Arial" w:hAnsi="Arial" w:cs="Arial"/>
          <w:color w:val="212121"/>
        </w:rPr>
      </w:pPr>
      <w:del w:id="2175" w:author="Shirley Li" w:date="2018-12-07T09:14:00Z">
        <w:r w:rsidDel="00B57AD3">
          <w:rPr>
            <w:rFonts w:ascii="Arial" w:hAnsi="Arial" w:cs="Arial"/>
            <w:color w:val="212121"/>
          </w:rPr>
          <w:delText>让</w:delText>
        </w:r>
      </w:del>
      <w:r>
        <w:rPr>
          <w:rFonts w:ascii="Arial" w:hAnsi="Arial" w:cs="Arial"/>
          <w:color w:val="212121"/>
        </w:rPr>
        <w:t>我们进行一些</w:t>
      </w:r>
      <w:ins w:id="2176" w:author="Shirley Li" w:date="2018-12-07T09:14:00Z">
        <w:r w:rsidR="00B57AD3">
          <w:rPr>
            <w:rFonts w:ascii="Arial" w:hAnsi="Arial" w:cs="Arial" w:hint="eastAsia"/>
            <w:color w:val="212121"/>
          </w:rPr>
          <w:t>训练</w:t>
        </w:r>
      </w:ins>
      <w:del w:id="2177" w:author="Shirley Li" w:date="2018-12-07T09:14:00Z">
        <w:r w:rsidDel="00B57AD3">
          <w:rPr>
            <w:rFonts w:ascii="Arial" w:hAnsi="Arial" w:cs="Arial"/>
            <w:color w:val="212121"/>
          </w:rPr>
          <w:delText>培训</w:delText>
        </w:r>
      </w:del>
      <w:r>
        <w:rPr>
          <w:rFonts w:ascii="Arial" w:hAnsi="Arial" w:cs="Arial"/>
          <w:color w:val="212121"/>
        </w:rPr>
        <w:t>和评估，看看使用各种</w:t>
      </w:r>
      <w:ins w:id="2178" w:author="Shirley Li" w:date="2018-12-07T09:14:00Z">
        <w:r w:rsidR="00B57AD3">
          <w:rPr>
            <w:rFonts w:ascii="Arial" w:hAnsi="Arial" w:cs="Arial" w:hint="eastAsia"/>
            <w:color w:val="212121"/>
          </w:rPr>
          <w:t>模型</w:t>
        </w:r>
      </w:ins>
      <w:del w:id="2179" w:author="Shirley Li" w:date="2018-12-07T09:14:00Z">
        <w:r w:rsidDel="00B57AD3">
          <w:rPr>
            <w:rFonts w:ascii="Arial" w:hAnsi="Arial" w:cs="Arial"/>
            <w:color w:val="212121"/>
          </w:rPr>
          <w:delText>模块</w:delText>
        </w:r>
      </w:del>
      <w:r>
        <w:rPr>
          <w:rFonts w:ascii="Arial" w:hAnsi="Arial" w:cs="Arial"/>
          <w:color w:val="212121"/>
        </w:rPr>
        <w:t>如何影响准确性。</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Style w:val="kwd"/>
          <w:rFonts w:ascii="Courier New" w:hAnsi="Courier New" w:cs="Courier New"/>
          <w:color w:val="3B78E7"/>
          <w:sz w:val="21"/>
          <w:szCs w:val="21"/>
        </w:rPr>
        <w:t>def</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Style w:val="pln"/>
          <w:rFonts w:ascii="Courier New" w:hAnsi="Courier New" w:cs="Courier New"/>
          <w:color w:val="37474F"/>
          <w:sz w:val="21"/>
          <w:szCs w:val="21"/>
        </w:rPr>
        <w:t>hub_module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train_module</w:t>
      </w:r>
      <w:r>
        <w:rPr>
          <w:rStyle w:val="pun"/>
          <w:rFonts w:ascii="Courier New" w:hAnsi="Courier New" w:cs="Courier New"/>
          <w:color w:val="37474F"/>
          <w:sz w:val="21"/>
          <w:szCs w:val="21"/>
        </w:rPr>
        <w:t>=</w:t>
      </w:r>
      <w:r>
        <w:rPr>
          <w:rStyle w:val="kwd"/>
          <w:rFonts w:ascii="Courier New" w:hAnsi="Courier New" w:cs="Courier New"/>
          <w:color w:val="3B78E7"/>
          <w:sz w:val="21"/>
          <w:szCs w:val="21"/>
        </w:rPr>
        <w:t>False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embedded_text_feature_column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hub</w:t>
      </w:r>
      <w:r>
        <w:rPr>
          <w:rStyle w:val="pun"/>
          <w:rFonts w:ascii="Courier New" w:hAnsi="Courier New" w:cs="Courier New"/>
          <w:color w:val="37474F"/>
          <w:sz w:val="21"/>
          <w:szCs w:val="21"/>
        </w:rPr>
        <w:t>.</w:t>
      </w:r>
      <w:r>
        <w:rPr>
          <w:rStyle w:val="pln"/>
          <w:rFonts w:ascii="Courier New" w:hAnsi="Courier New" w:cs="Courier New"/>
          <w:color w:val="37474F"/>
          <w:sz w:val="21"/>
          <w:szCs w:val="21"/>
        </w:rPr>
        <w:t>text_embedding_column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key</w:t>
      </w:r>
      <w:r>
        <w:rPr>
          <w:rStyle w:val="pun"/>
          <w:rFonts w:ascii="Courier New" w:hAnsi="Courier New" w:cs="Courier New"/>
          <w:color w:val="37474F"/>
          <w:sz w:val="21"/>
          <w:szCs w:val="21"/>
        </w:rPr>
        <w:t>=</w:t>
      </w:r>
      <w:r>
        <w:rPr>
          <w:rStyle w:val="str"/>
          <w:rFonts w:ascii="Courier New" w:hAnsi="Courier New" w:cs="Courier New"/>
          <w:color w:val="0D904F"/>
          <w:sz w:val="21"/>
          <w:szCs w:val="21"/>
        </w:rPr>
        <w:t>"sentence"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module_spec</w:t>
      </w:r>
      <w:r>
        <w:rPr>
          <w:rStyle w:val="pun"/>
          <w:rFonts w:ascii="Courier New" w:hAnsi="Courier New" w:cs="Courier New"/>
          <w:color w:val="37474F"/>
          <w:sz w:val="21"/>
          <w:szCs w:val="21"/>
        </w:rPr>
        <w:t>=</w:t>
      </w:r>
      <w:r>
        <w:rPr>
          <w:rStyle w:val="pln"/>
          <w:rFonts w:ascii="Courier New" w:hAnsi="Courier New" w:cs="Courier New"/>
          <w:color w:val="37474F"/>
          <w:sz w:val="21"/>
          <w:szCs w:val="21"/>
        </w:rPr>
        <w:t>hub_module</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trainable</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estimator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tf</w:t>
      </w:r>
      <w:r>
        <w:rPr>
          <w:rStyle w:val="pun"/>
          <w:rFonts w:ascii="Courier New" w:hAnsi="Courier New" w:cs="Courier New"/>
          <w:color w:val="37474F"/>
          <w:sz w:val="21"/>
          <w:szCs w:val="21"/>
        </w:rPr>
        <w:t>.</w:t>
      </w:r>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typ"/>
          <w:rFonts w:ascii="Courier New" w:hAnsi="Courier New" w:cs="Courier New"/>
          <w:color w:val="9C27B0"/>
          <w:sz w:val="21"/>
          <w:szCs w:val="21"/>
        </w:rPr>
        <w:t>DNNClassifier</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hidden_units</w:t>
      </w:r>
      <w:r>
        <w:rPr>
          <w:rStyle w:val="pun"/>
          <w:rFonts w:ascii="Courier New" w:hAnsi="Courier New" w:cs="Courier New"/>
          <w:color w:val="37474F"/>
          <w:sz w:val="21"/>
          <w:szCs w:val="21"/>
        </w:rPr>
        <w:t>=[</w:t>
      </w:r>
      <w:r>
        <w:rPr>
          <w:rStyle w:val="lit"/>
          <w:rFonts w:ascii="Courier New" w:hAnsi="Courier New" w:cs="Courier New"/>
          <w:color w:val="C53929"/>
          <w:sz w:val="21"/>
          <w:szCs w:val="21"/>
        </w:rPr>
        <w:t>500</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lit"/>
          <w:rFonts w:ascii="Courier New" w:hAnsi="Courier New" w:cs="Courier New"/>
          <w:color w:val="C53929"/>
          <w:sz w:val="21"/>
          <w:szCs w:val="21"/>
        </w:rPr>
        <w:t>100</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feature_columns</w:t>
      </w:r>
      <w:r>
        <w:rPr>
          <w:rStyle w:val="pun"/>
          <w:rFonts w:ascii="Courier New" w:hAnsi="Courier New" w:cs="Courier New"/>
          <w:color w:val="37474F"/>
          <w:sz w:val="21"/>
          <w:szCs w:val="21"/>
        </w:rPr>
        <w:t>=[</w:t>
      </w:r>
      <w:r>
        <w:rPr>
          <w:rStyle w:val="pln"/>
          <w:rFonts w:ascii="Courier New" w:hAnsi="Courier New" w:cs="Courier New"/>
          <w:color w:val="37474F"/>
          <w:sz w:val="21"/>
          <w:szCs w:val="21"/>
        </w:rPr>
        <w:t>embedded_text_feature_column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n_classes</w:t>
      </w:r>
      <w:r>
        <w:rPr>
          <w:rStyle w:val="pun"/>
          <w:rFonts w:ascii="Courier New" w:hAnsi="Courier New" w:cs="Courier New"/>
          <w:color w:val="37474F"/>
          <w:sz w:val="21"/>
          <w:szCs w:val="21"/>
        </w:rPr>
        <w:t>=</w:t>
      </w:r>
      <w:r>
        <w:rPr>
          <w:rStyle w:val="lit"/>
          <w:rFonts w:ascii="Courier New" w:hAnsi="Courier New" w:cs="Courier New"/>
          <w:color w:val="C53929"/>
          <w:sz w:val="21"/>
          <w:szCs w:val="21"/>
        </w:rPr>
        <w:t>2</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tf</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typ"/>
          <w:rFonts w:ascii="Courier New" w:hAnsi="Courier New" w:cs="Courier New"/>
          <w:color w:val="9C27B0"/>
          <w:sz w:val="21"/>
          <w:szCs w:val="21"/>
        </w:rPr>
        <w:t>AdagradOptimizer</w:t>
      </w:r>
      <w:r>
        <w:rPr>
          <w:rStyle w:val="pun"/>
          <w:rFonts w:ascii="Courier New" w:hAnsi="Courier New" w:cs="Courier New"/>
          <w:color w:val="37474F"/>
          <w:sz w:val="21"/>
          <w:szCs w:val="21"/>
        </w:rPr>
        <w:t>(</w:t>
      </w:r>
      <w:r>
        <w:rPr>
          <w:rStyle w:val="pln"/>
          <w:rFonts w:ascii="Courier New" w:hAnsi="Courier New" w:cs="Courier New"/>
          <w:color w:val="37474F"/>
          <w:sz w:val="21"/>
          <w:szCs w:val="21"/>
        </w:rPr>
        <w:t>learning_rate</w:t>
      </w:r>
      <w:r>
        <w:rPr>
          <w:rStyle w:val="pun"/>
          <w:rFonts w:ascii="Courier New" w:hAnsi="Courier New" w:cs="Courier New"/>
          <w:color w:val="37474F"/>
          <w:sz w:val="21"/>
          <w:szCs w:val="21"/>
        </w:rPr>
        <w:t>=</w:t>
      </w:r>
      <w:r>
        <w:rPr>
          <w:rStyle w:val="lit"/>
          <w:rFonts w:ascii="Courier New" w:hAnsi="Courier New" w:cs="Courier New"/>
          <w:color w:val="C53929"/>
          <w:sz w:val="21"/>
          <w:szCs w:val="21"/>
        </w:rPr>
        <w:t>0.003</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train_input_fn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steps</w:t>
      </w:r>
      <w:r>
        <w:rPr>
          <w:rStyle w:val="pun"/>
          <w:rFonts w:ascii="Courier New" w:hAnsi="Courier New" w:cs="Courier New"/>
          <w:color w:val="37474F"/>
          <w:sz w:val="21"/>
          <w:szCs w:val="21"/>
        </w:rPr>
        <w:t>=</w:t>
      </w:r>
      <w:r>
        <w:rPr>
          <w:rStyle w:val="lit"/>
          <w:rFonts w:ascii="Courier New" w:hAnsi="Courier New" w:cs="Courier New"/>
          <w:color w:val="C53929"/>
          <w:sz w:val="21"/>
          <w:szCs w:val="21"/>
        </w:rPr>
        <w:t>1000</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train_eval_result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predict_train_input_fn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test_eval_result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predict_test_input_fn</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training_set_accuracy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train_eval_result</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test_set_accuracy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test_eval_result</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return</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"Training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training_set_accuracy</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lastRenderedPageBreak/>
        <w:t xml:space="preserve">      </w:t>
      </w:r>
      <w:r>
        <w:rPr>
          <w:rStyle w:val="str"/>
          <w:rFonts w:ascii="Courier New" w:hAnsi="Courier New" w:cs="Courier New"/>
          <w:color w:val="0D904F"/>
          <w:sz w:val="21"/>
          <w:szCs w:val="21"/>
        </w:rPr>
        <w:t>"Test accuracy"</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test_set_accuracy</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Fonts w:ascii="Courier New" w:hAnsi="Courier New" w:cs="Courier New"/>
          <w:color w:val="37474F"/>
          <w:sz w:val="21"/>
          <w:szCs w:val="21"/>
        </w:rPr>
        <w:br/>
      </w:r>
      <w:r>
        <w:rPr>
          <w:rFonts w:ascii="Courier New" w:hAnsi="Courier New" w:cs="Courier New"/>
          <w:color w:val="37474F"/>
          <w:sz w:val="21"/>
          <w:szCs w:val="21"/>
        </w:rPr>
        <w:br/>
      </w:r>
      <w:r>
        <w:rPr>
          <w:rStyle w:val="pln"/>
          <w:rFonts w:ascii="Courier New" w:hAnsi="Courier New" w:cs="Courier New"/>
          <w:color w:val="37474F"/>
          <w:sz w:val="21"/>
          <w:szCs w:val="21"/>
        </w:rPr>
        <w:t xml:space="preserve">results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str"/>
          <w:rFonts w:ascii="Courier New" w:hAnsi="Courier New" w:cs="Courier New"/>
          <w:color w:val="0D904F"/>
          <w:sz w:val="21"/>
          <w:szCs w:val="21"/>
        </w:rPr>
        <w:t>"nnlm-en-dim128"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"https://tfhub.dev/google/nnlm-en-dim128/1"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str"/>
          <w:rFonts w:ascii="Courier New" w:hAnsi="Courier New" w:cs="Courier New"/>
          <w:color w:val="0D904F"/>
          <w:sz w:val="21"/>
          <w:szCs w:val="21"/>
        </w:rPr>
        <w:t>"nnlm-en-dim128-with-module-training"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"https://tfhub.dev/google/nnlm-en-dim128/1"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str"/>
          <w:rFonts w:ascii="Courier New" w:hAnsi="Courier New" w:cs="Courier New"/>
          <w:color w:val="0D904F"/>
          <w:sz w:val="21"/>
          <w:szCs w:val="21"/>
        </w:rPr>
        <w:t>"random-nnlm-en-dim128"</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"https://tfhub.dev/google/random-nnlm-en-dim128/1"</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str"/>
          <w:rFonts w:ascii="Courier New" w:hAnsi="Courier New" w:cs="Courier New"/>
          <w:color w:val="0D904F"/>
          <w:sz w:val="21"/>
          <w:szCs w:val="21"/>
        </w:rPr>
        <w:t>"random-nnlm-en-dim128-with-module-training"</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train_and_evaluate_with_module</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r>
        <w:rPr>
          <w:rStyle w:val="str"/>
          <w:rFonts w:ascii="Courier New" w:hAnsi="Courier New" w:cs="Courier New"/>
          <w:color w:val="0D904F"/>
          <w:sz w:val="21"/>
          <w:szCs w:val="21"/>
        </w:rPr>
        <w:t>"https://tfhub.dev/google/random-nnlm-en-dim128/1"</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True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我们来看看结果。</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pd</w:t>
      </w:r>
      <w:r>
        <w:rPr>
          <w:rStyle w:val="pun"/>
          <w:rFonts w:ascii="Courier New" w:hAnsi="Courier New" w:cs="Courier New"/>
          <w:color w:val="37474F"/>
          <w:sz w:val="21"/>
          <w:szCs w:val="21"/>
        </w:rPr>
        <w:t>.</w:t>
      </w:r>
      <w:r>
        <w:rPr>
          <w:rStyle w:val="typ"/>
          <w:rFonts w:ascii="Courier New" w:hAnsi="Courier New" w:cs="Courier New"/>
          <w:color w:val="9C27B0"/>
          <w:sz w:val="21"/>
          <w:szCs w:val="21"/>
        </w:rPr>
        <w:t>DataFrame</w:t>
      </w:r>
      <w:r>
        <w:rPr>
          <w:rStyle w:val="pun"/>
          <w:rFonts w:ascii="Courier New" w:hAnsi="Courier New" w:cs="Courier New"/>
          <w:color w:val="37474F"/>
          <w:sz w:val="21"/>
          <w:szCs w:val="21"/>
        </w:rPr>
        <w:t>.</w:t>
      </w:r>
      <w:r>
        <w:rPr>
          <w:rStyle w:val="pln"/>
          <w:rFonts w:ascii="Courier New" w:hAnsi="Courier New" w:cs="Courier New"/>
          <w:color w:val="37474F"/>
          <w:sz w:val="21"/>
          <w:szCs w:val="21"/>
        </w:rPr>
        <w:t>from</w:t>
      </w:r>
      <w:proofErr w:type="gramEnd"/>
      <w:r>
        <w:rPr>
          <w:rStyle w:val="pln"/>
          <w:rFonts w:ascii="Courier New" w:hAnsi="Courier New" w:cs="Courier New"/>
          <w:color w:val="37474F"/>
          <w:sz w:val="21"/>
          <w:szCs w:val="21"/>
        </w:rPr>
        <w:t>_dict</w:t>
      </w:r>
      <w:r>
        <w:rPr>
          <w:rStyle w:val="pun"/>
          <w:rFonts w:ascii="Courier New" w:hAnsi="Courier New" w:cs="Courier New"/>
          <w:color w:val="37474F"/>
          <w:sz w:val="21"/>
          <w:szCs w:val="21"/>
        </w:rPr>
        <w:t>(</w:t>
      </w:r>
      <w:r>
        <w:rPr>
          <w:rStyle w:val="pln"/>
          <w:rFonts w:ascii="Courier New" w:hAnsi="Courier New" w:cs="Courier New"/>
          <w:color w:val="37474F"/>
          <w:sz w:val="21"/>
          <w:szCs w:val="21"/>
        </w:rPr>
        <w:t>results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orient</w:t>
      </w:r>
      <w:r>
        <w:rPr>
          <w:rStyle w:val="pun"/>
          <w:rFonts w:ascii="Courier New" w:hAnsi="Courier New" w:cs="Courier New"/>
          <w:color w:val="37474F"/>
          <w:sz w:val="21"/>
          <w:szCs w:val="21"/>
        </w:rPr>
        <w:t>=</w:t>
      </w:r>
      <w:r>
        <w:rPr>
          <w:rStyle w:val="str"/>
          <w:rFonts w:ascii="Courier New" w:hAnsi="Courier New" w:cs="Courier New"/>
          <w:color w:val="0D904F"/>
          <w:sz w:val="21"/>
          <w:szCs w:val="21"/>
        </w:rPr>
        <w:t>"index"</w:t>
      </w:r>
      <w:r>
        <w:rPr>
          <w:rStyle w:val="pun"/>
          <w:rFonts w:ascii="Courier New" w:hAnsi="Courier New" w:cs="Courier New"/>
          <w:color w:val="37474F"/>
          <w:sz w:val="21"/>
          <w:szCs w:val="21"/>
        </w:rPr>
        <w:t>)</w:t>
      </w:r>
      <w:r>
        <w:rPr>
          <w:rFonts w:ascii="Courier New" w:hAnsi="Courier New" w:cs="Courier New"/>
          <w:color w:val="37474F"/>
          <w:sz w:val="21"/>
          <w:szCs w:val="21"/>
        </w:rPr>
        <w:br/>
      </w:r>
    </w:p>
    <w:tbl>
      <w:tblPr>
        <w:tblW w:w="9945" w:type="dxa"/>
        <w:tblCellMar>
          <w:top w:w="15" w:type="dxa"/>
          <w:left w:w="15" w:type="dxa"/>
          <w:bottom w:w="15" w:type="dxa"/>
          <w:right w:w="15" w:type="dxa"/>
        </w:tblCellMar>
        <w:tblLook w:val="04A0" w:firstRow="1" w:lastRow="0" w:firstColumn="1" w:lastColumn="0" w:noHBand="0" w:noVBand="1"/>
      </w:tblPr>
      <w:tblGrid>
        <w:gridCol w:w="5575"/>
        <w:gridCol w:w="2185"/>
        <w:gridCol w:w="2185"/>
      </w:tblGrid>
      <w:tr w:rsidR="006F7728" w:rsidTr="00C62A8A">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rPr>
                <w:rFonts w:ascii="Courier New" w:hAnsi="Courier New" w:cs="Courier New"/>
                <w:color w:val="37474F"/>
                <w:szCs w:val="21"/>
              </w:rPr>
            </w:pP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jc w:val="right"/>
              <w:rPr>
                <w:rFonts w:ascii="Arial" w:eastAsia="宋体" w:hAnsi="Arial" w:cs="Arial"/>
                <w:color w:val="FFFFFF"/>
                <w:sz w:val="24"/>
                <w:szCs w:val="24"/>
              </w:rPr>
            </w:pPr>
            <w:r>
              <w:rPr>
                <w:rFonts w:ascii="Arial" w:hAnsi="Arial" w:cs="Arial"/>
                <w:color w:val="FFFFFF"/>
              </w:rPr>
              <w:t>测试准确性</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jc w:val="right"/>
              <w:rPr>
                <w:rFonts w:ascii="Arial" w:hAnsi="Arial" w:cs="Arial"/>
                <w:color w:val="FFFFFF"/>
              </w:rPr>
            </w:pPr>
            <w:r>
              <w:rPr>
                <w:rFonts w:ascii="Arial" w:hAnsi="Arial" w:cs="Arial"/>
                <w:color w:val="FFFFFF"/>
              </w:rPr>
              <w:t>训练准确性</w:t>
            </w:r>
          </w:p>
        </w:tc>
      </w:tr>
      <w:tr w:rsidR="006F7728"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jc w:val="left"/>
              <w:rPr>
                <w:rFonts w:ascii="Arial" w:hAnsi="Arial" w:cs="Arial"/>
                <w:color w:val="FFFFFF"/>
              </w:rPr>
            </w:pPr>
            <w:r>
              <w:rPr>
                <w:rFonts w:ascii="Arial" w:hAnsi="Arial" w:cs="Arial"/>
                <w:color w:val="FFFFFF"/>
              </w:rPr>
              <w:t>nnlm</w:t>
            </w:r>
            <w:proofErr w:type="gramStart"/>
            <w:r>
              <w:rPr>
                <w:rFonts w:ascii="Arial" w:hAnsi="Arial" w:cs="Arial"/>
                <w:color w:val="FFFFFF"/>
              </w:rPr>
              <w:t>烯</w:t>
            </w:r>
            <w:proofErr w:type="gramEnd"/>
            <w:r>
              <w:rPr>
                <w:rFonts w:ascii="Arial" w:hAnsi="Arial" w:cs="Arial"/>
                <w:color w:val="FFFFFF"/>
              </w:rPr>
              <w:t>dim128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0.79332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0.80304</w:t>
            </w:r>
          </w:p>
        </w:tc>
      </w:tr>
      <w:tr w:rsidR="006F7728"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rPr>
                <w:rFonts w:ascii="Arial" w:hAnsi="Arial" w:cs="Arial"/>
                <w:color w:val="FFFFFF"/>
                <w:sz w:val="24"/>
                <w:szCs w:val="24"/>
              </w:rPr>
            </w:pPr>
            <w:r>
              <w:rPr>
                <w:rFonts w:ascii="Arial" w:hAnsi="Arial" w:cs="Arial"/>
                <w:color w:val="FFFFFF"/>
              </w:rPr>
              <w:t>nnlm</w:t>
            </w:r>
            <w:proofErr w:type="gramStart"/>
            <w:r>
              <w:rPr>
                <w:rFonts w:ascii="Arial" w:hAnsi="Arial" w:cs="Arial"/>
                <w:color w:val="FFFFFF"/>
              </w:rPr>
              <w:t>烯</w:t>
            </w:r>
            <w:proofErr w:type="gramEnd"/>
            <w:r>
              <w:rPr>
                <w:rFonts w:ascii="Arial" w:hAnsi="Arial" w:cs="Arial"/>
                <w:color w:val="FFFFFF"/>
              </w:rPr>
              <w:t>dim128-</w:t>
            </w:r>
            <w:r>
              <w:rPr>
                <w:rFonts w:ascii="Arial" w:hAnsi="Arial" w:cs="Arial"/>
                <w:color w:val="FFFFFF"/>
              </w:rPr>
              <w:t>与模块培训</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0.87108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0.94960</w:t>
            </w:r>
          </w:p>
        </w:tc>
      </w:tr>
      <w:tr w:rsidR="006F7728"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rPr>
                <w:rFonts w:ascii="Arial" w:hAnsi="Arial" w:cs="Arial"/>
                <w:color w:val="FFFFFF"/>
                <w:sz w:val="24"/>
                <w:szCs w:val="24"/>
              </w:rPr>
            </w:pPr>
            <w:r>
              <w:rPr>
                <w:rFonts w:ascii="Arial" w:hAnsi="Arial" w:cs="Arial"/>
                <w:color w:val="FFFFFF"/>
              </w:rPr>
              <w:t>随机</w:t>
            </w:r>
            <w:r>
              <w:rPr>
                <w:rFonts w:ascii="Arial" w:hAnsi="Arial" w:cs="Arial"/>
                <w:color w:val="FFFFFF"/>
              </w:rPr>
              <w:t>nnlm</w:t>
            </w:r>
            <w:proofErr w:type="gramStart"/>
            <w:r>
              <w:rPr>
                <w:rFonts w:ascii="Arial" w:hAnsi="Arial" w:cs="Arial"/>
                <w:color w:val="FFFFFF"/>
              </w:rPr>
              <w:t>烯</w:t>
            </w:r>
            <w:proofErr w:type="gramEnd"/>
            <w:r>
              <w:rPr>
                <w:rFonts w:ascii="Arial" w:hAnsi="Arial" w:cs="Arial"/>
                <w:color w:val="FFFFFF"/>
              </w:rPr>
              <w:t>dim128</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0.67704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0.72796</w:t>
            </w:r>
          </w:p>
        </w:tc>
      </w:tr>
      <w:tr w:rsidR="006F7728" w:rsidTr="00C62A8A">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rsidR="006F7728" w:rsidRDefault="006F7728" w:rsidP="00C62A8A">
            <w:pPr>
              <w:spacing w:line="360" w:lineRule="atLeast"/>
              <w:rPr>
                <w:rFonts w:ascii="Arial" w:hAnsi="Arial" w:cs="Arial"/>
                <w:color w:val="FFFFFF"/>
                <w:sz w:val="24"/>
                <w:szCs w:val="24"/>
              </w:rPr>
            </w:pPr>
            <w:r>
              <w:rPr>
                <w:rFonts w:ascii="Arial" w:hAnsi="Arial" w:cs="Arial"/>
                <w:color w:val="FFFFFF"/>
              </w:rPr>
              <w:t>随机</w:t>
            </w:r>
            <w:r>
              <w:rPr>
                <w:rFonts w:ascii="Arial" w:hAnsi="Arial" w:cs="Arial"/>
                <w:color w:val="FFFFFF"/>
              </w:rPr>
              <w:t>nnlm</w:t>
            </w:r>
            <w:proofErr w:type="gramStart"/>
            <w:r>
              <w:rPr>
                <w:rFonts w:ascii="Arial" w:hAnsi="Arial" w:cs="Arial"/>
                <w:color w:val="FFFFFF"/>
              </w:rPr>
              <w:t>烯</w:t>
            </w:r>
            <w:proofErr w:type="gramEnd"/>
            <w:r>
              <w:rPr>
                <w:rFonts w:ascii="Arial" w:hAnsi="Arial" w:cs="Arial"/>
                <w:color w:val="FFFFFF"/>
              </w:rPr>
              <w:t>dim128-</w:t>
            </w:r>
            <w:r>
              <w:rPr>
                <w:rFonts w:ascii="Arial" w:hAnsi="Arial" w:cs="Arial"/>
                <w:color w:val="FFFFFF"/>
              </w:rPr>
              <w:t>与模块培训</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0.72104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rsidR="006F7728" w:rsidRDefault="006F7728" w:rsidP="00C62A8A">
            <w:pPr>
              <w:spacing w:line="300" w:lineRule="atLeast"/>
              <w:rPr>
                <w:rFonts w:ascii="Arial" w:hAnsi="Arial" w:cs="Arial"/>
                <w:color w:val="212121"/>
                <w:szCs w:val="21"/>
              </w:rPr>
            </w:pPr>
            <w:r>
              <w:rPr>
                <w:rFonts w:ascii="Arial" w:hAnsi="Arial" w:cs="Arial"/>
                <w:color w:val="212121"/>
                <w:szCs w:val="21"/>
              </w:rPr>
              <w:t>0.76448</w:t>
            </w:r>
          </w:p>
        </w:tc>
      </w:tr>
    </w:tbl>
    <w:p w:rsidR="006F7728" w:rsidRDefault="006F7728" w:rsidP="006F7728">
      <w:pPr>
        <w:pStyle w:val="a3"/>
        <w:spacing w:before="240" w:beforeAutospacing="0" w:after="240" w:afterAutospacing="0"/>
        <w:rPr>
          <w:rFonts w:ascii="Arial" w:hAnsi="Arial" w:cs="Arial"/>
          <w:color w:val="212121"/>
        </w:rPr>
      </w:pPr>
      <w:r>
        <w:rPr>
          <w:rFonts w:ascii="Arial" w:hAnsi="Arial" w:cs="Arial"/>
          <w:color w:val="212121"/>
        </w:rPr>
        <w:t>我们已经可以看到一些模式，但首先我们应该建立测试集的基线准确</w:t>
      </w:r>
      <w:ins w:id="2180" w:author="Shirley Li" w:date="2018-12-07T09:21:00Z">
        <w:r w:rsidR="00291A06">
          <w:rPr>
            <w:rFonts w:ascii="Arial" w:hAnsi="Arial" w:cs="Arial" w:hint="eastAsia"/>
            <w:color w:val="212121"/>
          </w:rPr>
          <w:t>度</w:t>
        </w:r>
      </w:ins>
      <w:del w:id="2181" w:author="Shirley Li" w:date="2018-12-07T09:21:00Z">
        <w:r w:rsidDel="00291A06">
          <w:rPr>
            <w:rFonts w:ascii="Arial" w:hAnsi="Arial" w:cs="Arial"/>
            <w:color w:val="212121"/>
          </w:rPr>
          <w:delText>性</w:delText>
        </w:r>
      </w:del>
      <w:r>
        <w:rPr>
          <w:rFonts w:ascii="Arial" w:hAnsi="Arial" w:cs="Arial"/>
          <w:color w:val="212121"/>
        </w:rPr>
        <w:t xml:space="preserve"> - </w:t>
      </w:r>
      <w:r>
        <w:rPr>
          <w:rFonts w:ascii="Arial" w:hAnsi="Arial" w:cs="Arial"/>
          <w:color w:val="212121"/>
        </w:rPr>
        <w:t>通过仅输出代表性最强的类的标签可以实现的</w:t>
      </w:r>
      <w:ins w:id="2182" w:author="Shirley Li" w:date="2018-12-07T09:21:00Z">
        <w:r w:rsidR="00242C3C">
          <w:rPr>
            <w:rFonts w:ascii="Arial" w:hAnsi="Arial" w:cs="Arial" w:hint="eastAsia"/>
            <w:color w:val="212121"/>
          </w:rPr>
          <w:t>精确度</w:t>
        </w:r>
      </w:ins>
      <w:r>
        <w:rPr>
          <w:rFonts w:ascii="Arial" w:hAnsi="Arial" w:cs="Arial"/>
          <w:color w:val="212121"/>
        </w:rPr>
        <w:t>下限：</w:t>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proofErr w:type="gramStart"/>
      <w:r>
        <w:rPr>
          <w:rStyle w:val="pln"/>
          <w:rFonts w:ascii="Courier New" w:hAnsi="Courier New" w:cs="Courier New"/>
          <w:color w:val="37474F"/>
          <w:sz w:val="21"/>
          <w:szCs w:val="21"/>
        </w:rPr>
        <w:t>estimator</w:t>
      </w:r>
      <w:r>
        <w:rPr>
          <w:rStyle w:val="pun"/>
          <w:rFonts w:ascii="Courier New" w:hAnsi="Courier New" w:cs="Courier New"/>
          <w:color w:val="37474F"/>
          <w:sz w:val="21"/>
          <w:szCs w:val="21"/>
        </w:rPr>
        <w:t>.</w:t>
      </w:r>
      <w:r>
        <w:rPr>
          <w:rStyle w:val="pln"/>
          <w:rFonts w:ascii="Courier New" w:hAnsi="Courier New" w:cs="Courier New"/>
          <w:color w:val="37474F"/>
          <w:sz w:val="21"/>
          <w:szCs w:val="21"/>
        </w:rPr>
        <w:t>evaluate</w:t>
      </w:r>
      <w:proofErr w:type="gramEnd"/>
      <w:r>
        <w:rPr>
          <w:rStyle w:val="pun"/>
          <w:rFonts w:ascii="Courier New" w:hAnsi="Courier New" w:cs="Courier New"/>
          <w:color w:val="37474F"/>
          <w:sz w:val="21"/>
          <w:szCs w:val="21"/>
        </w:rPr>
        <w:t>(</w:t>
      </w:r>
      <w:r>
        <w:rPr>
          <w:rStyle w:val="pln"/>
          <w:rFonts w:ascii="Courier New" w:hAnsi="Courier New" w:cs="Courier New"/>
          <w:color w:val="37474F"/>
          <w:sz w:val="21"/>
          <w:szCs w:val="21"/>
        </w:rPr>
        <w:t>input_fn</w:t>
      </w:r>
      <w:r>
        <w:rPr>
          <w:rStyle w:val="pun"/>
          <w:rFonts w:ascii="Courier New" w:hAnsi="Courier New" w:cs="Courier New"/>
          <w:color w:val="37474F"/>
          <w:sz w:val="21"/>
          <w:szCs w:val="21"/>
        </w:rPr>
        <w:t>=</w:t>
      </w:r>
      <w:r>
        <w:rPr>
          <w:rStyle w:val="pln"/>
          <w:rFonts w:ascii="Courier New" w:hAnsi="Courier New" w:cs="Courier New"/>
          <w:color w:val="37474F"/>
          <w:sz w:val="21"/>
          <w:szCs w:val="21"/>
        </w:rPr>
        <w:t>predict_test_input_fn</w:t>
      </w:r>
      <w:r>
        <w:rPr>
          <w:rStyle w:val="pun"/>
          <w:rFonts w:ascii="Courier New" w:hAnsi="Courier New" w:cs="Courier New"/>
          <w:color w:val="37474F"/>
          <w:sz w:val="21"/>
          <w:szCs w:val="21"/>
        </w:rPr>
        <w:t>)[</w:t>
      </w:r>
      <w:r>
        <w:rPr>
          <w:rStyle w:val="str"/>
          <w:rFonts w:ascii="Courier New" w:hAnsi="Courier New" w:cs="Courier New"/>
          <w:color w:val="0D904F"/>
          <w:sz w:val="21"/>
          <w:szCs w:val="21"/>
        </w:rPr>
        <w:t>"accuracy_baseline"</w:t>
      </w:r>
      <w:r>
        <w:rPr>
          <w:rStyle w:val="pun"/>
          <w:rFonts w:ascii="Courier New" w:hAnsi="Courier New" w:cs="Courier New"/>
          <w:color w:val="37474F"/>
          <w:sz w:val="21"/>
          <w:szCs w:val="21"/>
        </w:rPr>
        <w:t>]</w:t>
      </w:r>
      <w:r>
        <w:rPr>
          <w:rFonts w:ascii="Courier New" w:hAnsi="Courier New" w:cs="Courier New"/>
          <w:color w:val="37474F"/>
          <w:sz w:val="21"/>
          <w:szCs w:val="21"/>
        </w:rPr>
        <w:br/>
      </w:r>
    </w:p>
    <w:p w:rsidR="006F7728" w:rsidRDefault="006F7728" w:rsidP="006F7728">
      <w:pPr>
        <w:pStyle w:val="HTML0"/>
        <w:shd w:val="clear" w:color="auto" w:fill="F7F7F7"/>
        <w:spacing w:before="240" w:after="240" w:line="300" w:lineRule="atLeast"/>
        <w:rPr>
          <w:rFonts w:ascii="Courier New" w:hAnsi="Courier New" w:cs="Courier New"/>
          <w:color w:val="37474F"/>
          <w:sz w:val="21"/>
          <w:szCs w:val="21"/>
        </w:rPr>
      </w:pPr>
      <w:r>
        <w:rPr>
          <w:rFonts w:ascii="Courier New" w:hAnsi="Courier New" w:cs="Courier New"/>
          <w:color w:val="37474F"/>
          <w:sz w:val="21"/>
          <w:szCs w:val="21"/>
        </w:rPr>
        <w:lastRenderedPageBreak/>
        <w:t>0.5</w:t>
      </w:r>
    </w:p>
    <w:p w:rsidR="006F7728" w:rsidRDefault="00A33E20" w:rsidP="006F7728">
      <w:pPr>
        <w:pStyle w:val="a3"/>
        <w:spacing w:before="240" w:beforeAutospacing="0" w:after="240" w:afterAutospacing="0"/>
        <w:rPr>
          <w:rFonts w:ascii="Arial" w:hAnsi="Arial" w:cs="Arial"/>
          <w:color w:val="212121"/>
        </w:rPr>
      </w:pPr>
      <w:ins w:id="2183" w:author="Shirley Li" w:date="2018-12-07T09:22:00Z">
        <w:r>
          <w:rPr>
            <w:rFonts w:ascii="Arial" w:hAnsi="Arial" w:cs="Arial" w:hint="eastAsia"/>
            <w:color w:val="212121"/>
          </w:rPr>
          <w:t>在这里，我们</w:t>
        </w:r>
      </w:ins>
      <w:del w:id="2184" w:author="Shirley Li" w:date="2018-12-07T09:22:00Z">
        <w:r w:rsidR="006F7728" w:rsidDel="00F675E8">
          <w:rPr>
            <w:rFonts w:ascii="Arial" w:hAnsi="Arial" w:cs="Arial" w:hint="eastAsia"/>
            <w:color w:val="212121"/>
          </w:rPr>
          <w:delText>分配</w:delText>
        </w:r>
      </w:del>
      <w:ins w:id="2185" w:author="Shirley Li" w:date="2018-12-07T09:22:00Z">
        <w:r w:rsidR="00F675E8">
          <w:rPr>
            <w:rFonts w:ascii="Arial" w:hAnsi="Arial" w:cs="Arial" w:hint="eastAsia"/>
            <w:color w:val="212121"/>
          </w:rPr>
          <w:t>指定</w:t>
        </w:r>
      </w:ins>
      <w:r w:rsidR="006F7728">
        <w:rPr>
          <w:rFonts w:ascii="Arial" w:hAnsi="Arial" w:cs="Arial"/>
          <w:color w:val="212121"/>
        </w:rPr>
        <w:t>代表性最高的类</w:t>
      </w:r>
      <w:del w:id="2186" w:author="Shirley Li" w:date="2018-12-07T09:22:00Z">
        <w:r w:rsidR="006F7728" w:rsidDel="00F675E8">
          <w:rPr>
            <w:rFonts w:ascii="Arial" w:hAnsi="Arial" w:cs="Arial"/>
            <w:color w:val="212121"/>
          </w:rPr>
          <w:delText>将</w:delText>
        </w:r>
      </w:del>
      <w:r w:rsidR="006F7728">
        <w:rPr>
          <w:rFonts w:ascii="Arial" w:hAnsi="Arial" w:cs="Arial"/>
          <w:color w:val="212121"/>
        </w:rPr>
        <w:t>使我们的准确率达到</w:t>
      </w:r>
      <w:r w:rsidR="006F7728">
        <w:rPr>
          <w:rStyle w:val="a7"/>
          <w:rFonts w:ascii="Arial" w:hAnsi="Arial" w:cs="Arial"/>
          <w:color w:val="212121"/>
        </w:rPr>
        <w:t>50</w:t>
      </w:r>
      <w:r w:rsidR="006F7728">
        <w:rPr>
          <w:rStyle w:val="a7"/>
          <w:rFonts w:ascii="Arial" w:hAnsi="Arial" w:cs="Arial"/>
          <w:color w:val="212121"/>
        </w:rPr>
        <w:t>％</w:t>
      </w:r>
      <w:r w:rsidR="006F7728">
        <w:rPr>
          <w:rFonts w:ascii="Arial" w:hAnsi="Arial" w:cs="Arial"/>
          <w:color w:val="212121"/>
        </w:rPr>
        <w:t>。</w:t>
      </w:r>
      <w:del w:id="2187" w:author="Shirley Li" w:date="2018-12-07T09:22:00Z">
        <w:r w:rsidR="006F7728" w:rsidDel="00A33E20">
          <w:rPr>
            <w:rFonts w:ascii="Arial" w:hAnsi="Arial" w:cs="Arial"/>
            <w:color w:val="212121"/>
          </w:rPr>
          <w:delText>这里有</w:delText>
        </w:r>
      </w:del>
      <w:r w:rsidR="006F7728">
        <w:rPr>
          <w:rFonts w:ascii="Arial" w:hAnsi="Arial" w:cs="Arial"/>
          <w:color w:val="212121"/>
        </w:rPr>
        <w:t>几点需要注意：</w:t>
      </w:r>
    </w:p>
    <w:p w:rsidR="006F7728" w:rsidRDefault="006F7728" w:rsidP="006F7728">
      <w:pPr>
        <w:widowControl/>
        <w:numPr>
          <w:ilvl w:val="0"/>
          <w:numId w:val="43"/>
        </w:numPr>
        <w:spacing w:before="120" w:after="120"/>
        <w:ind w:left="0"/>
        <w:jc w:val="left"/>
        <w:rPr>
          <w:rFonts w:ascii="Arial" w:hAnsi="Arial" w:cs="Arial"/>
          <w:color w:val="212121"/>
        </w:rPr>
      </w:pPr>
      <w:r>
        <w:rPr>
          <w:rFonts w:ascii="Arial" w:hAnsi="Arial" w:cs="Arial"/>
          <w:color w:val="212121"/>
        </w:rPr>
        <w:t>也许令人惊讶的是，</w:t>
      </w:r>
      <w:r>
        <w:rPr>
          <w:rStyle w:val="a7"/>
          <w:rFonts w:ascii="Arial" w:hAnsi="Arial" w:cs="Arial"/>
          <w:color w:val="212121"/>
        </w:rPr>
        <w:t>模型仍然可以在固定的随机嵌入之上学习</w:t>
      </w:r>
      <w:r>
        <w:rPr>
          <w:rFonts w:ascii="Arial" w:hAnsi="Arial" w:cs="Arial"/>
          <w:color w:val="212121"/>
        </w:rPr>
        <w:t>。原因是即使字典中的每个单词都映射到随机向量，估计器也可以</w:t>
      </w:r>
      <w:del w:id="2188" w:author="Shirley Li" w:date="2018-12-07T09:23:00Z">
        <w:r w:rsidDel="00467F0D">
          <w:rPr>
            <w:rFonts w:ascii="Arial" w:hAnsi="Arial" w:cs="Arial" w:hint="eastAsia"/>
            <w:color w:val="212121"/>
          </w:rPr>
          <w:delText>纯粹</w:delText>
        </w:r>
      </w:del>
      <w:r>
        <w:rPr>
          <w:rFonts w:ascii="Arial" w:hAnsi="Arial" w:cs="Arial"/>
          <w:color w:val="212121"/>
        </w:rPr>
        <w:t>使用其完全连接</w:t>
      </w:r>
      <w:del w:id="2189" w:author="Shirley Li" w:date="2018-12-07T09:23:00Z">
        <w:r w:rsidDel="00467F0D">
          <w:rPr>
            <w:rFonts w:ascii="Arial" w:hAnsi="Arial" w:cs="Arial"/>
            <w:color w:val="212121"/>
          </w:rPr>
          <w:delText>的</w:delText>
        </w:r>
      </w:del>
      <w:r>
        <w:rPr>
          <w:rFonts w:ascii="Arial" w:hAnsi="Arial" w:cs="Arial"/>
          <w:color w:val="212121"/>
        </w:rPr>
        <w:t>层来分隔空间。</w:t>
      </w:r>
    </w:p>
    <w:p w:rsidR="006F7728" w:rsidRDefault="00F675CF" w:rsidP="006F7728">
      <w:pPr>
        <w:widowControl/>
        <w:numPr>
          <w:ilvl w:val="0"/>
          <w:numId w:val="43"/>
        </w:numPr>
        <w:spacing w:before="120" w:after="120"/>
        <w:ind w:left="0"/>
        <w:jc w:val="left"/>
        <w:rPr>
          <w:rFonts w:ascii="Arial" w:hAnsi="Arial" w:cs="Arial"/>
          <w:color w:val="212121"/>
        </w:rPr>
      </w:pPr>
      <w:ins w:id="2190" w:author="Shirley Li" w:date="2018-12-07T09:51:00Z">
        <w:r>
          <w:rPr>
            <w:rFonts w:ascii="Arial" w:hAnsi="Arial" w:cs="Arial" w:hint="eastAsia"/>
            <w:color w:val="212121"/>
          </w:rPr>
          <w:t>与</w:t>
        </w:r>
        <w:proofErr w:type="gramStart"/>
        <w:r>
          <w:rPr>
            <w:rFonts w:ascii="Arial" w:hAnsi="Arial" w:cs="Arial"/>
            <w:color w:val="212121"/>
          </w:rPr>
          <w:t>仅训练</w:t>
        </w:r>
        <w:proofErr w:type="gramEnd"/>
        <w:r>
          <w:rPr>
            <w:rFonts w:ascii="Arial" w:hAnsi="Arial" w:cs="Arial"/>
            <w:color w:val="212121"/>
          </w:rPr>
          <w:t>分类器</w:t>
        </w:r>
        <w:r>
          <w:rPr>
            <w:rFonts w:ascii="Arial" w:hAnsi="Arial" w:cs="Arial" w:hint="eastAsia"/>
            <w:color w:val="212121"/>
          </w:rPr>
          <w:t>不同的是</w:t>
        </w:r>
      </w:ins>
      <w:r w:rsidR="006F7728">
        <w:rPr>
          <w:rFonts w:ascii="Arial" w:hAnsi="Arial" w:cs="Arial"/>
          <w:color w:val="212121"/>
        </w:rPr>
        <w:t>允许用</w:t>
      </w:r>
      <w:r w:rsidR="006F7728">
        <w:rPr>
          <w:rStyle w:val="a7"/>
          <w:rFonts w:ascii="Arial" w:hAnsi="Arial" w:cs="Arial"/>
          <w:color w:val="212121"/>
        </w:rPr>
        <w:t>随机嵌入</w:t>
      </w:r>
      <w:r w:rsidR="006F7728">
        <w:rPr>
          <w:rFonts w:ascii="Arial" w:hAnsi="Arial" w:cs="Arial"/>
          <w:color w:val="212121"/>
        </w:rPr>
        <w:t>训练</w:t>
      </w:r>
      <w:del w:id="2191" w:author="Shirley Li" w:date="2018-12-07T09:49:00Z">
        <w:r w:rsidR="006F7728" w:rsidDel="00F675CF">
          <w:rPr>
            <w:rFonts w:ascii="Arial" w:hAnsi="Arial" w:cs="Arial" w:hint="eastAsia"/>
            <w:color w:val="212121"/>
          </w:rPr>
          <w:delText>模块</w:delText>
        </w:r>
      </w:del>
      <w:ins w:id="2192" w:author="Shirley Li" w:date="2018-12-07T09:49:00Z">
        <w:r>
          <w:rPr>
            <w:rFonts w:ascii="Arial" w:hAnsi="Arial" w:cs="Arial" w:hint="eastAsia"/>
            <w:color w:val="212121"/>
          </w:rPr>
          <w:t>模型</w:t>
        </w:r>
      </w:ins>
      <w:r w:rsidR="006F7728">
        <w:rPr>
          <w:rFonts w:ascii="Arial" w:hAnsi="Arial" w:cs="Arial"/>
          <w:color w:val="212121"/>
        </w:rPr>
        <w:t>增加了训练</w:t>
      </w:r>
      <w:ins w:id="2193" w:author="Shirley Li" w:date="2018-12-07T09:49:00Z">
        <w:r>
          <w:rPr>
            <w:rFonts w:ascii="Arial" w:hAnsi="Arial" w:cs="Arial" w:hint="eastAsia"/>
            <w:color w:val="212121"/>
          </w:rPr>
          <w:t>集</w:t>
        </w:r>
      </w:ins>
      <w:r w:rsidR="006F7728">
        <w:rPr>
          <w:rFonts w:ascii="Arial" w:hAnsi="Arial" w:cs="Arial"/>
          <w:color w:val="212121"/>
        </w:rPr>
        <w:t>和测试</w:t>
      </w:r>
      <w:ins w:id="2194" w:author="Shirley Li" w:date="2018-12-07T09:49:00Z">
        <w:r>
          <w:rPr>
            <w:rFonts w:ascii="Arial" w:hAnsi="Arial" w:cs="Arial" w:hint="eastAsia"/>
            <w:color w:val="212121"/>
          </w:rPr>
          <w:t>集</w:t>
        </w:r>
      </w:ins>
      <w:r w:rsidR="006F7728">
        <w:rPr>
          <w:rFonts w:ascii="Arial" w:hAnsi="Arial" w:cs="Arial"/>
          <w:color w:val="212121"/>
        </w:rPr>
        <w:t>准确性</w:t>
      </w:r>
      <w:del w:id="2195" w:author="Shirley Li" w:date="2018-12-07T09:51:00Z">
        <w:r w:rsidR="006F7728" w:rsidDel="00F675CF">
          <w:rPr>
            <w:rFonts w:ascii="Arial" w:hAnsi="Arial" w:cs="Arial" w:hint="eastAsia"/>
            <w:color w:val="212121"/>
          </w:rPr>
          <w:delText>，因为选择</w:delText>
        </w:r>
        <w:r w:rsidR="006F7728" w:rsidDel="00F675CF">
          <w:rPr>
            <w:rFonts w:ascii="Arial" w:hAnsi="Arial" w:cs="Arial"/>
            <w:color w:val="212121"/>
          </w:rPr>
          <w:delText>仅训练分类器</w:delText>
        </w:r>
      </w:del>
      <w:r w:rsidR="006F7728">
        <w:rPr>
          <w:rFonts w:ascii="Arial" w:hAnsi="Arial" w:cs="Arial"/>
          <w:color w:val="212121"/>
        </w:rPr>
        <w:t>。</w:t>
      </w:r>
    </w:p>
    <w:p w:rsidR="006F7728" w:rsidRDefault="006F7728" w:rsidP="006F7728">
      <w:pPr>
        <w:widowControl/>
        <w:numPr>
          <w:ilvl w:val="0"/>
          <w:numId w:val="43"/>
        </w:numPr>
        <w:spacing w:before="120" w:after="120"/>
        <w:ind w:left="0"/>
        <w:jc w:val="left"/>
        <w:rPr>
          <w:rFonts w:ascii="Arial" w:hAnsi="Arial" w:cs="Arial"/>
          <w:color w:val="212121"/>
        </w:rPr>
      </w:pPr>
      <w:r>
        <w:rPr>
          <w:rFonts w:ascii="Arial" w:hAnsi="Arial" w:cs="Arial"/>
          <w:color w:val="212121"/>
        </w:rPr>
        <w:t>使用</w:t>
      </w:r>
      <w:r>
        <w:rPr>
          <w:rStyle w:val="a7"/>
          <w:rFonts w:ascii="Arial" w:hAnsi="Arial" w:cs="Arial"/>
          <w:color w:val="212121"/>
        </w:rPr>
        <w:t>预先训练的嵌入</w:t>
      </w:r>
      <w:r>
        <w:rPr>
          <w:rFonts w:ascii="Arial" w:hAnsi="Arial" w:cs="Arial"/>
          <w:color w:val="212121"/>
        </w:rPr>
        <w:t>对</w:t>
      </w:r>
      <w:del w:id="2196" w:author="Shirley Li" w:date="2018-12-07T09:52:00Z">
        <w:r w:rsidDel="00EC264D">
          <w:rPr>
            <w:rFonts w:ascii="Arial" w:hAnsi="Arial" w:cs="Arial" w:hint="eastAsia"/>
            <w:color w:val="212121"/>
          </w:rPr>
          <w:delText>模块</w:delText>
        </w:r>
      </w:del>
      <w:ins w:id="2197" w:author="Shirley Li" w:date="2018-12-07T09:52:00Z">
        <w:r w:rsidR="00EC264D">
          <w:rPr>
            <w:rFonts w:ascii="Arial" w:hAnsi="Arial" w:cs="Arial" w:hint="eastAsia"/>
            <w:color w:val="212121"/>
          </w:rPr>
          <w:t>模型</w:t>
        </w:r>
      </w:ins>
      <w:r>
        <w:rPr>
          <w:rFonts w:ascii="Arial" w:hAnsi="Arial" w:cs="Arial"/>
          <w:color w:val="212121"/>
        </w:rPr>
        <w:t>进行</w:t>
      </w:r>
      <w:r>
        <w:rPr>
          <w:rStyle w:val="a7"/>
          <w:rFonts w:ascii="Arial" w:hAnsi="Arial" w:cs="Arial"/>
          <w:color w:val="212121"/>
        </w:rPr>
        <w:t>训练</w:t>
      </w:r>
      <w:r>
        <w:rPr>
          <w:rFonts w:ascii="Arial" w:hAnsi="Arial" w:cs="Arial"/>
          <w:color w:val="212121"/>
        </w:rPr>
        <w:t>也可以提高精度。但请注意</w:t>
      </w:r>
      <w:ins w:id="2198" w:author="Shirley Li" w:date="2018-12-07T09:52:00Z">
        <w:r w:rsidR="00E66AB8">
          <w:rPr>
            <w:rFonts w:ascii="Arial" w:hAnsi="Arial" w:cs="Arial" w:hint="eastAsia"/>
            <w:color w:val="212121"/>
          </w:rPr>
          <w:t>避免</w:t>
        </w:r>
      </w:ins>
      <w:r>
        <w:rPr>
          <w:rFonts w:ascii="Arial" w:hAnsi="Arial" w:cs="Arial"/>
          <w:color w:val="212121"/>
        </w:rPr>
        <w:t>训练集上的过度拟合。即使在正则化的情况下训练预</w:t>
      </w:r>
      <w:del w:id="2199" w:author="Shirley Li" w:date="2018-12-07T09:52:00Z">
        <w:r w:rsidDel="00E66AB8">
          <w:rPr>
            <w:rFonts w:ascii="Arial" w:hAnsi="Arial" w:cs="Arial" w:hint="eastAsia"/>
            <w:color w:val="212121"/>
          </w:rPr>
          <w:delText>训练</w:delText>
        </w:r>
      </w:del>
      <w:ins w:id="2200" w:author="Shirley Li" w:date="2018-12-07T09:52:00Z">
        <w:r w:rsidR="00E66AB8">
          <w:rPr>
            <w:rFonts w:ascii="Arial" w:hAnsi="Arial" w:cs="Arial" w:hint="eastAsia"/>
            <w:color w:val="212121"/>
          </w:rPr>
          <w:t>训练的</w:t>
        </w:r>
      </w:ins>
      <w:del w:id="2201" w:author="Shirley Li" w:date="2018-12-07T09:52:00Z">
        <w:r w:rsidDel="00E66AB8">
          <w:rPr>
            <w:rFonts w:ascii="Arial" w:hAnsi="Arial" w:cs="Arial"/>
            <w:color w:val="212121"/>
          </w:rPr>
          <w:delText>模块</w:delText>
        </w:r>
      </w:del>
      <w:ins w:id="2202" w:author="Shirley Li" w:date="2018-12-07T09:52:00Z">
        <w:r w:rsidR="00E66AB8">
          <w:rPr>
            <w:rFonts w:ascii="Arial" w:hAnsi="Arial" w:cs="Arial" w:hint="eastAsia"/>
            <w:color w:val="212121"/>
          </w:rPr>
          <w:t>模型</w:t>
        </w:r>
      </w:ins>
      <w:r>
        <w:rPr>
          <w:rFonts w:ascii="Arial" w:hAnsi="Arial" w:cs="Arial"/>
          <w:color w:val="212121"/>
        </w:rPr>
        <w:t>也是危险的，因为嵌入权重</w:t>
      </w:r>
      <w:del w:id="2203" w:author="Shirley Li" w:date="2018-12-07T09:53:00Z">
        <w:r w:rsidDel="00E66AB8">
          <w:rPr>
            <w:rFonts w:ascii="Arial" w:hAnsi="Arial" w:cs="Arial" w:hint="eastAsia"/>
            <w:color w:val="212121"/>
          </w:rPr>
          <w:delText>不再</w:delText>
        </w:r>
      </w:del>
      <w:ins w:id="2204" w:author="Shirley Li" w:date="2018-12-07T09:53:00Z">
        <w:r w:rsidR="00E66AB8">
          <w:rPr>
            <w:rFonts w:ascii="Arial" w:hAnsi="Arial" w:cs="Arial" w:hint="eastAsia"/>
            <w:color w:val="212121"/>
          </w:rPr>
          <w:t>无法</w:t>
        </w:r>
      </w:ins>
      <w:r>
        <w:rPr>
          <w:rFonts w:ascii="Arial" w:hAnsi="Arial" w:cs="Arial"/>
          <w:color w:val="212121"/>
        </w:rPr>
        <w:t>代表在不同数据</w:t>
      </w:r>
      <w:ins w:id="2205" w:author="Shirley Li" w:date="2018-12-07T09:53:00Z">
        <w:r w:rsidR="00854DBE">
          <w:rPr>
            <w:rFonts w:ascii="Arial" w:hAnsi="Arial" w:cs="Arial" w:hint="eastAsia"/>
            <w:color w:val="212121"/>
          </w:rPr>
          <w:t>集</w:t>
        </w:r>
      </w:ins>
      <w:r>
        <w:rPr>
          <w:rFonts w:ascii="Arial" w:hAnsi="Arial" w:cs="Arial"/>
          <w:color w:val="212121"/>
        </w:rPr>
        <w:t>上</w:t>
      </w:r>
      <w:ins w:id="2206" w:author="Shirley Li" w:date="2018-12-07T09:54:00Z">
        <w:r w:rsidR="00980579">
          <w:rPr>
            <w:rFonts w:ascii="Arial" w:hAnsi="Arial" w:cs="Arial" w:hint="eastAsia"/>
            <w:color w:val="212121"/>
          </w:rPr>
          <w:t>的模型</w:t>
        </w:r>
      </w:ins>
      <w:del w:id="2207" w:author="Shirley Li" w:date="2018-12-07T09:54:00Z">
        <w:r w:rsidDel="00980579">
          <w:rPr>
            <w:rFonts w:ascii="Arial" w:hAnsi="Arial" w:cs="Arial"/>
            <w:color w:val="212121"/>
          </w:rPr>
          <w:delText>训练</w:delText>
        </w:r>
      </w:del>
      <w:del w:id="2208" w:author="Shirley Li" w:date="2018-12-07T09:53:00Z">
        <w:r w:rsidDel="00854DBE">
          <w:rPr>
            <w:rFonts w:ascii="Arial" w:hAnsi="Arial" w:cs="Arial"/>
            <w:color w:val="212121"/>
          </w:rPr>
          <w:delText>的语言</w:delText>
        </w:r>
      </w:del>
      <w:del w:id="2209" w:author="Shirley Li" w:date="2018-12-07T09:54:00Z">
        <w:r w:rsidDel="00980579">
          <w:rPr>
            <w:rFonts w:ascii="Arial" w:hAnsi="Arial" w:cs="Arial"/>
            <w:color w:val="212121"/>
          </w:rPr>
          <w:delText>模型</w:delText>
        </w:r>
      </w:del>
      <w:r>
        <w:rPr>
          <w:rFonts w:ascii="Arial" w:hAnsi="Arial" w:cs="Arial"/>
          <w:color w:val="212121"/>
        </w:rPr>
        <w:t>，</w:t>
      </w:r>
      <w:del w:id="2210" w:author="Shirley Li" w:date="2018-12-07T09:54:00Z">
        <w:r w:rsidDel="00FF1EDF">
          <w:rPr>
            <w:rFonts w:ascii="Arial" w:hAnsi="Arial" w:cs="Arial"/>
            <w:color w:val="212121"/>
          </w:rPr>
          <w:delText>而是</w:delText>
        </w:r>
      </w:del>
      <w:r>
        <w:rPr>
          <w:rFonts w:ascii="Arial" w:hAnsi="Arial" w:cs="Arial"/>
          <w:color w:val="212121"/>
        </w:rPr>
        <w:t>它们会</w:t>
      </w:r>
      <w:del w:id="2211" w:author="Shirley Li" w:date="2018-12-07T09:53:00Z">
        <w:r w:rsidDel="00E66AB8">
          <w:rPr>
            <w:rFonts w:ascii="Arial" w:hAnsi="Arial" w:cs="Arial" w:hint="eastAsia"/>
            <w:color w:val="212121"/>
          </w:rPr>
          <w:delText>聚到</w:delText>
        </w:r>
      </w:del>
      <w:ins w:id="2212" w:author="Shirley Li" w:date="2018-12-07T09:53:00Z">
        <w:r w:rsidR="00E66AB8">
          <w:rPr>
            <w:rFonts w:ascii="Arial" w:hAnsi="Arial" w:cs="Arial" w:hint="eastAsia"/>
            <w:color w:val="212121"/>
          </w:rPr>
          <w:t>变为</w:t>
        </w:r>
      </w:ins>
      <w:r>
        <w:rPr>
          <w:rFonts w:ascii="Arial" w:hAnsi="Arial" w:cs="Arial"/>
          <w:color w:val="212121"/>
        </w:rPr>
        <w:t>新数据集</w:t>
      </w:r>
      <w:del w:id="2213" w:author="Shirley Li" w:date="2018-12-07T09:53:00Z">
        <w:r w:rsidDel="00E66AB8">
          <w:rPr>
            <w:rFonts w:ascii="Arial" w:hAnsi="Arial" w:cs="Arial" w:hint="eastAsia"/>
            <w:color w:val="212121"/>
          </w:rPr>
          <w:delText>的理想表示</w:delText>
        </w:r>
      </w:del>
      <w:ins w:id="2214" w:author="Shirley Li" w:date="2018-12-07T09:53:00Z">
        <w:r w:rsidR="001E38B0">
          <w:rPr>
            <w:rFonts w:ascii="Arial" w:hAnsi="Arial" w:cs="Arial" w:hint="eastAsia"/>
            <w:color w:val="212121"/>
          </w:rPr>
          <w:t>上最理想的</w:t>
        </w:r>
        <w:r w:rsidR="00E66AB8">
          <w:rPr>
            <w:rFonts w:ascii="Arial" w:hAnsi="Arial" w:cs="Arial" w:hint="eastAsia"/>
            <w:color w:val="212121"/>
          </w:rPr>
          <w:t>权重表示</w:t>
        </w:r>
      </w:ins>
      <w:r>
        <w:rPr>
          <w:rFonts w:ascii="Arial" w:hAnsi="Arial" w:cs="Arial"/>
          <w:color w:val="212121"/>
        </w:rPr>
        <w:t>。</w:t>
      </w:r>
    </w:p>
    <w:p w:rsidR="006F7728" w:rsidRDefault="006F7728" w:rsidP="006F7728">
      <w:pPr>
        <w:widowControl/>
        <w:jc w:val="left"/>
      </w:pPr>
      <w:r>
        <w:br w:type="page"/>
      </w:r>
    </w:p>
    <w:p w:rsidR="006F7728" w:rsidRPr="009B37C0" w:rsidRDefault="006F7728" w:rsidP="006F7728">
      <w:pPr>
        <w:widowControl/>
        <w:spacing w:after="300" w:line="600" w:lineRule="atLeast"/>
        <w:jc w:val="left"/>
        <w:outlineLvl w:val="0"/>
        <w:rPr>
          <w:rFonts w:ascii="Arial" w:eastAsia="宋体" w:hAnsi="Arial" w:cs="Arial"/>
          <w:color w:val="757575"/>
          <w:spacing w:val="-2"/>
          <w:kern w:val="36"/>
          <w:sz w:val="51"/>
          <w:szCs w:val="51"/>
        </w:rPr>
      </w:pPr>
      <w:r w:rsidRPr="009B37C0">
        <w:rPr>
          <w:rFonts w:ascii="Arial" w:eastAsia="宋体" w:hAnsi="Arial" w:cs="Arial"/>
          <w:color w:val="757575"/>
          <w:spacing w:val="-2"/>
          <w:kern w:val="36"/>
          <w:sz w:val="51"/>
          <w:szCs w:val="51"/>
        </w:rPr>
        <w:lastRenderedPageBreak/>
        <w:t>使用</w:t>
      </w:r>
      <w:ins w:id="2215" w:author="Shirley Li" w:date="2018-12-07T09:57:00Z">
        <w:r w:rsidR="004430B3" w:rsidRPr="004430B3">
          <w:rPr>
            <w:rFonts w:ascii="Arial" w:eastAsia="宋体" w:hAnsi="Arial" w:cs="Arial"/>
            <w:color w:val="757575"/>
            <w:spacing w:val="-2"/>
            <w:kern w:val="36"/>
            <w:sz w:val="51"/>
            <w:szCs w:val="51"/>
          </w:rPr>
          <w:t>Estimator</w:t>
        </w:r>
      </w:ins>
      <w:del w:id="2216" w:author="Shirley Li" w:date="2018-12-07T09:57:00Z">
        <w:r w:rsidRPr="009B37C0" w:rsidDel="004430B3">
          <w:rPr>
            <w:rFonts w:ascii="Arial" w:eastAsia="宋体" w:hAnsi="Arial" w:cs="Arial"/>
            <w:color w:val="757575"/>
            <w:spacing w:val="-2"/>
            <w:kern w:val="36"/>
            <w:sz w:val="51"/>
            <w:szCs w:val="51"/>
          </w:rPr>
          <w:delText>估算器</w:delText>
        </w:r>
      </w:del>
      <w:r w:rsidRPr="009B37C0">
        <w:rPr>
          <w:rFonts w:ascii="Arial" w:eastAsia="宋体" w:hAnsi="Arial" w:cs="Arial"/>
          <w:color w:val="757575"/>
          <w:spacing w:val="-2"/>
          <w:kern w:val="36"/>
          <w:sz w:val="51"/>
          <w:szCs w:val="51"/>
        </w:rPr>
        <w:t>构建卷积神经网络</w:t>
      </w:r>
    </w:p>
    <w:p w:rsidR="006F7728" w:rsidRPr="009B37C0" w:rsidRDefault="006F7728" w:rsidP="006F7728">
      <w:pPr>
        <w:widowControl/>
        <w:spacing w:before="240" w:after="240"/>
        <w:jc w:val="left"/>
        <w:rPr>
          <w:rFonts w:ascii="Arial" w:eastAsia="宋体" w:hAnsi="Arial" w:cs="Arial"/>
          <w:color w:val="212121"/>
          <w:kern w:val="0"/>
          <w:sz w:val="24"/>
          <w:szCs w:val="24"/>
        </w:rPr>
      </w:pPr>
      <w:del w:id="2217" w:author="Shirley Li" w:date="2018-12-07T09:57:00Z">
        <w:r w:rsidRPr="009B37C0" w:rsidDel="00793360">
          <w:rPr>
            <w:rFonts w:ascii="Arial" w:eastAsia="宋体" w:hAnsi="Arial" w:cs="Arial"/>
            <w:color w:val="212121"/>
            <w:kern w:val="0"/>
            <w:sz w:val="24"/>
            <w:szCs w:val="24"/>
          </w:rPr>
          <w:delText>该</w:delText>
        </w:r>
      </w:del>
      <w:hyperlink r:id="rId190" w:history="1">
        <w:r w:rsidRPr="009B37C0">
          <w:rPr>
            <w:rFonts w:ascii="Courier New" w:eastAsia="宋体" w:hAnsi="Courier New" w:cs="Courier New"/>
            <w:color w:val="039BE5"/>
            <w:kern w:val="0"/>
            <w:sz w:val="22"/>
            <w:shd w:val="clear" w:color="auto" w:fill="F7F7F7"/>
          </w:rPr>
          <w:t>tf.layers</w:t>
        </w:r>
      </w:hyperlink>
      <w:r w:rsidRPr="009B37C0">
        <w:rPr>
          <w:rFonts w:ascii="Arial" w:eastAsia="宋体" w:hAnsi="Arial" w:cs="Arial"/>
          <w:color w:val="212121"/>
          <w:kern w:val="0"/>
          <w:sz w:val="24"/>
          <w:szCs w:val="24"/>
        </w:rPr>
        <w:t>模块提供了一个</w:t>
      </w:r>
      <w:ins w:id="2218" w:author="Shirley Li" w:date="2018-12-07T09:58:00Z">
        <w:r w:rsidR="00793360" w:rsidRPr="009B37C0">
          <w:rPr>
            <w:rFonts w:ascii="Arial" w:eastAsia="宋体" w:hAnsi="Arial" w:cs="Arial"/>
            <w:color w:val="212121"/>
            <w:kern w:val="0"/>
            <w:sz w:val="24"/>
            <w:szCs w:val="24"/>
          </w:rPr>
          <w:t>可以轻松构建神经网络</w:t>
        </w:r>
      </w:ins>
      <w:r w:rsidRPr="009B37C0">
        <w:rPr>
          <w:rFonts w:ascii="Arial" w:eastAsia="宋体" w:hAnsi="Arial" w:cs="Arial"/>
          <w:color w:val="212121"/>
          <w:kern w:val="0"/>
          <w:sz w:val="24"/>
          <w:szCs w:val="24"/>
        </w:rPr>
        <w:t>高级</w:t>
      </w:r>
      <w:r w:rsidRPr="009B37C0">
        <w:rPr>
          <w:rFonts w:ascii="Arial" w:eastAsia="宋体" w:hAnsi="Arial" w:cs="Arial"/>
          <w:color w:val="212121"/>
          <w:kern w:val="0"/>
          <w:sz w:val="24"/>
          <w:szCs w:val="24"/>
        </w:rPr>
        <w:t>API</w:t>
      </w:r>
      <w:del w:id="2219" w:author="Shirley Li" w:date="2018-12-07T09:58:00Z">
        <w:r w:rsidRPr="009B37C0" w:rsidDel="00793360">
          <w:rPr>
            <w:rFonts w:ascii="Arial" w:eastAsia="宋体" w:hAnsi="Arial" w:cs="Arial"/>
            <w:color w:val="212121"/>
            <w:kern w:val="0"/>
            <w:sz w:val="24"/>
            <w:szCs w:val="24"/>
          </w:rPr>
          <w:delText>，可以轻松构建神经网络</w:delText>
        </w:r>
      </w:del>
      <w:ins w:id="2220" w:author="Shirley Li" w:date="2018-12-07T09:58:00Z">
        <w:r w:rsidR="00793360">
          <w:rPr>
            <w:rFonts w:ascii="Arial" w:eastAsia="宋体" w:hAnsi="Arial" w:cs="Arial" w:hint="eastAsia"/>
            <w:color w:val="212121"/>
            <w:kern w:val="0"/>
            <w:sz w:val="24"/>
            <w:szCs w:val="24"/>
          </w:rPr>
          <w:t>，还介绍</w:t>
        </w:r>
      </w:ins>
      <w:del w:id="2221" w:author="Shirley Li" w:date="2018-12-07T09:58:00Z">
        <w:r w:rsidRPr="009B37C0" w:rsidDel="00793360">
          <w:rPr>
            <w:rFonts w:ascii="Arial" w:eastAsia="宋体" w:hAnsi="Arial" w:cs="Arial"/>
            <w:color w:val="212121"/>
            <w:kern w:val="0"/>
            <w:sz w:val="24"/>
            <w:szCs w:val="24"/>
          </w:rPr>
          <w:delText>。它提供</w:delText>
        </w:r>
      </w:del>
      <w:r w:rsidRPr="009B37C0">
        <w:rPr>
          <w:rFonts w:ascii="Arial" w:eastAsia="宋体" w:hAnsi="Arial" w:cs="Arial"/>
          <w:color w:val="212121"/>
          <w:kern w:val="0"/>
          <w:sz w:val="24"/>
          <w:szCs w:val="24"/>
        </w:rPr>
        <w:t>了有助于创建密集（完全连接）层和卷积层</w:t>
      </w:r>
      <w:ins w:id="2222" w:author="Shirley Li" w:date="2018-12-07T09:58:00Z">
        <w:r w:rsidR="00570A25">
          <w:rPr>
            <w:rFonts w:ascii="Arial" w:eastAsia="宋体" w:hAnsi="Arial" w:cs="Arial" w:hint="eastAsia"/>
            <w:color w:val="212121"/>
            <w:kern w:val="0"/>
            <w:sz w:val="24"/>
            <w:szCs w:val="24"/>
          </w:rPr>
          <w:t>、</w:t>
        </w:r>
      </w:ins>
      <w:del w:id="2223" w:author="Shirley Li" w:date="2018-12-07T09:58:00Z">
        <w:r w:rsidRPr="009B37C0" w:rsidDel="00570A25">
          <w:rPr>
            <w:rFonts w:ascii="Arial" w:eastAsia="宋体" w:hAnsi="Arial" w:cs="Arial"/>
            <w:color w:val="212121"/>
            <w:kern w:val="0"/>
            <w:sz w:val="24"/>
            <w:szCs w:val="24"/>
          </w:rPr>
          <w:delText>，</w:delText>
        </w:r>
      </w:del>
      <w:r w:rsidRPr="009B37C0">
        <w:rPr>
          <w:rFonts w:ascii="Arial" w:eastAsia="宋体" w:hAnsi="Arial" w:cs="Arial"/>
          <w:color w:val="212121"/>
          <w:kern w:val="0"/>
          <w:sz w:val="24"/>
          <w:szCs w:val="24"/>
        </w:rPr>
        <w:t>添加激活函数以及应用</w:t>
      </w:r>
      <w:del w:id="2224" w:author="Shirley Li" w:date="2018-12-07T09:58:00Z">
        <w:r w:rsidRPr="009B37C0" w:rsidDel="00570A25">
          <w:rPr>
            <w:rFonts w:ascii="Arial" w:eastAsia="宋体" w:hAnsi="Arial" w:cs="Arial" w:hint="eastAsia"/>
            <w:color w:val="212121"/>
            <w:kern w:val="0"/>
            <w:sz w:val="24"/>
            <w:szCs w:val="24"/>
          </w:rPr>
          <w:delText>压差</w:delText>
        </w:r>
      </w:del>
      <w:ins w:id="2225" w:author="Shirley Li" w:date="2018-12-07T09:58:00Z">
        <w:r w:rsidR="00570A25">
          <w:rPr>
            <w:rFonts w:ascii="Arial" w:eastAsia="宋体" w:hAnsi="Arial" w:cs="Arial" w:hint="eastAsia"/>
            <w:color w:val="212121"/>
            <w:kern w:val="0"/>
            <w:sz w:val="24"/>
            <w:szCs w:val="24"/>
          </w:rPr>
          <w:t>丢弃</w:t>
        </w:r>
      </w:ins>
      <w:r w:rsidRPr="009B37C0">
        <w:rPr>
          <w:rFonts w:ascii="Arial" w:eastAsia="宋体" w:hAnsi="Arial" w:cs="Arial"/>
          <w:color w:val="212121"/>
          <w:kern w:val="0"/>
          <w:sz w:val="24"/>
          <w:szCs w:val="24"/>
        </w:rPr>
        <w:t>正则化的方法。在本教程中，您将学习如何使用</w:t>
      </w:r>
      <w:r w:rsidRPr="009B37C0">
        <w:rPr>
          <w:rFonts w:ascii="Courier New" w:eastAsia="宋体" w:hAnsi="Courier New" w:cs="Courier New"/>
          <w:color w:val="37474F"/>
          <w:kern w:val="0"/>
          <w:sz w:val="22"/>
          <w:shd w:val="clear" w:color="auto" w:fill="F7F7F7"/>
        </w:rPr>
        <w:t>layers</w:t>
      </w:r>
      <w:r w:rsidRPr="009B37C0">
        <w:rPr>
          <w:rFonts w:ascii="Arial" w:eastAsia="宋体" w:hAnsi="Arial" w:cs="Arial"/>
          <w:color w:val="212121"/>
          <w:kern w:val="0"/>
          <w:sz w:val="24"/>
          <w:szCs w:val="24"/>
        </w:rPr>
        <w:t>构建卷积神经网络模型来识别</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数据集中的手写数字。</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noProof/>
          <w:color w:val="212121"/>
          <w:kern w:val="0"/>
          <w:sz w:val="24"/>
          <w:szCs w:val="24"/>
        </w:rPr>
        <mc:AlternateContent>
          <mc:Choice Requires="wps">
            <w:drawing>
              <wp:inline distT="0" distB="0" distL="0" distR="0" wp14:anchorId="3320BA87" wp14:editId="09A0A683">
                <wp:extent cx="304800" cy="304800"/>
                <wp:effectExtent l="0" t="0" r="0" b="0"/>
                <wp:docPr id="13" name="矩形 13" descr="来自MNIST数据集的手写数字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B228C" id="矩形 13" o:spid="_x0000_s1026" alt="来自MNIST数据集的手写数字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k2sQ&#10;HPsCAADlBQ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所述</w:t>
      </w:r>
      <w:hyperlink r:id="rId191" w:history="1">
        <w:r w:rsidRPr="009B37C0">
          <w:rPr>
            <w:rFonts w:ascii="Arial" w:eastAsia="宋体" w:hAnsi="Arial" w:cs="Arial"/>
            <w:b/>
            <w:bCs/>
            <w:color w:val="039BE5"/>
            <w:kern w:val="0"/>
            <w:sz w:val="24"/>
            <w:szCs w:val="24"/>
            <w:u w:val="single"/>
          </w:rPr>
          <w:t>MNIST</w:t>
        </w:r>
        <w:r w:rsidRPr="009B37C0">
          <w:rPr>
            <w:rFonts w:ascii="Arial" w:eastAsia="宋体" w:hAnsi="Arial" w:cs="Arial"/>
            <w:b/>
            <w:bCs/>
            <w:color w:val="039BE5"/>
            <w:kern w:val="0"/>
            <w:sz w:val="24"/>
            <w:szCs w:val="24"/>
            <w:u w:val="single"/>
          </w:rPr>
          <w:t>数据集</w:t>
        </w:r>
      </w:hyperlink>
      <w:r w:rsidRPr="009B37C0">
        <w:rPr>
          <w:rFonts w:ascii="Arial" w:eastAsia="宋体" w:hAnsi="Arial" w:cs="Arial"/>
          <w:b/>
          <w:bCs/>
          <w:color w:val="212121"/>
          <w:kern w:val="0"/>
          <w:sz w:val="24"/>
          <w:szCs w:val="24"/>
        </w:rPr>
        <w:t>包括</w:t>
      </w:r>
      <w:r w:rsidRPr="009B37C0">
        <w:rPr>
          <w:rFonts w:ascii="Arial" w:eastAsia="宋体" w:hAnsi="Arial" w:cs="Arial"/>
          <w:b/>
          <w:bCs/>
          <w:color w:val="212121"/>
          <w:kern w:val="0"/>
          <w:sz w:val="24"/>
          <w:szCs w:val="24"/>
        </w:rPr>
        <w:t>60000</w:t>
      </w:r>
      <w:r w:rsidRPr="009B37C0">
        <w:rPr>
          <w:rFonts w:ascii="Arial" w:eastAsia="宋体" w:hAnsi="Arial" w:cs="Arial"/>
          <w:b/>
          <w:bCs/>
          <w:color w:val="212121"/>
          <w:kern w:val="0"/>
          <w:sz w:val="24"/>
          <w:szCs w:val="24"/>
        </w:rPr>
        <w:t>个训练样例</w:t>
      </w:r>
      <w:ins w:id="2226" w:author="Shirley Li" w:date="2018-12-07T09:58:00Z">
        <w:r w:rsidR="00AC586D">
          <w:rPr>
            <w:rFonts w:ascii="Arial" w:eastAsia="宋体" w:hAnsi="Arial" w:cs="Arial" w:hint="eastAsia"/>
            <w:b/>
            <w:bCs/>
            <w:color w:val="212121"/>
            <w:kern w:val="0"/>
            <w:sz w:val="24"/>
            <w:szCs w:val="24"/>
          </w:rPr>
          <w:t>，这些样本均为</w:t>
        </w:r>
      </w:ins>
      <w:del w:id="2227" w:author="Shirley Li" w:date="2018-12-07T09:58:00Z">
        <w:r w:rsidRPr="009B37C0" w:rsidDel="00AC586D">
          <w:rPr>
            <w:rFonts w:ascii="Arial" w:eastAsia="宋体" w:hAnsi="Arial" w:cs="Arial"/>
            <w:b/>
            <w:bCs/>
            <w:color w:val="212121"/>
            <w:kern w:val="0"/>
            <w:sz w:val="24"/>
            <w:szCs w:val="24"/>
          </w:rPr>
          <w:delText>和</w:delText>
        </w:r>
      </w:del>
      <w:r w:rsidRPr="009B37C0">
        <w:rPr>
          <w:rFonts w:ascii="Arial" w:eastAsia="宋体" w:hAnsi="Arial" w:cs="Arial"/>
          <w:b/>
          <w:bCs/>
          <w:color w:val="212121"/>
          <w:kern w:val="0"/>
          <w:sz w:val="24"/>
          <w:szCs w:val="24"/>
        </w:rPr>
        <w:t>手写数字</w:t>
      </w:r>
      <w:r w:rsidRPr="009B37C0">
        <w:rPr>
          <w:rFonts w:ascii="Arial" w:eastAsia="宋体" w:hAnsi="Arial" w:cs="Arial"/>
          <w:b/>
          <w:bCs/>
          <w:color w:val="212121"/>
          <w:kern w:val="0"/>
          <w:sz w:val="24"/>
          <w:szCs w:val="24"/>
        </w:rPr>
        <w:t>0-9</w:t>
      </w:r>
      <w:r w:rsidRPr="009B37C0">
        <w:rPr>
          <w:rFonts w:ascii="Arial" w:eastAsia="宋体" w:hAnsi="Arial" w:cs="Arial"/>
          <w:b/>
          <w:bCs/>
          <w:color w:val="212121"/>
          <w:kern w:val="0"/>
          <w:sz w:val="24"/>
          <w:szCs w:val="24"/>
        </w:rPr>
        <w:t>，格式</w:t>
      </w:r>
      <w:ins w:id="2228" w:author="Shirley Li" w:date="2018-12-07T09:59:00Z">
        <w:r w:rsidR="00AC586D">
          <w:rPr>
            <w:rFonts w:ascii="Arial" w:eastAsia="宋体" w:hAnsi="Arial" w:cs="Arial" w:hint="eastAsia"/>
            <w:b/>
            <w:bCs/>
            <w:color w:val="212121"/>
            <w:kern w:val="0"/>
            <w:sz w:val="24"/>
            <w:szCs w:val="24"/>
          </w:rPr>
          <w:t>是</w:t>
        </w:r>
      </w:ins>
      <w:del w:id="2229" w:author="Shirley Li" w:date="2018-12-07T09:59:00Z">
        <w:r w:rsidRPr="009B37C0" w:rsidDel="00AC586D">
          <w:rPr>
            <w:rFonts w:ascii="Arial" w:eastAsia="宋体" w:hAnsi="Arial" w:cs="Arial"/>
            <w:b/>
            <w:bCs/>
            <w:color w:val="212121"/>
            <w:kern w:val="0"/>
            <w:sz w:val="24"/>
            <w:szCs w:val="24"/>
          </w:rPr>
          <w:delText>为</w:delText>
        </w:r>
      </w:del>
      <w:r w:rsidRPr="009B37C0">
        <w:rPr>
          <w:rFonts w:ascii="Arial" w:eastAsia="宋体" w:hAnsi="Arial" w:cs="Arial"/>
          <w:b/>
          <w:bCs/>
          <w:color w:val="212121"/>
          <w:kern w:val="0"/>
          <w:sz w:val="24"/>
          <w:szCs w:val="24"/>
        </w:rPr>
        <w:t>28x28</w:t>
      </w:r>
      <w:r w:rsidRPr="009B37C0">
        <w:rPr>
          <w:rFonts w:ascii="Arial" w:eastAsia="宋体" w:hAnsi="Arial" w:cs="Arial"/>
          <w:b/>
          <w:bCs/>
          <w:color w:val="212121"/>
          <w:kern w:val="0"/>
          <w:sz w:val="24"/>
          <w:szCs w:val="24"/>
        </w:rPr>
        <w:t>像素的单色图像</w:t>
      </w:r>
      <w:del w:id="2230" w:author="Shirley Li" w:date="2018-12-07T09:59:00Z">
        <w:r w:rsidRPr="009B37C0" w:rsidDel="00AC586D">
          <w:rPr>
            <w:rFonts w:ascii="Arial" w:eastAsia="宋体" w:hAnsi="Arial" w:cs="Arial"/>
            <w:b/>
            <w:bCs/>
            <w:color w:val="212121"/>
            <w:kern w:val="0"/>
            <w:sz w:val="24"/>
            <w:szCs w:val="24"/>
          </w:rPr>
          <w:delText>万个测试实施例</w:delText>
        </w:r>
      </w:del>
      <w:r w:rsidRPr="009B37C0">
        <w:rPr>
          <w:rFonts w:ascii="Arial" w:eastAsia="宋体" w:hAnsi="Arial" w:cs="Arial"/>
          <w:b/>
          <w:bCs/>
          <w:color w:val="212121"/>
          <w:kern w:val="0"/>
          <w:sz w:val="24"/>
          <w:szCs w:val="24"/>
        </w:rPr>
        <w:t>。</w:t>
      </w:r>
    </w:p>
    <w:p w:rsidR="006F7728" w:rsidRPr="009B37C0" w:rsidRDefault="00AC586D"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ins w:id="2231" w:author="Shirley Li" w:date="2018-12-07T09:59:00Z">
        <w:r>
          <w:rPr>
            <w:rFonts w:ascii="Arial" w:eastAsia="宋体" w:hAnsi="Arial" w:cs="Arial" w:hint="eastAsia"/>
            <w:color w:val="212121"/>
            <w:spacing w:val="-2"/>
            <w:kern w:val="0"/>
            <w:sz w:val="36"/>
            <w:szCs w:val="36"/>
          </w:rPr>
          <w:t>开始构建</w:t>
        </w:r>
      </w:ins>
      <w:del w:id="2232" w:author="Shirley Li" w:date="2018-12-07T09:59:00Z">
        <w:r w:rsidR="006F7728" w:rsidRPr="009B37C0" w:rsidDel="00AC586D">
          <w:rPr>
            <w:rFonts w:ascii="Arial" w:eastAsia="宋体" w:hAnsi="Arial" w:cs="Arial"/>
            <w:color w:val="212121"/>
            <w:spacing w:val="-2"/>
            <w:kern w:val="0"/>
            <w:sz w:val="36"/>
            <w:szCs w:val="36"/>
          </w:rPr>
          <w:delText>入门</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让我们为</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程序设置</w:t>
      </w:r>
      <w:del w:id="2233" w:author="Shirley Li" w:date="2018-12-07T09:59:00Z">
        <w:r w:rsidRPr="009B37C0" w:rsidDel="0084443B">
          <w:rPr>
            <w:rFonts w:ascii="Arial" w:eastAsia="宋体" w:hAnsi="Arial" w:cs="Arial" w:hint="eastAsia"/>
            <w:color w:val="212121"/>
            <w:kern w:val="0"/>
            <w:sz w:val="24"/>
            <w:szCs w:val="24"/>
          </w:rPr>
          <w:delText>骨架</w:delText>
        </w:r>
      </w:del>
      <w:ins w:id="2234" w:author="Shirley Li" w:date="2018-12-07T09:59:00Z">
        <w:r w:rsidR="0084443B">
          <w:rPr>
            <w:rFonts w:ascii="Arial" w:eastAsia="宋体" w:hAnsi="Arial" w:cs="Arial" w:hint="eastAsia"/>
            <w:color w:val="212121"/>
            <w:kern w:val="0"/>
            <w:sz w:val="24"/>
            <w:szCs w:val="24"/>
          </w:rPr>
          <w:t>框架</w:t>
        </w:r>
      </w:ins>
      <w:r w:rsidRPr="009B37C0">
        <w:rPr>
          <w:rFonts w:ascii="Arial" w:eastAsia="宋体" w:hAnsi="Arial" w:cs="Arial"/>
          <w:color w:val="212121"/>
          <w:kern w:val="0"/>
          <w:sz w:val="24"/>
          <w:szCs w:val="24"/>
        </w:rPr>
        <w:t>。创建一个名为的文件</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cnn_mnist.py</w:t>
      </w:r>
      <w:r w:rsidRPr="009B37C0">
        <w:rPr>
          <w:rFonts w:ascii="Arial" w:eastAsia="宋体" w:hAnsi="Arial" w:cs="Arial"/>
          <w:color w:val="212121"/>
          <w:kern w:val="0"/>
          <w:sz w:val="24"/>
          <w:szCs w:val="24"/>
        </w:rPr>
        <w:t>，并添加以下代码：</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__future__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absolute_import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__future__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division</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__future__ </w:t>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print_function</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D81B60"/>
          <w:kern w:val="0"/>
          <w:szCs w:val="21"/>
        </w:rPr>
        <w:t># Imports</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numpy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np</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import</w:t>
      </w:r>
      <w:r w:rsidRPr="009B37C0">
        <w:rPr>
          <w:rFonts w:ascii="Courier New" w:eastAsia="宋体" w:hAnsi="Courier New" w:cs="Courier New"/>
          <w:color w:val="37474F"/>
          <w:kern w:val="0"/>
          <w:szCs w:val="21"/>
        </w:rPr>
        <w:t xml:space="preserve"> tensorflow </w:t>
      </w:r>
      <w:r w:rsidRPr="009B37C0">
        <w:rPr>
          <w:rFonts w:ascii="Courier New" w:eastAsia="宋体" w:hAnsi="Courier New" w:cs="Courier New"/>
          <w:color w:val="3B78E7"/>
          <w:kern w:val="0"/>
          <w:szCs w:val="21"/>
        </w:rPr>
        <w:t>as</w:t>
      </w:r>
      <w:r w:rsidRPr="009B37C0">
        <w:rPr>
          <w:rFonts w:ascii="Courier New" w:eastAsia="宋体" w:hAnsi="Courier New" w:cs="Courier New"/>
          <w:color w:val="37474F"/>
          <w:kern w:val="0"/>
          <w:szCs w:val="21"/>
        </w:rPr>
        <w:t xml:space="preserve"> tf</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tf.logging.set_verbosity(tf.logging.INFO)</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D81B60"/>
          <w:kern w:val="0"/>
          <w:szCs w:val="21"/>
        </w:rPr>
        <w:t># Our application logic will be added here</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__name__ == </w:t>
      </w:r>
      <w:r w:rsidRPr="009B37C0">
        <w:rPr>
          <w:rFonts w:ascii="Courier New" w:eastAsia="宋体" w:hAnsi="Courier New" w:cs="Courier New"/>
          <w:color w:val="0D904F"/>
          <w:kern w:val="0"/>
          <w:szCs w:val="21"/>
        </w:rPr>
        <w:t>"__main__"</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tf.app.run()</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在学习本教程时，您将添加代码来构建，训练和评估卷积神经网络。完整的最终代码可以在</w:t>
      </w:r>
      <w:r w:rsidRPr="009B37C0">
        <w:rPr>
          <w:rFonts w:ascii="Arial" w:eastAsia="宋体" w:hAnsi="Arial" w:cs="Arial"/>
          <w:color w:val="212121"/>
          <w:kern w:val="0"/>
          <w:sz w:val="24"/>
          <w:szCs w:val="24"/>
        </w:rPr>
        <w:t> </w:t>
      </w:r>
      <w:hyperlink r:id="rId192" w:history="1">
        <w:r w:rsidRPr="009B37C0">
          <w:rPr>
            <w:rFonts w:ascii="Arial" w:eastAsia="宋体" w:hAnsi="Arial" w:cs="Arial"/>
            <w:color w:val="039BE5"/>
            <w:kern w:val="0"/>
            <w:sz w:val="24"/>
            <w:szCs w:val="24"/>
            <w:u w:val="single"/>
          </w:rPr>
          <w:t>这里找到</w:t>
        </w:r>
      </w:hyperlink>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卷积神经网络简介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卷积神经网络（</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）是用于图像分类任务的当前最先进的模型架构。</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将一系列滤</w:t>
      </w:r>
      <w:del w:id="2235" w:author="Shirley Li" w:date="2018-12-07T10:03:00Z">
        <w:r w:rsidRPr="009B37C0" w:rsidDel="0084443B">
          <w:rPr>
            <w:rFonts w:ascii="Arial" w:eastAsia="宋体" w:hAnsi="Arial" w:cs="Arial"/>
            <w:color w:val="212121"/>
            <w:kern w:val="0"/>
            <w:sz w:val="24"/>
            <w:szCs w:val="24"/>
          </w:rPr>
          <w:delText>波</w:delText>
        </w:r>
      </w:del>
      <w:r w:rsidRPr="009B37C0">
        <w:rPr>
          <w:rFonts w:ascii="Arial" w:eastAsia="宋体" w:hAnsi="Arial" w:cs="Arial"/>
          <w:color w:val="212121"/>
          <w:kern w:val="0"/>
          <w:sz w:val="24"/>
          <w:szCs w:val="24"/>
        </w:rPr>
        <w:t>器应用于图像的原始像素数据，以提取和学习更高级别的特征，然后该模型可用于分类。</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包含三个组成部分：</w:t>
      </w:r>
    </w:p>
    <w:p w:rsidR="006F7728" w:rsidRPr="009B37C0" w:rsidRDefault="006F7728" w:rsidP="006F7728">
      <w:pPr>
        <w:widowControl/>
        <w:numPr>
          <w:ilvl w:val="0"/>
          <w:numId w:val="45"/>
        </w:numPr>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卷积层</w:t>
      </w:r>
      <w:r w:rsidRPr="009B37C0">
        <w:rPr>
          <w:rFonts w:ascii="Arial" w:eastAsia="宋体" w:hAnsi="Arial" w:cs="Arial"/>
          <w:color w:val="212121"/>
          <w:kern w:val="0"/>
          <w:sz w:val="24"/>
          <w:szCs w:val="24"/>
        </w:rPr>
        <w:t>，将指定数量的卷积</w:t>
      </w:r>
      <w:del w:id="2236" w:author="Shirley Li" w:date="2018-12-07T10:04:00Z">
        <w:r w:rsidRPr="009B37C0" w:rsidDel="0084443B">
          <w:rPr>
            <w:rFonts w:ascii="Arial" w:eastAsia="宋体" w:hAnsi="Arial" w:cs="Arial" w:hint="eastAsia"/>
            <w:color w:val="212121"/>
            <w:kern w:val="0"/>
            <w:sz w:val="24"/>
            <w:szCs w:val="24"/>
          </w:rPr>
          <w:delText>滤镜</w:delText>
        </w:r>
      </w:del>
      <w:ins w:id="2237" w:author="Shirley Li" w:date="2018-12-07T10:04:00Z">
        <w:r w:rsidR="0084443B">
          <w:rPr>
            <w:rFonts w:ascii="Arial" w:eastAsia="宋体" w:hAnsi="Arial" w:cs="Arial" w:hint="eastAsia"/>
            <w:color w:val="212121"/>
            <w:kern w:val="0"/>
            <w:sz w:val="24"/>
            <w:szCs w:val="24"/>
          </w:rPr>
          <w:t>过滤器</w:t>
        </w:r>
      </w:ins>
      <w:r w:rsidRPr="009B37C0">
        <w:rPr>
          <w:rFonts w:ascii="Arial" w:eastAsia="宋体" w:hAnsi="Arial" w:cs="Arial"/>
          <w:color w:val="212121"/>
          <w:kern w:val="0"/>
          <w:sz w:val="24"/>
          <w:szCs w:val="24"/>
        </w:rPr>
        <w:t>应用于图像。对于每个子区域，</w:t>
      </w:r>
      <w:proofErr w:type="gramStart"/>
      <w:r w:rsidRPr="009B37C0">
        <w:rPr>
          <w:rFonts w:ascii="Arial" w:eastAsia="宋体" w:hAnsi="Arial" w:cs="Arial"/>
          <w:color w:val="212121"/>
          <w:kern w:val="0"/>
          <w:sz w:val="24"/>
          <w:szCs w:val="24"/>
        </w:rPr>
        <w:t>图层</w:t>
      </w:r>
      <w:ins w:id="2238" w:author="Shirley Li" w:date="2018-12-07T10:04:00Z">
        <w:r w:rsidR="0084443B">
          <w:rPr>
            <w:rFonts w:ascii="Arial" w:eastAsia="宋体" w:hAnsi="Arial" w:cs="Arial" w:hint="eastAsia"/>
            <w:color w:val="212121"/>
            <w:kern w:val="0"/>
            <w:sz w:val="24"/>
            <w:szCs w:val="24"/>
          </w:rPr>
          <w:t>会</w:t>
        </w:r>
      </w:ins>
      <w:proofErr w:type="gramEnd"/>
      <w:r w:rsidRPr="009B37C0">
        <w:rPr>
          <w:rFonts w:ascii="Arial" w:eastAsia="宋体" w:hAnsi="Arial" w:cs="Arial"/>
          <w:color w:val="212121"/>
          <w:kern w:val="0"/>
          <w:sz w:val="24"/>
          <w:szCs w:val="24"/>
        </w:rPr>
        <w:t>执行一组数学运算</w:t>
      </w:r>
      <w:ins w:id="2239" w:author="Shirley Li" w:date="2018-12-07T10:04:00Z">
        <w:r w:rsidR="0084443B">
          <w:rPr>
            <w:rFonts w:ascii="Arial" w:eastAsia="宋体" w:hAnsi="Arial" w:cs="Arial" w:hint="eastAsia"/>
            <w:color w:val="212121"/>
            <w:kern w:val="0"/>
            <w:sz w:val="24"/>
            <w:szCs w:val="24"/>
          </w:rPr>
          <w:t>，</w:t>
        </w:r>
      </w:ins>
      <w:del w:id="2240" w:author="Shirley Li" w:date="2018-12-07T10:04:00Z">
        <w:r w:rsidRPr="009B37C0" w:rsidDel="0084443B">
          <w:rPr>
            <w:rFonts w:ascii="Arial" w:eastAsia="宋体" w:hAnsi="Arial" w:cs="Arial"/>
            <w:color w:val="212121"/>
            <w:kern w:val="0"/>
            <w:sz w:val="24"/>
            <w:szCs w:val="24"/>
          </w:rPr>
          <w:delText>以</w:delText>
        </w:r>
      </w:del>
      <w:ins w:id="2241" w:author="Shirley Li" w:date="2018-12-07T10:05:00Z">
        <w:r w:rsidR="0084443B">
          <w:rPr>
            <w:rFonts w:ascii="Arial" w:eastAsia="宋体" w:hAnsi="Arial" w:cs="Arial" w:hint="eastAsia"/>
            <w:color w:val="212121"/>
            <w:kern w:val="0"/>
            <w:sz w:val="24"/>
            <w:szCs w:val="24"/>
          </w:rPr>
          <w:t>然后</w:t>
        </w:r>
      </w:ins>
      <w:r w:rsidRPr="009B37C0">
        <w:rPr>
          <w:rFonts w:ascii="Arial" w:eastAsia="宋体" w:hAnsi="Arial" w:cs="Arial"/>
          <w:color w:val="212121"/>
          <w:kern w:val="0"/>
          <w:sz w:val="24"/>
          <w:szCs w:val="24"/>
        </w:rPr>
        <w:t>在输出</w:t>
      </w:r>
      <w:ins w:id="2242" w:author="Shirley Li" w:date="2018-12-07T10:05:00Z">
        <w:r w:rsidR="0084443B">
          <w:rPr>
            <w:rFonts w:ascii="Arial" w:eastAsia="宋体" w:hAnsi="Arial" w:cs="Arial" w:hint="eastAsia"/>
            <w:color w:val="212121"/>
            <w:kern w:val="0"/>
            <w:sz w:val="24"/>
            <w:szCs w:val="24"/>
          </w:rPr>
          <w:t>特征</w:t>
        </w:r>
      </w:ins>
      <w:del w:id="2243" w:author="Shirley Li" w:date="2018-12-07T10:05:00Z">
        <w:r w:rsidRPr="009B37C0" w:rsidDel="0084443B">
          <w:rPr>
            <w:rFonts w:ascii="Arial" w:eastAsia="宋体" w:hAnsi="Arial" w:cs="Arial"/>
            <w:color w:val="212121"/>
            <w:kern w:val="0"/>
            <w:sz w:val="24"/>
            <w:szCs w:val="24"/>
          </w:rPr>
          <w:delText>要素</w:delText>
        </w:r>
      </w:del>
      <w:r w:rsidRPr="009B37C0">
        <w:rPr>
          <w:rFonts w:ascii="Arial" w:eastAsia="宋体" w:hAnsi="Arial" w:cs="Arial"/>
          <w:color w:val="212121"/>
          <w:kern w:val="0"/>
          <w:sz w:val="24"/>
          <w:szCs w:val="24"/>
        </w:rPr>
        <w:t>图中生成单个值。然后，卷积层通常</w:t>
      </w:r>
      <w:del w:id="2244" w:author="Shirley Li" w:date="2018-12-07T10:05:00Z">
        <w:r w:rsidRPr="009B37C0" w:rsidDel="0084443B">
          <w:rPr>
            <w:rFonts w:ascii="Arial" w:eastAsia="宋体" w:hAnsi="Arial" w:cs="Arial"/>
            <w:color w:val="212121"/>
            <w:kern w:val="0"/>
            <w:sz w:val="24"/>
            <w:szCs w:val="24"/>
          </w:rPr>
          <w:delText>将</w:delText>
        </w:r>
      </w:del>
      <w:ins w:id="2245" w:author="Shirley Li" w:date="2018-12-07T10:05:00Z">
        <w:r w:rsidR="0084443B">
          <w:rPr>
            <w:rFonts w:ascii="Arial" w:eastAsia="宋体" w:hAnsi="Arial" w:cs="Arial" w:hint="eastAsia"/>
            <w:color w:val="212121"/>
            <w:kern w:val="0"/>
            <w:sz w:val="24"/>
            <w:szCs w:val="24"/>
          </w:rPr>
          <w:t>向</w:t>
        </w:r>
        <w:r w:rsidR="0084443B" w:rsidRPr="009B37C0">
          <w:rPr>
            <w:rFonts w:ascii="Arial" w:eastAsia="宋体" w:hAnsi="Arial" w:cs="Arial"/>
            <w:color w:val="212121"/>
            <w:kern w:val="0"/>
            <w:sz w:val="24"/>
            <w:szCs w:val="24"/>
          </w:rPr>
          <w:t>输出</w:t>
        </w:r>
        <w:r w:rsidR="0084443B">
          <w:rPr>
            <w:rFonts w:ascii="Arial" w:eastAsia="宋体" w:hAnsi="Arial" w:cs="Arial" w:hint="eastAsia"/>
            <w:color w:val="212121"/>
            <w:kern w:val="0"/>
            <w:sz w:val="24"/>
            <w:szCs w:val="24"/>
          </w:rPr>
          <w:t>应用</w:t>
        </w:r>
      </w:ins>
      <w:r w:rsidRPr="009B37C0">
        <w:rPr>
          <w:rFonts w:ascii="Arial" w:eastAsia="宋体" w:hAnsi="Arial" w:cs="Arial"/>
          <w:color w:val="212121"/>
          <w:kern w:val="0"/>
          <w:sz w:val="24"/>
          <w:szCs w:val="24"/>
        </w:rPr>
        <w:t> </w:t>
      </w:r>
      <w:hyperlink r:id="rId193" w:history="1">
        <w:r w:rsidRPr="009B37C0">
          <w:rPr>
            <w:rFonts w:ascii="Arial" w:eastAsia="宋体" w:hAnsi="Arial" w:cs="Arial"/>
            <w:color w:val="039BE5"/>
            <w:kern w:val="0"/>
            <w:sz w:val="24"/>
            <w:szCs w:val="24"/>
            <w:u w:val="single"/>
          </w:rPr>
          <w:t>ReLU</w:t>
        </w:r>
        <w:r w:rsidRPr="009B37C0">
          <w:rPr>
            <w:rFonts w:ascii="Arial" w:eastAsia="宋体" w:hAnsi="Arial" w:cs="Arial"/>
            <w:color w:val="039BE5"/>
            <w:kern w:val="0"/>
            <w:sz w:val="24"/>
            <w:szCs w:val="24"/>
            <w:u w:val="single"/>
          </w:rPr>
          <w:t>激活函数</w:t>
        </w:r>
      </w:hyperlink>
      <w:del w:id="2246" w:author="Shirley Li" w:date="2018-12-07T10:05:00Z">
        <w:r w:rsidRPr="009B37C0" w:rsidDel="0084443B">
          <w:rPr>
            <w:rFonts w:ascii="Arial" w:eastAsia="宋体" w:hAnsi="Arial" w:cs="Arial"/>
            <w:color w:val="212121"/>
            <w:kern w:val="0"/>
            <w:sz w:val="24"/>
            <w:szCs w:val="24"/>
          </w:rPr>
          <w:delText>应用于输出以</w:delText>
        </w:r>
      </w:del>
      <w:ins w:id="2247" w:author="Shirley Li" w:date="2018-12-07T10:05:00Z">
        <w:r w:rsidR="0084443B">
          <w:rPr>
            <w:rFonts w:ascii="Arial" w:eastAsia="宋体" w:hAnsi="Arial" w:cs="Arial" w:hint="eastAsia"/>
            <w:color w:val="212121"/>
            <w:kern w:val="0"/>
            <w:sz w:val="24"/>
            <w:szCs w:val="24"/>
          </w:rPr>
          <w:t>，以便</w:t>
        </w:r>
      </w:ins>
      <w:r w:rsidRPr="009B37C0">
        <w:rPr>
          <w:rFonts w:ascii="Arial" w:eastAsia="宋体" w:hAnsi="Arial" w:cs="Arial"/>
          <w:color w:val="212121"/>
          <w:kern w:val="0"/>
          <w:sz w:val="24"/>
          <w:szCs w:val="24"/>
        </w:rPr>
        <w:t>将非线性</w:t>
      </w:r>
      <w:ins w:id="2248" w:author="Shirley Li" w:date="2018-12-07T10:05:00Z">
        <w:r w:rsidR="0084443B">
          <w:rPr>
            <w:rFonts w:ascii="Arial" w:eastAsia="宋体" w:hAnsi="Arial" w:cs="Arial" w:hint="eastAsia"/>
            <w:color w:val="212121"/>
            <w:kern w:val="0"/>
            <w:sz w:val="24"/>
            <w:szCs w:val="24"/>
          </w:rPr>
          <w:t>规律</w:t>
        </w:r>
      </w:ins>
      <w:r w:rsidRPr="009B37C0">
        <w:rPr>
          <w:rFonts w:ascii="Arial" w:eastAsia="宋体" w:hAnsi="Arial" w:cs="Arial"/>
          <w:color w:val="212121"/>
          <w:kern w:val="0"/>
          <w:sz w:val="24"/>
          <w:szCs w:val="24"/>
        </w:rPr>
        <w:t>引入模型中。</w:t>
      </w:r>
    </w:p>
    <w:p w:rsidR="006F7728" w:rsidRPr="009B37C0" w:rsidRDefault="00F74A4F" w:rsidP="006F7728">
      <w:pPr>
        <w:widowControl/>
        <w:numPr>
          <w:ilvl w:val="0"/>
          <w:numId w:val="45"/>
        </w:numPr>
        <w:ind w:left="0"/>
        <w:jc w:val="left"/>
        <w:rPr>
          <w:rFonts w:ascii="Arial" w:eastAsia="宋体" w:hAnsi="Arial" w:cs="Arial"/>
          <w:color w:val="212121"/>
          <w:kern w:val="0"/>
          <w:sz w:val="24"/>
          <w:szCs w:val="24"/>
        </w:rPr>
      </w:pPr>
      <w:proofErr w:type="gramStart"/>
      <w:ins w:id="2249" w:author="Shirley Li" w:date="2018-12-07T10:05:00Z">
        <w:r>
          <w:rPr>
            <w:rFonts w:ascii="Arial" w:eastAsia="宋体" w:hAnsi="Arial" w:cs="Arial" w:hint="eastAsia"/>
            <w:b/>
            <w:bCs/>
            <w:color w:val="212121"/>
            <w:kern w:val="0"/>
            <w:sz w:val="24"/>
            <w:szCs w:val="24"/>
          </w:rPr>
          <w:t>池化层</w:t>
        </w:r>
      </w:ins>
      <w:proofErr w:type="gramEnd"/>
      <w:del w:id="2250" w:author="Shirley Li" w:date="2018-12-07T10:05:00Z">
        <w:r w:rsidR="006F7728" w:rsidRPr="009B37C0" w:rsidDel="00F74A4F">
          <w:rPr>
            <w:rFonts w:ascii="Arial" w:eastAsia="宋体" w:hAnsi="Arial" w:cs="Arial"/>
            <w:b/>
            <w:bCs/>
            <w:color w:val="212121"/>
            <w:kern w:val="0"/>
            <w:sz w:val="24"/>
            <w:szCs w:val="24"/>
          </w:rPr>
          <w:delText>汇集层</w:delText>
        </w:r>
      </w:del>
      <w:r w:rsidR="006F7728" w:rsidRPr="009B37C0">
        <w:rPr>
          <w:rFonts w:ascii="Arial" w:eastAsia="宋体" w:hAnsi="Arial" w:cs="Arial"/>
          <w:color w:val="212121"/>
          <w:kern w:val="0"/>
          <w:sz w:val="24"/>
          <w:szCs w:val="24"/>
        </w:rPr>
        <w:t>，</w:t>
      </w:r>
      <w:hyperlink r:id="rId194" w:anchor="Pooling_layer" w:history="1">
        <w:r w:rsidR="006F7728" w:rsidRPr="009B37C0">
          <w:rPr>
            <w:rFonts w:ascii="Arial" w:eastAsia="宋体" w:hAnsi="Arial" w:cs="Arial"/>
            <w:color w:val="039BE5"/>
            <w:kern w:val="0"/>
            <w:sz w:val="24"/>
            <w:szCs w:val="24"/>
            <w:u w:val="single"/>
          </w:rPr>
          <w:t>对</w:t>
        </w:r>
      </w:hyperlink>
      <w:r w:rsidR="006F7728" w:rsidRPr="009B37C0">
        <w:rPr>
          <w:rFonts w:ascii="Arial" w:eastAsia="宋体" w:hAnsi="Arial" w:cs="Arial"/>
          <w:color w:val="212121"/>
          <w:kern w:val="0"/>
          <w:sz w:val="24"/>
          <w:szCs w:val="24"/>
        </w:rPr>
        <w:t> </w:t>
      </w:r>
      <w:r w:rsidR="006F7728" w:rsidRPr="009B37C0">
        <w:rPr>
          <w:rFonts w:ascii="Arial" w:eastAsia="宋体" w:hAnsi="Arial" w:cs="Arial"/>
          <w:color w:val="212121"/>
          <w:kern w:val="0"/>
          <w:sz w:val="24"/>
          <w:szCs w:val="24"/>
        </w:rPr>
        <w:t>由卷积层提取</w:t>
      </w:r>
      <w:hyperlink r:id="rId195" w:anchor="Pooling_layer" w:history="1">
        <w:r w:rsidR="006F7728" w:rsidRPr="009B37C0">
          <w:rPr>
            <w:rFonts w:ascii="Arial" w:eastAsia="宋体" w:hAnsi="Arial" w:cs="Arial"/>
            <w:color w:val="039BE5"/>
            <w:kern w:val="0"/>
            <w:sz w:val="24"/>
            <w:szCs w:val="24"/>
            <w:u w:val="single"/>
          </w:rPr>
          <w:t>的图像数据</w:t>
        </w:r>
      </w:hyperlink>
      <w:r w:rsidR="006F7728" w:rsidRPr="009B37C0">
        <w:rPr>
          <w:rFonts w:ascii="Arial" w:eastAsia="宋体" w:hAnsi="Arial" w:cs="Arial"/>
          <w:color w:val="212121"/>
          <w:kern w:val="0"/>
          <w:sz w:val="24"/>
          <w:szCs w:val="24"/>
        </w:rPr>
        <w:t>进行</w:t>
      </w:r>
      <w:r w:rsidR="006F7728" w:rsidRPr="009B37C0">
        <w:rPr>
          <w:rFonts w:ascii="Arial" w:eastAsia="宋体" w:hAnsi="Arial" w:cs="Arial"/>
          <w:color w:val="212121"/>
          <w:kern w:val="0"/>
          <w:sz w:val="24"/>
          <w:szCs w:val="24"/>
        </w:rPr>
        <w:t> </w:t>
      </w:r>
      <w:hyperlink r:id="rId196" w:anchor="Pooling_layer" w:history="1">
        <w:r w:rsidR="006F7728" w:rsidRPr="009B37C0">
          <w:rPr>
            <w:rFonts w:ascii="Arial" w:eastAsia="宋体" w:hAnsi="Arial" w:cs="Arial"/>
            <w:color w:val="039BE5"/>
            <w:kern w:val="0"/>
            <w:sz w:val="24"/>
            <w:szCs w:val="24"/>
            <w:u w:val="single"/>
          </w:rPr>
          <w:t>下采样，</w:t>
        </w:r>
      </w:hyperlink>
      <w:r w:rsidR="006F7728" w:rsidRPr="009B37C0">
        <w:rPr>
          <w:rFonts w:ascii="Arial" w:eastAsia="宋体" w:hAnsi="Arial" w:cs="Arial"/>
          <w:color w:val="212121"/>
          <w:kern w:val="0"/>
          <w:sz w:val="24"/>
          <w:szCs w:val="24"/>
        </w:rPr>
        <w:t>以减少特征</w:t>
      </w:r>
      <w:del w:id="2251" w:author="Shirley Li" w:date="2018-12-07T10:06:00Z">
        <w:r w:rsidR="006F7728" w:rsidRPr="009B37C0" w:rsidDel="00162A85">
          <w:rPr>
            <w:rFonts w:ascii="Arial" w:eastAsia="宋体" w:hAnsi="Arial" w:cs="Arial" w:hint="eastAsia"/>
            <w:color w:val="212121"/>
            <w:kern w:val="0"/>
            <w:sz w:val="24"/>
            <w:szCs w:val="24"/>
          </w:rPr>
          <w:delText>映射</w:delText>
        </w:r>
      </w:del>
      <w:ins w:id="2252" w:author="Shirley Li" w:date="2018-12-07T10:06:00Z">
        <w:r w:rsidR="00162A85">
          <w:rPr>
            <w:rFonts w:ascii="Arial" w:eastAsia="宋体" w:hAnsi="Arial" w:cs="Arial" w:hint="eastAsia"/>
            <w:color w:val="212121"/>
            <w:kern w:val="0"/>
            <w:sz w:val="24"/>
            <w:szCs w:val="24"/>
          </w:rPr>
          <w:t>图</w:t>
        </w:r>
      </w:ins>
      <w:r w:rsidR="006F7728" w:rsidRPr="009B37C0">
        <w:rPr>
          <w:rFonts w:ascii="Arial" w:eastAsia="宋体" w:hAnsi="Arial" w:cs="Arial"/>
          <w:color w:val="212121"/>
          <w:kern w:val="0"/>
          <w:sz w:val="24"/>
          <w:szCs w:val="24"/>
        </w:rPr>
        <w:t>的维数，从而减少处理时间。常用的池化算法是最大池化，</w:t>
      </w:r>
      <w:ins w:id="2253" w:author="Shirley Li" w:date="2018-12-07T10:06:00Z">
        <w:r w:rsidR="00162A85">
          <w:rPr>
            <w:rFonts w:ascii="Arial" w:eastAsia="宋体" w:hAnsi="Arial" w:cs="Arial" w:hint="eastAsia"/>
            <w:color w:val="212121"/>
            <w:kern w:val="0"/>
            <w:sz w:val="24"/>
            <w:szCs w:val="24"/>
          </w:rPr>
          <w:t>他会</w:t>
        </w:r>
      </w:ins>
      <w:del w:id="2254" w:author="Shirley Li" w:date="2018-12-07T10:06:00Z">
        <w:r w:rsidR="006F7728" w:rsidRPr="009B37C0" w:rsidDel="00162A85">
          <w:rPr>
            <w:rFonts w:ascii="Arial" w:eastAsia="宋体" w:hAnsi="Arial" w:cs="Arial"/>
            <w:color w:val="212121"/>
            <w:kern w:val="0"/>
            <w:sz w:val="24"/>
            <w:szCs w:val="24"/>
          </w:rPr>
          <w:delText>其</w:delText>
        </w:r>
      </w:del>
      <w:r w:rsidR="006F7728" w:rsidRPr="009B37C0">
        <w:rPr>
          <w:rFonts w:ascii="Arial" w:eastAsia="宋体" w:hAnsi="Arial" w:cs="Arial"/>
          <w:color w:val="212121"/>
          <w:kern w:val="0"/>
          <w:sz w:val="24"/>
          <w:szCs w:val="24"/>
        </w:rPr>
        <w:t>提取特征图的子区域（例如，</w:t>
      </w:r>
      <w:r w:rsidR="006F7728" w:rsidRPr="009B37C0">
        <w:rPr>
          <w:rFonts w:ascii="Arial" w:eastAsia="宋体" w:hAnsi="Arial" w:cs="Arial"/>
          <w:color w:val="212121"/>
          <w:kern w:val="0"/>
          <w:sz w:val="24"/>
          <w:szCs w:val="24"/>
        </w:rPr>
        <w:t>2×2</w:t>
      </w:r>
      <w:r w:rsidR="006F7728" w:rsidRPr="009B37C0">
        <w:rPr>
          <w:rFonts w:ascii="Arial" w:eastAsia="宋体" w:hAnsi="Arial" w:cs="Arial"/>
          <w:color w:val="212121"/>
          <w:kern w:val="0"/>
          <w:sz w:val="24"/>
          <w:szCs w:val="24"/>
        </w:rPr>
        <w:t>像素块），</w:t>
      </w:r>
      <w:del w:id="2255" w:author="Shirley Li" w:date="2018-12-07T10:06:00Z">
        <w:r w:rsidR="006F7728" w:rsidRPr="009B37C0" w:rsidDel="00162A85">
          <w:rPr>
            <w:rFonts w:ascii="Arial" w:eastAsia="宋体" w:hAnsi="Arial" w:cs="Arial" w:hint="eastAsia"/>
            <w:color w:val="212121"/>
            <w:kern w:val="0"/>
            <w:sz w:val="24"/>
            <w:szCs w:val="24"/>
          </w:rPr>
          <w:delText>保持其</w:delText>
        </w:r>
      </w:del>
      <w:ins w:id="2256" w:author="Shirley Li" w:date="2018-12-07T10:06:00Z">
        <w:r w:rsidR="00162A85">
          <w:rPr>
            <w:rFonts w:ascii="Arial" w:eastAsia="宋体" w:hAnsi="Arial" w:cs="Arial" w:hint="eastAsia"/>
            <w:color w:val="212121"/>
            <w:kern w:val="0"/>
            <w:sz w:val="24"/>
            <w:szCs w:val="24"/>
          </w:rPr>
          <w:t>保留子区域的</w:t>
        </w:r>
      </w:ins>
      <w:r w:rsidR="006F7728" w:rsidRPr="009B37C0">
        <w:rPr>
          <w:rFonts w:ascii="Arial" w:eastAsia="宋体" w:hAnsi="Arial" w:cs="Arial"/>
          <w:color w:val="212121"/>
          <w:kern w:val="0"/>
          <w:sz w:val="24"/>
          <w:szCs w:val="24"/>
        </w:rPr>
        <w:t>最大值，并丢弃所有其他值。</w:t>
      </w:r>
    </w:p>
    <w:p w:rsidR="006F7728" w:rsidRPr="009B37C0" w:rsidRDefault="006F7728" w:rsidP="006F7728">
      <w:pPr>
        <w:widowControl/>
        <w:numPr>
          <w:ilvl w:val="0"/>
          <w:numId w:val="45"/>
        </w:numPr>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密集（完全连接）层</w:t>
      </w:r>
      <w:r w:rsidRPr="009B37C0">
        <w:rPr>
          <w:rFonts w:ascii="Arial" w:eastAsia="宋体" w:hAnsi="Arial" w:cs="Arial"/>
          <w:color w:val="212121"/>
          <w:kern w:val="0"/>
          <w:sz w:val="24"/>
          <w:szCs w:val="24"/>
        </w:rPr>
        <w:t>，对卷积层提取</w:t>
      </w:r>
      <w:ins w:id="2257" w:author="Shirley Li" w:date="2018-12-07T10:06:00Z">
        <w:r w:rsidR="004C72EC" w:rsidRPr="004C72EC">
          <w:rPr>
            <w:rFonts w:ascii="Arial" w:eastAsia="宋体" w:hAnsi="Arial" w:cs="Arial" w:hint="eastAsia"/>
            <w:color w:val="212121"/>
            <w:kern w:val="0"/>
            <w:sz w:val="24"/>
            <w:szCs w:val="24"/>
          </w:rPr>
          <w:t>并由池化层下采样</w:t>
        </w:r>
      </w:ins>
      <w:r w:rsidRPr="009B37C0">
        <w:rPr>
          <w:rFonts w:ascii="Arial" w:eastAsia="宋体" w:hAnsi="Arial" w:cs="Arial"/>
          <w:color w:val="212121"/>
          <w:kern w:val="0"/>
          <w:sz w:val="24"/>
          <w:szCs w:val="24"/>
        </w:rPr>
        <w:t>的特征进行分类</w:t>
      </w:r>
      <w:del w:id="2258" w:author="Shirley Li" w:date="2018-12-07T10:06:00Z">
        <w:r w:rsidRPr="009B37C0" w:rsidDel="004C72EC">
          <w:rPr>
            <w:rFonts w:ascii="Arial" w:eastAsia="宋体" w:hAnsi="Arial" w:cs="Arial" w:hint="eastAsia"/>
            <w:color w:val="212121"/>
            <w:kern w:val="0"/>
            <w:sz w:val="24"/>
            <w:szCs w:val="24"/>
          </w:rPr>
          <w:delText>，并由池化层进行下采样。</w:delText>
        </w:r>
      </w:del>
      <w:ins w:id="2259" w:author="Shirley Li" w:date="2018-12-07T10:06:00Z">
        <w:r w:rsidR="004C72EC">
          <w:rPr>
            <w:rFonts w:ascii="Arial" w:eastAsia="宋体" w:hAnsi="Arial" w:cs="Arial" w:hint="eastAsia"/>
            <w:color w:val="212121"/>
            <w:kern w:val="0"/>
            <w:sz w:val="24"/>
            <w:szCs w:val="24"/>
          </w:rPr>
          <w:t>。</w:t>
        </w:r>
      </w:ins>
      <w:r w:rsidRPr="009B37C0">
        <w:rPr>
          <w:rFonts w:ascii="Arial" w:eastAsia="宋体" w:hAnsi="Arial" w:cs="Arial"/>
          <w:color w:val="212121"/>
          <w:kern w:val="0"/>
          <w:sz w:val="24"/>
          <w:szCs w:val="24"/>
        </w:rPr>
        <w:t>在密集层中，层中的每个节点都连接到前一层中的每个节点。</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通常，</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由执行特征提取的</w:t>
      </w:r>
      <w:del w:id="2260" w:author="Shirley Li" w:date="2018-12-07T10:07:00Z">
        <w:r w:rsidRPr="009B37C0" w:rsidDel="001619BE">
          <w:rPr>
            <w:rFonts w:ascii="Arial" w:eastAsia="宋体" w:hAnsi="Arial" w:cs="Arial" w:hint="eastAsia"/>
            <w:color w:val="212121"/>
            <w:kern w:val="0"/>
            <w:sz w:val="24"/>
            <w:szCs w:val="24"/>
          </w:rPr>
          <w:delText>一堆</w:delText>
        </w:r>
      </w:del>
      <w:ins w:id="2261" w:author="Shirley Li" w:date="2018-12-07T10:07:00Z">
        <w:r w:rsidR="001619BE">
          <w:rPr>
            <w:rFonts w:ascii="Arial" w:eastAsia="宋体" w:hAnsi="Arial" w:cs="Arial" w:hint="eastAsia"/>
            <w:color w:val="212121"/>
            <w:kern w:val="0"/>
            <w:sz w:val="24"/>
            <w:szCs w:val="24"/>
          </w:rPr>
          <w:t>多个</w:t>
        </w:r>
      </w:ins>
      <w:r w:rsidRPr="009B37C0">
        <w:rPr>
          <w:rFonts w:ascii="Arial" w:eastAsia="宋体" w:hAnsi="Arial" w:cs="Arial"/>
          <w:color w:val="212121"/>
          <w:kern w:val="0"/>
          <w:sz w:val="24"/>
          <w:szCs w:val="24"/>
        </w:rPr>
        <w:t>卷积模块组成。每个模块由一个卷积层和一个池化层组成。最后一个卷积模块</w:t>
      </w:r>
      <w:del w:id="2262" w:author="Shirley Li" w:date="2018-12-07T10:07:00Z">
        <w:r w:rsidRPr="009B37C0" w:rsidDel="001619BE">
          <w:rPr>
            <w:rFonts w:ascii="Arial" w:eastAsia="宋体" w:hAnsi="Arial" w:cs="Arial" w:hint="eastAsia"/>
            <w:color w:val="212121"/>
            <w:kern w:val="0"/>
            <w:sz w:val="24"/>
            <w:szCs w:val="24"/>
          </w:rPr>
          <w:delText>之后</w:delText>
        </w:r>
      </w:del>
      <w:ins w:id="2263" w:author="Shirley Li" w:date="2018-12-07T10:07:00Z">
        <w:r w:rsidR="001619BE">
          <w:rPr>
            <w:rFonts w:ascii="Arial" w:eastAsia="宋体" w:hAnsi="Arial" w:cs="Arial" w:hint="eastAsia"/>
            <w:color w:val="212121"/>
            <w:kern w:val="0"/>
            <w:sz w:val="24"/>
            <w:szCs w:val="24"/>
          </w:rPr>
          <w:t>后</w:t>
        </w:r>
      </w:ins>
      <w:r w:rsidRPr="009B37C0">
        <w:rPr>
          <w:rFonts w:ascii="Arial" w:eastAsia="宋体" w:hAnsi="Arial" w:cs="Arial"/>
          <w:color w:val="212121"/>
          <w:kern w:val="0"/>
          <w:sz w:val="24"/>
          <w:szCs w:val="24"/>
        </w:rPr>
        <w:t>是一个或多个执行分类的密集层。</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中的最后一个密集层</w:t>
      </w:r>
      <w:del w:id="2264" w:author="Shirley Li" w:date="2018-12-07T10:07:00Z">
        <w:r w:rsidRPr="009B37C0" w:rsidDel="001619BE">
          <w:rPr>
            <w:rFonts w:ascii="Arial" w:eastAsia="宋体" w:hAnsi="Arial" w:cs="Arial" w:hint="eastAsia"/>
            <w:color w:val="212121"/>
            <w:kern w:val="0"/>
            <w:sz w:val="24"/>
            <w:szCs w:val="24"/>
          </w:rPr>
          <w:delText>包含</w:delText>
        </w:r>
      </w:del>
      <w:ins w:id="2265" w:author="Shirley Li" w:date="2018-12-07T10:08:00Z">
        <w:r w:rsidR="001619BE">
          <w:rPr>
            <w:rFonts w:ascii="Arial" w:eastAsia="宋体" w:hAnsi="Arial" w:cs="Arial" w:hint="eastAsia"/>
            <w:color w:val="212121"/>
            <w:kern w:val="0"/>
            <w:sz w:val="24"/>
            <w:szCs w:val="24"/>
          </w:rPr>
          <w:t>里，</w:t>
        </w:r>
      </w:ins>
      <w:r w:rsidRPr="009B37C0">
        <w:rPr>
          <w:rFonts w:ascii="Arial" w:eastAsia="宋体" w:hAnsi="Arial" w:cs="Arial"/>
          <w:color w:val="212121"/>
          <w:kern w:val="0"/>
          <w:sz w:val="24"/>
          <w:szCs w:val="24"/>
        </w:rPr>
        <w:t>模型中每个目标类</w:t>
      </w:r>
      <w:ins w:id="2266" w:author="Shirley Li" w:date="2018-12-07T10:07:00Z">
        <w:r w:rsidR="001619BE">
          <w:rPr>
            <w:rFonts w:ascii="Arial" w:eastAsia="宋体" w:hAnsi="Arial" w:cs="Arial" w:hint="eastAsia"/>
            <w:color w:val="212121"/>
            <w:kern w:val="0"/>
            <w:sz w:val="24"/>
            <w:szCs w:val="24"/>
          </w:rPr>
          <w:t>别</w:t>
        </w:r>
      </w:ins>
      <w:r w:rsidRPr="009B37C0">
        <w:rPr>
          <w:rFonts w:ascii="Arial" w:eastAsia="宋体" w:hAnsi="Arial" w:cs="Arial"/>
          <w:color w:val="212121"/>
          <w:kern w:val="0"/>
          <w:sz w:val="24"/>
          <w:szCs w:val="24"/>
        </w:rPr>
        <w:t>的单个节点（模型可以预测的所有可能类）</w:t>
      </w:r>
      <w:ins w:id="2267" w:author="Shirley Li" w:date="2018-12-07T10:08:00Z">
        <w:r w:rsidR="001619BE">
          <w:rPr>
            <w:rFonts w:ascii="Arial" w:eastAsia="宋体" w:hAnsi="Arial" w:cs="Arial" w:hint="eastAsia"/>
            <w:color w:val="212121"/>
            <w:kern w:val="0"/>
            <w:sz w:val="24"/>
            <w:szCs w:val="24"/>
          </w:rPr>
          <w:t>都</w:t>
        </w:r>
        <w:proofErr w:type="gramStart"/>
        <w:r w:rsidR="001619BE">
          <w:rPr>
            <w:rFonts w:ascii="Arial" w:eastAsia="宋体" w:hAnsi="Arial" w:cs="Arial" w:hint="eastAsia"/>
            <w:color w:val="212121"/>
            <w:kern w:val="0"/>
            <w:sz w:val="24"/>
            <w:szCs w:val="24"/>
          </w:rPr>
          <w:t>都</w:t>
        </w:r>
        <w:proofErr w:type="gramEnd"/>
        <w:r w:rsidR="001619BE">
          <w:rPr>
            <w:rFonts w:ascii="Arial" w:eastAsia="宋体" w:hAnsi="Arial" w:cs="Arial" w:hint="eastAsia"/>
            <w:color w:val="212121"/>
            <w:kern w:val="0"/>
            <w:sz w:val="24"/>
            <w:szCs w:val="24"/>
          </w:rPr>
          <w:t>对应一个节点</w:t>
        </w:r>
      </w:ins>
      <w:r w:rsidRPr="009B37C0">
        <w:rPr>
          <w:rFonts w:ascii="Arial" w:eastAsia="宋体" w:hAnsi="Arial" w:cs="Arial"/>
          <w:color w:val="212121"/>
          <w:kern w:val="0"/>
          <w:sz w:val="24"/>
          <w:szCs w:val="24"/>
        </w:rPr>
        <w:t>，</w:t>
      </w:r>
      <w:ins w:id="2268" w:author="Shirley Li" w:date="2018-12-07T10:08:00Z">
        <w:r w:rsidR="004E3E88">
          <w:rPr>
            <w:rFonts w:ascii="Arial" w:eastAsia="宋体" w:hAnsi="Arial" w:cs="Arial" w:hint="eastAsia"/>
            <w:color w:val="212121"/>
            <w:kern w:val="0"/>
            <w:sz w:val="24"/>
            <w:szCs w:val="24"/>
          </w:rPr>
          <w:t>并应用</w:t>
        </w:r>
      </w:ins>
      <w:r w:rsidRPr="009B37C0">
        <w:rPr>
          <w:rFonts w:ascii="Arial" w:eastAsia="宋体" w:hAnsi="Arial" w:cs="Arial"/>
          <w:color w:val="212121"/>
          <w:kern w:val="0"/>
          <w:sz w:val="24"/>
          <w:szCs w:val="24"/>
        </w:rPr>
        <w:t> </w:t>
      </w:r>
      <w:hyperlink r:id="rId197" w:history="1">
        <w:r w:rsidRPr="009B37C0">
          <w:rPr>
            <w:rFonts w:ascii="Arial" w:eastAsia="宋体" w:hAnsi="Arial" w:cs="Arial"/>
            <w:color w:val="039BE5"/>
            <w:kern w:val="0"/>
            <w:sz w:val="24"/>
            <w:szCs w:val="24"/>
            <w:u w:val="single"/>
          </w:rPr>
          <w:t>softmax</w:t>
        </w:r>
      </w:hyperlink>
      <w:r w:rsidRPr="009B37C0">
        <w:rPr>
          <w:rFonts w:ascii="Arial" w:eastAsia="宋体" w:hAnsi="Arial" w:cs="Arial"/>
          <w:color w:val="212121"/>
          <w:kern w:val="0"/>
          <w:sz w:val="24"/>
          <w:szCs w:val="24"/>
        </w:rPr>
        <w:t>激活函数为每个节点生成</w:t>
      </w:r>
      <w:r w:rsidRPr="009B37C0">
        <w:rPr>
          <w:rFonts w:ascii="Arial" w:eastAsia="宋体" w:hAnsi="Arial" w:cs="Arial"/>
          <w:color w:val="212121"/>
          <w:kern w:val="0"/>
          <w:sz w:val="24"/>
          <w:szCs w:val="24"/>
        </w:rPr>
        <w:t>0-1</w:t>
      </w:r>
      <w:r w:rsidRPr="009B37C0">
        <w:rPr>
          <w:rFonts w:ascii="Arial" w:eastAsia="宋体" w:hAnsi="Arial" w:cs="Arial"/>
          <w:color w:val="212121"/>
          <w:kern w:val="0"/>
          <w:sz w:val="24"/>
          <w:szCs w:val="24"/>
        </w:rPr>
        <w:t>之间的值（所有</w:t>
      </w:r>
      <w:del w:id="2269" w:author="Shirley Li" w:date="2018-12-07T10:08:00Z">
        <w:r w:rsidRPr="009B37C0" w:rsidDel="004E3E88">
          <w:rPr>
            <w:rFonts w:ascii="Arial" w:eastAsia="宋体" w:hAnsi="Arial" w:cs="Arial"/>
            <w:color w:val="212121"/>
            <w:kern w:val="0"/>
            <w:sz w:val="24"/>
            <w:szCs w:val="24"/>
          </w:rPr>
          <w:delText>节点的总和）</w:delText>
        </w:r>
      </w:del>
      <w:r w:rsidRPr="009B37C0">
        <w:rPr>
          <w:rFonts w:ascii="Arial" w:eastAsia="宋体" w:hAnsi="Arial" w:cs="Arial"/>
          <w:color w:val="212121"/>
          <w:kern w:val="0"/>
          <w:sz w:val="24"/>
          <w:szCs w:val="24"/>
        </w:rPr>
        <w:t>这些</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值</w:t>
      </w:r>
      <w:ins w:id="2270" w:author="Shirley Li" w:date="2018-12-07T10:08:00Z">
        <w:r w:rsidR="004E3E88">
          <w:rPr>
            <w:rFonts w:ascii="Arial" w:eastAsia="宋体" w:hAnsi="Arial" w:cs="Arial" w:hint="eastAsia"/>
            <w:color w:val="212121"/>
            <w:kern w:val="0"/>
            <w:sz w:val="24"/>
            <w:szCs w:val="24"/>
          </w:rPr>
          <w:t>总和</w:t>
        </w:r>
      </w:ins>
      <w:r w:rsidRPr="009B37C0">
        <w:rPr>
          <w:rFonts w:ascii="Arial" w:eastAsia="宋体" w:hAnsi="Arial" w:cs="Arial"/>
          <w:color w:val="212121"/>
          <w:kern w:val="0"/>
          <w:sz w:val="24"/>
          <w:szCs w:val="24"/>
        </w:rPr>
        <w:t>等于</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）。我们可以将给定图像的</w:t>
      </w:r>
      <w:r w:rsidRPr="009B37C0">
        <w:rPr>
          <w:rFonts w:ascii="Arial" w:eastAsia="宋体" w:hAnsi="Arial" w:cs="Arial"/>
          <w:color w:val="212121"/>
          <w:kern w:val="0"/>
          <w:sz w:val="24"/>
          <w:szCs w:val="24"/>
        </w:rPr>
        <w:t>softmax</w:t>
      </w:r>
      <w:proofErr w:type="gramStart"/>
      <w:r w:rsidRPr="009B37C0">
        <w:rPr>
          <w:rFonts w:ascii="Arial" w:eastAsia="宋体" w:hAnsi="Arial" w:cs="Arial"/>
          <w:color w:val="212121"/>
          <w:kern w:val="0"/>
          <w:sz w:val="24"/>
          <w:szCs w:val="24"/>
        </w:rPr>
        <w:t>值解释</w:t>
      </w:r>
      <w:proofErr w:type="gramEnd"/>
      <w:r w:rsidRPr="009B37C0">
        <w:rPr>
          <w:rFonts w:ascii="Arial" w:eastAsia="宋体" w:hAnsi="Arial" w:cs="Arial"/>
          <w:color w:val="212121"/>
          <w:kern w:val="0"/>
          <w:sz w:val="24"/>
          <w:szCs w:val="24"/>
        </w:rPr>
        <w:t>为</w:t>
      </w:r>
      <w:ins w:id="2271" w:author="Shirley Li" w:date="2018-12-07T10:09:00Z">
        <w:r w:rsidR="0009644E" w:rsidRPr="0009644E">
          <w:rPr>
            <w:rFonts w:ascii="Arial" w:eastAsia="宋体" w:hAnsi="Arial" w:cs="Arial" w:hint="eastAsia"/>
            <w:color w:val="212121"/>
            <w:kern w:val="0"/>
            <w:sz w:val="24"/>
            <w:szCs w:val="24"/>
          </w:rPr>
          <w:t>相对测量值</w:t>
        </w:r>
        <w:r w:rsidR="0009644E">
          <w:rPr>
            <w:rFonts w:ascii="Arial" w:eastAsia="宋体" w:hAnsi="Arial" w:cs="Arial" w:hint="eastAsia"/>
            <w:color w:val="212121"/>
            <w:kern w:val="0"/>
            <w:sz w:val="24"/>
            <w:szCs w:val="24"/>
          </w:rPr>
          <w:t>，表明</w:t>
        </w:r>
      </w:ins>
      <w:r w:rsidRPr="009B37C0">
        <w:rPr>
          <w:rFonts w:ascii="Arial" w:eastAsia="宋体" w:hAnsi="Arial" w:cs="Arial"/>
          <w:color w:val="212121"/>
          <w:kern w:val="0"/>
          <w:sz w:val="24"/>
          <w:szCs w:val="24"/>
        </w:rPr>
        <w:t>图像落入每个目标类的可能性</w:t>
      </w:r>
      <w:del w:id="2272" w:author="Shirley Li" w:date="2018-12-07T10:09:00Z">
        <w:r w:rsidRPr="009B37C0" w:rsidDel="00381DB6">
          <w:rPr>
            <w:rFonts w:ascii="Arial" w:eastAsia="宋体" w:hAnsi="Arial" w:cs="Arial"/>
            <w:color w:val="212121"/>
            <w:kern w:val="0"/>
            <w:sz w:val="24"/>
            <w:szCs w:val="24"/>
          </w:rPr>
          <w:delText>的相对测量值</w:delText>
        </w:r>
      </w:del>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有关</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架构的更全面的</w:t>
      </w:r>
      <w:del w:id="2273" w:author="Shirley Li" w:date="2018-12-07T10:09:00Z">
        <w:r w:rsidRPr="009B37C0" w:rsidDel="000B7E31">
          <w:rPr>
            <w:rFonts w:ascii="Arial" w:eastAsia="宋体" w:hAnsi="Arial" w:cs="Arial" w:hint="eastAsia"/>
            <w:color w:val="212121"/>
            <w:kern w:val="0"/>
            <w:sz w:val="24"/>
            <w:szCs w:val="24"/>
          </w:rPr>
          <w:delText>演练</w:delText>
        </w:r>
      </w:del>
      <w:ins w:id="2274" w:author="Shirley Li" w:date="2018-12-07T10:09:00Z">
        <w:r w:rsidR="000B7E31">
          <w:rPr>
            <w:rFonts w:ascii="Arial" w:eastAsia="宋体" w:hAnsi="Arial" w:cs="Arial" w:hint="eastAsia"/>
            <w:color w:val="212121"/>
            <w:kern w:val="0"/>
            <w:sz w:val="24"/>
            <w:szCs w:val="24"/>
          </w:rPr>
          <w:t>解说</w:t>
        </w:r>
      </w:ins>
      <w:r w:rsidRPr="009B37C0">
        <w:rPr>
          <w:rFonts w:ascii="Arial" w:eastAsia="宋体" w:hAnsi="Arial" w:cs="Arial"/>
          <w:color w:val="212121"/>
          <w:kern w:val="0"/>
          <w:sz w:val="24"/>
          <w:szCs w:val="24"/>
        </w:rPr>
        <w:t>，请参阅斯坦福大学的</w:t>
      </w:r>
      <w:hyperlink r:id="rId198" w:history="1">
        <w:r w:rsidRPr="009B37C0">
          <w:rPr>
            <w:rFonts w:ascii="Arial" w:eastAsia="宋体" w:hAnsi="Arial" w:cs="Arial"/>
            <w:color w:val="0288D1"/>
            <w:kern w:val="0"/>
            <w:sz w:val="24"/>
            <w:szCs w:val="24"/>
            <w:u w:val="single"/>
            <w:shd w:val="clear" w:color="auto" w:fill="E1F5FE"/>
          </w:rPr>
          <w:t> </w:t>
        </w:r>
        <w:r w:rsidRPr="009B37C0">
          <w:rPr>
            <w:rFonts w:ascii="Arial" w:eastAsia="宋体" w:hAnsi="Arial" w:cs="Arial"/>
            <w:color w:val="0288D1"/>
            <w:kern w:val="0"/>
            <w:sz w:val="24"/>
            <w:szCs w:val="24"/>
            <w:u w:val="single"/>
            <w:shd w:val="clear" w:color="auto" w:fill="E1F5FE"/>
          </w:rPr>
          <w:t>视觉识别卷积神经网络课程教材</w:t>
        </w:r>
      </w:hyperlink>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构建</w:t>
      </w:r>
      <w:r w:rsidRPr="009B37C0">
        <w:rPr>
          <w:rFonts w:ascii="Arial" w:eastAsia="宋体" w:hAnsi="Arial" w:cs="Arial"/>
          <w:color w:val="212121"/>
          <w:spacing w:val="-2"/>
          <w:kern w:val="0"/>
          <w:sz w:val="36"/>
          <w:szCs w:val="36"/>
        </w:rPr>
        <w:t>CNN MNIST</w:t>
      </w:r>
      <w:r w:rsidRPr="009B37C0">
        <w:rPr>
          <w:rFonts w:ascii="Arial" w:eastAsia="宋体" w:hAnsi="Arial" w:cs="Arial"/>
          <w:color w:val="212121"/>
          <w:spacing w:val="-2"/>
          <w:kern w:val="0"/>
          <w:sz w:val="36"/>
          <w:szCs w:val="36"/>
        </w:rPr>
        <w:t>分类器</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w:t>
      </w:r>
      <w:ins w:id="2275" w:author="Shirley Li" w:date="2018-12-07T10:09:00Z">
        <w:r w:rsidR="000B7E31" w:rsidRPr="009B37C0">
          <w:rPr>
            <w:rFonts w:ascii="Arial" w:eastAsia="宋体" w:hAnsi="Arial" w:cs="Arial"/>
            <w:color w:val="212121"/>
            <w:kern w:val="0"/>
            <w:sz w:val="24"/>
            <w:szCs w:val="24"/>
          </w:rPr>
          <w:t>使用以下</w:t>
        </w:r>
        <w:r w:rsidR="000B7E31" w:rsidRPr="009B37C0">
          <w:rPr>
            <w:rFonts w:ascii="Arial" w:eastAsia="宋体" w:hAnsi="Arial" w:cs="Arial"/>
            <w:color w:val="212121"/>
            <w:kern w:val="0"/>
            <w:sz w:val="24"/>
            <w:szCs w:val="24"/>
          </w:rPr>
          <w:t>CNN</w:t>
        </w:r>
        <w:r w:rsidR="000B7E31" w:rsidRPr="009B37C0">
          <w:rPr>
            <w:rFonts w:ascii="Arial" w:eastAsia="宋体" w:hAnsi="Arial" w:cs="Arial"/>
            <w:color w:val="212121"/>
            <w:kern w:val="0"/>
            <w:sz w:val="24"/>
            <w:szCs w:val="24"/>
          </w:rPr>
          <w:t>架构</w:t>
        </w:r>
      </w:ins>
      <w:r w:rsidRPr="009B37C0">
        <w:rPr>
          <w:rFonts w:ascii="Arial" w:eastAsia="宋体" w:hAnsi="Arial" w:cs="Arial"/>
          <w:color w:val="212121"/>
          <w:kern w:val="0"/>
          <w:sz w:val="24"/>
          <w:szCs w:val="24"/>
        </w:rPr>
        <w:t>构建一个模型，</w:t>
      </w:r>
      <w:del w:id="2276" w:author="Shirley Li" w:date="2018-12-07T10:09:00Z">
        <w:r w:rsidRPr="009B37C0" w:rsidDel="000B7E31">
          <w:rPr>
            <w:rFonts w:ascii="Arial" w:eastAsia="宋体" w:hAnsi="Arial" w:cs="Arial"/>
            <w:color w:val="212121"/>
            <w:kern w:val="0"/>
            <w:sz w:val="24"/>
            <w:szCs w:val="24"/>
          </w:rPr>
          <w:delText>使用以下</w:delText>
        </w:r>
        <w:r w:rsidRPr="009B37C0" w:rsidDel="000B7E31">
          <w:rPr>
            <w:rFonts w:ascii="Arial" w:eastAsia="宋体" w:hAnsi="Arial" w:cs="Arial"/>
            <w:color w:val="212121"/>
            <w:kern w:val="0"/>
            <w:sz w:val="24"/>
            <w:szCs w:val="24"/>
          </w:rPr>
          <w:delText>CNN</w:delText>
        </w:r>
        <w:r w:rsidRPr="009B37C0" w:rsidDel="000B7E31">
          <w:rPr>
            <w:rFonts w:ascii="Arial" w:eastAsia="宋体" w:hAnsi="Arial" w:cs="Arial"/>
            <w:color w:val="212121"/>
            <w:kern w:val="0"/>
            <w:sz w:val="24"/>
            <w:szCs w:val="24"/>
          </w:rPr>
          <w:delText>架构</w:delText>
        </w:r>
      </w:del>
      <w:r w:rsidRPr="009B37C0">
        <w:rPr>
          <w:rFonts w:ascii="Arial" w:eastAsia="宋体" w:hAnsi="Arial" w:cs="Arial"/>
          <w:color w:val="212121"/>
          <w:kern w:val="0"/>
          <w:sz w:val="24"/>
          <w:szCs w:val="24"/>
        </w:rPr>
        <w:t>对</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数据集中的图像进行分类：</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卷积层＃</w:t>
      </w:r>
      <w:r w:rsidRPr="009B37C0">
        <w:rPr>
          <w:rFonts w:ascii="Arial" w:eastAsia="宋体" w:hAnsi="Arial" w:cs="Arial"/>
          <w:b/>
          <w:bCs/>
          <w:color w:val="212121"/>
          <w:kern w:val="0"/>
          <w:sz w:val="24"/>
          <w:szCs w:val="24"/>
        </w:rPr>
        <w:t>1</w:t>
      </w:r>
      <w:r w:rsidRPr="009B37C0">
        <w:rPr>
          <w:rFonts w:ascii="Arial" w:eastAsia="宋体" w:hAnsi="Arial" w:cs="Arial"/>
          <w:color w:val="212121"/>
          <w:kern w:val="0"/>
          <w:sz w:val="24"/>
          <w:szCs w:val="24"/>
        </w:rPr>
        <w:t>：应用</w:t>
      </w:r>
      <w:r w:rsidRPr="009B37C0">
        <w:rPr>
          <w:rFonts w:ascii="Arial" w:eastAsia="宋体" w:hAnsi="Arial" w:cs="Arial"/>
          <w:color w:val="212121"/>
          <w:kern w:val="0"/>
          <w:sz w:val="24"/>
          <w:szCs w:val="24"/>
        </w:rPr>
        <w:t>32</w:t>
      </w:r>
      <w:r w:rsidRPr="009B37C0">
        <w:rPr>
          <w:rFonts w:ascii="Arial" w:eastAsia="宋体" w:hAnsi="Arial" w:cs="Arial"/>
          <w:color w:val="212121"/>
          <w:kern w:val="0"/>
          <w:sz w:val="24"/>
          <w:szCs w:val="24"/>
        </w:rPr>
        <w:t>个</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滤镜（提取</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像素子区域），具有</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激活功能</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池化层＃</w:t>
      </w:r>
      <w:r w:rsidRPr="009B37C0">
        <w:rPr>
          <w:rFonts w:ascii="Arial" w:eastAsia="宋体" w:hAnsi="Arial" w:cs="Arial"/>
          <w:b/>
          <w:bCs/>
          <w:color w:val="212121"/>
          <w:kern w:val="0"/>
          <w:sz w:val="24"/>
          <w:szCs w:val="24"/>
        </w:rPr>
        <w:t>1</w:t>
      </w:r>
      <w:r w:rsidRPr="009B37C0">
        <w:rPr>
          <w:rFonts w:ascii="Arial" w:eastAsia="宋体" w:hAnsi="Arial" w:cs="Arial"/>
          <w:color w:val="212121"/>
          <w:kern w:val="0"/>
          <w:sz w:val="24"/>
          <w:szCs w:val="24"/>
        </w:rPr>
        <w:t>：使用</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过滤器和</w:t>
      </w:r>
      <w:ins w:id="2277" w:author="Shirley Li" w:date="2018-12-07T10:10:00Z">
        <w:r w:rsidR="00507A9B">
          <w:rPr>
            <w:rFonts w:ascii="Arial" w:eastAsia="宋体" w:hAnsi="Arial" w:cs="Arial" w:hint="eastAsia"/>
            <w:color w:val="212121"/>
            <w:kern w:val="0"/>
            <w:sz w:val="24"/>
            <w:szCs w:val="24"/>
          </w:rPr>
          <w:t>步长</w:t>
        </w:r>
      </w:ins>
      <w:del w:id="2278" w:author="Shirley Li" w:date="2018-12-07T10:10:00Z">
        <w:r w:rsidRPr="009B37C0" w:rsidDel="00507A9B">
          <w:rPr>
            <w:rFonts w:ascii="Arial" w:eastAsia="宋体" w:hAnsi="Arial" w:cs="Arial"/>
            <w:color w:val="212121"/>
            <w:kern w:val="0"/>
            <w:sz w:val="24"/>
            <w:szCs w:val="24"/>
          </w:rPr>
          <w:delText>步幅</w:delText>
        </w:r>
      </w:del>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执行最大池化</w:t>
      </w:r>
      <w:ins w:id="2279" w:author="Shirley Li" w:date="2018-12-07T10:10:00Z">
        <w:r w:rsidR="00F33BA8">
          <w:rPr>
            <w:rFonts w:ascii="Arial" w:eastAsia="宋体" w:hAnsi="Arial" w:cs="Arial" w:hint="eastAsia"/>
            <w:color w:val="212121"/>
            <w:kern w:val="0"/>
            <w:sz w:val="24"/>
            <w:szCs w:val="24"/>
          </w:rPr>
          <w:t>运算</w:t>
        </w:r>
      </w:ins>
      <w:r w:rsidRPr="009B37C0">
        <w:rPr>
          <w:rFonts w:ascii="Arial" w:eastAsia="宋体" w:hAnsi="Arial" w:cs="Arial"/>
          <w:color w:val="212121"/>
          <w:kern w:val="0"/>
          <w:sz w:val="24"/>
          <w:szCs w:val="24"/>
        </w:rPr>
        <w:t>（指定池化区域不重叠）</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卷积层＃</w:t>
      </w:r>
      <w:r w:rsidRPr="009B37C0">
        <w:rPr>
          <w:rFonts w:ascii="Arial" w:eastAsia="宋体" w:hAnsi="Arial" w:cs="Arial"/>
          <w:b/>
          <w:bCs/>
          <w:color w:val="212121"/>
          <w:kern w:val="0"/>
          <w:sz w:val="24"/>
          <w:szCs w:val="24"/>
        </w:rPr>
        <w:t>2</w:t>
      </w:r>
      <w:r w:rsidRPr="009B37C0">
        <w:rPr>
          <w:rFonts w:ascii="Arial" w:eastAsia="宋体" w:hAnsi="Arial" w:cs="Arial"/>
          <w:color w:val="212121"/>
          <w:kern w:val="0"/>
          <w:sz w:val="24"/>
          <w:szCs w:val="24"/>
        </w:rPr>
        <w:t>：应用</w:t>
      </w:r>
      <w:r w:rsidRPr="009B37C0">
        <w:rPr>
          <w:rFonts w:ascii="Arial" w:eastAsia="宋体" w:hAnsi="Arial" w:cs="Arial"/>
          <w:color w:val="212121"/>
          <w:kern w:val="0"/>
          <w:sz w:val="24"/>
          <w:szCs w:val="24"/>
        </w:rPr>
        <w:t>64</w:t>
      </w:r>
      <w:r w:rsidRPr="009B37C0">
        <w:rPr>
          <w:rFonts w:ascii="Arial" w:eastAsia="宋体" w:hAnsi="Arial" w:cs="Arial"/>
          <w:color w:val="212121"/>
          <w:kern w:val="0"/>
          <w:sz w:val="24"/>
          <w:szCs w:val="24"/>
        </w:rPr>
        <w:t>个</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过滤器，</w:t>
      </w:r>
      <w:ins w:id="2280" w:author="Shirley Li" w:date="2018-12-07T10:10:00Z">
        <w:r w:rsidR="009D1BEA">
          <w:rPr>
            <w:rFonts w:ascii="Arial" w:eastAsia="宋体" w:hAnsi="Arial" w:cs="Arial" w:hint="eastAsia"/>
            <w:color w:val="212121"/>
            <w:kern w:val="0"/>
            <w:sz w:val="24"/>
            <w:szCs w:val="24"/>
          </w:rPr>
          <w:t>应用</w:t>
        </w:r>
      </w:ins>
      <w:del w:id="2281" w:author="Shirley Li" w:date="2018-12-07T10:10:00Z">
        <w:r w:rsidRPr="009B37C0" w:rsidDel="009D1BEA">
          <w:rPr>
            <w:rFonts w:ascii="Arial" w:eastAsia="宋体" w:hAnsi="Arial" w:cs="Arial"/>
            <w:color w:val="212121"/>
            <w:kern w:val="0"/>
            <w:sz w:val="24"/>
            <w:szCs w:val="24"/>
          </w:rPr>
          <w:delText>具有</w:delText>
        </w:r>
      </w:del>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激活功能</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池</w:t>
      </w:r>
      <w:ins w:id="2282" w:author="Shirley Li" w:date="2018-12-07T10:11:00Z">
        <w:r w:rsidR="00D92F8C">
          <w:rPr>
            <w:rFonts w:ascii="Arial" w:eastAsia="宋体" w:hAnsi="Arial" w:cs="Arial" w:hint="eastAsia"/>
            <w:b/>
            <w:bCs/>
            <w:color w:val="212121"/>
            <w:kern w:val="0"/>
            <w:sz w:val="24"/>
            <w:szCs w:val="24"/>
          </w:rPr>
          <w:t>化</w:t>
        </w:r>
      </w:ins>
      <w:r w:rsidRPr="009B37C0">
        <w:rPr>
          <w:rFonts w:ascii="Arial" w:eastAsia="宋体" w:hAnsi="Arial" w:cs="Arial"/>
          <w:b/>
          <w:bCs/>
          <w:color w:val="212121"/>
          <w:kern w:val="0"/>
          <w:sz w:val="24"/>
          <w:szCs w:val="24"/>
        </w:rPr>
        <w:t>层＃</w:t>
      </w:r>
      <w:r w:rsidRPr="009B37C0">
        <w:rPr>
          <w:rFonts w:ascii="Arial" w:eastAsia="宋体" w:hAnsi="Arial" w:cs="Arial"/>
          <w:b/>
          <w:bCs/>
          <w:color w:val="212121"/>
          <w:kern w:val="0"/>
          <w:sz w:val="24"/>
          <w:szCs w:val="24"/>
        </w:rPr>
        <w:t>2</w:t>
      </w:r>
      <w:r w:rsidRPr="009B37C0">
        <w:rPr>
          <w:rFonts w:ascii="Arial" w:eastAsia="宋体" w:hAnsi="Arial" w:cs="Arial"/>
          <w:color w:val="212121"/>
          <w:kern w:val="0"/>
          <w:sz w:val="24"/>
          <w:szCs w:val="24"/>
        </w:rPr>
        <w:t>：</w:t>
      </w:r>
      <w:ins w:id="2283" w:author="Shirley Li" w:date="2018-12-07T10:10:00Z">
        <w:r w:rsidR="009D1BEA">
          <w:rPr>
            <w:rFonts w:ascii="Arial" w:eastAsia="宋体" w:hAnsi="Arial" w:cs="Arial" w:hint="eastAsia"/>
            <w:color w:val="212121"/>
            <w:kern w:val="0"/>
            <w:sz w:val="24"/>
            <w:szCs w:val="24"/>
          </w:rPr>
          <w:t>同样</w:t>
        </w:r>
      </w:ins>
      <w:del w:id="2284" w:author="Shirley Li" w:date="2018-12-07T10:10:00Z">
        <w:r w:rsidRPr="009B37C0" w:rsidDel="009D1BEA">
          <w:rPr>
            <w:rFonts w:ascii="Arial" w:eastAsia="宋体" w:hAnsi="Arial" w:cs="Arial"/>
            <w:color w:val="212121"/>
            <w:kern w:val="0"/>
            <w:sz w:val="24"/>
            <w:szCs w:val="24"/>
          </w:rPr>
          <w:delText>再次</w:delText>
        </w:r>
      </w:del>
      <w:r w:rsidRPr="009B37C0">
        <w:rPr>
          <w:rFonts w:ascii="Arial" w:eastAsia="宋体" w:hAnsi="Arial" w:cs="Arial"/>
          <w:color w:val="212121"/>
          <w:kern w:val="0"/>
          <w:sz w:val="24"/>
          <w:szCs w:val="24"/>
        </w:rPr>
        <w:t>，使用</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过滤器和</w:t>
      </w:r>
      <w:del w:id="2285" w:author="Shirley Li" w:date="2018-12-07T10:10:00Z">
        <w:r w:rsidRPr="009B37C0" w:rsidDel="009D1BEA">
          <w:rPr>
            <w:rFonts w:ascii="Arial" w:eastAsia="宋体" w:hAnsi="Arial" w:cs="Arial" w:hint="eastAsia"/>
            <w:color w:val="212121"/>
            <w:kern w:val="0"/>
            <w:sz w:val="24"/>
            <w:szCs w:val="24"/>
          </w:rPr>
          <w:delText>步幅</w:delText>
        </w:r>
      </w:del>
      <w:ins w:id="2286" w:author="Shirley Li" w:date="2018-12-07T10:10:00Z">
        <w:r w:rsidR="009D1BEA">
          <w:rPr>
            <w:rFonts w:ascii="Arial" w:eastAsia="宋体" w:hAnsi="Arial" w:cs="Arial" w:hint="eastAsia"/>
            <w:color w:val="212121"/>
            <w:kern w:val="0"/>
            <w:sz w:val="24"/>
            <w:szCs w:val="24"/>
          </w:rPr>
          <w:t>步长</w:t>
        </w:r>
      </w:ins>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执行最大池化</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密集层＃</w:t>
      </w:r>
      <w:r w:rsidRPr="009B37C0">
        <w:rPr>
          <w:rFonts w:ascii="Arial" w:eastAsia="宋体" w:hAnsi="Arial" w:cs="Arial"/>
          <w:b/>
          <w:bCs/>
          <w:color w:val="212121"/>
          <w:kern w:val="0"/>
          <w:sz w:val="24"/>
          <w:szCs w:val="24"/>
        </w:rPr>
        <w:t>1</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1,024</w:t>
      </w:r>
      <w:r w:rsidRPr="009B37C0">
        <w:rPr>
          <w:rFonts w:ascii="Arial" w:eastAsia="宋体" w:hAnsi="Arial" w:cs="Arial"/>
          <w:color w:val="212121"/>
          <w:kern w:val="0"/>
          <w:sz w:val="24"/>
          <w:szCs w:val="24"/>
        </w:rPr>
        <w:t>个神经元，丢失正则化率为</w:t>
      </w:r>
      <w:r w:rsidRPr="009B37C0">
        <w:rPr>
          <w:rFonts w:ascii="Arial" w:eastAsia="宋体" w:hAnsi="Arial" w:cs="Arial"/>
          <w:color w:val="212121"/>
          <w:kern w:val="0"/>
          <w:sz w:val="24"/>
          <w:szCs w:val="24"/>
        </w:rPr>
        <w:t>0.4</w:t>
      </w:r>
      <w:r w:rsidRPr="009B37C0">
        <w:rPr>
          <w:rFonts w:ascii="Arial" w:eastAsia="宋体" w:hAnsi="Arial" w:cs="Arial"/>
          <w:color w:val="212121"/>
          <w:kern w:val="0"/>
          <w:sz w:val="24"/>
          <w:szCs w:val="24"/>
        </w:rPr>
        <w:t>（在训练期间任何给定元素将被丢弃的概率为</w:t>
      </w:r>
      <w:r w:rsidRPr="009B37C0">
        <w:rPr>
          <w:rFonts w:ascii="Arial" w:eastAsia="宋体" w:hAnsi="Arial" w:cs="Arial"/>
          <w:color w:val="212121"/>
          <w:kern w:val="0"/>
          <w:sz w:val="24"/>
          <w:szCs w:val="24"/>
        </w:rPr>
        <w:t>0.4</w:t>
      </w:r>
      <w:r w:rsidRPr="009B37C0">
        <w:rPr>
          <w:rFonts w:ascii="Arial" w:eastAsia="宋体" w:hAnsi="Arial" w:cs="Arial"/>
          <w:color w:val="212121"/>
          <w:kern w:val="0"/>
          <w:sz w:val="24"/>
          <w:szCs w:val="24"/>
        </w:rPr>
        <w:t>）</w:t>
      </w:r>
    </w:p>
    <w:p w:rsidR="006F7728" w:rsidRPr="009B37C0" w:rsidRDefault="006F7728" w:rsidP="006F7728">
      <w:pPr>
        <w:widowControl/>
        <w:numPr>
          <w:ilvl w:val="0"/>
          <w:numId w:val="46"/>
        </w:numPr>
        <w:spacing w:before="120" w:after="120"/>
        <w:ind w:left="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密集层＃</w:t>
      </w:r>
      <w:r w:rsidRPr="009B37C0">
        <w:rPr>
          <w:rFonts w:ascii="Arial" w:eastAsia="宋体" w:hAnsi="Arial" w:cs="Arial"/>
          <w:b/>
          <w:bCs/>
          <w:color w:val="212121"/>
          <w:kern w:val="0"/>
          <w:sz w:val="24"/>
          <w:szCs w:val="24"/>
        </w:rPr>
        <w:t>2</w:t>
      </w:r>
      <w:r w:rsidRPr="009B37C0">
        <w:rPr>
          <w:rFonts w:ascii="Arial" w:eastAsia="宋体" w:hAnsi="Arial" w:cs="Arial"/>
          <w:b/>
          <w:bCs/>
          <w:color w:val="212121"/>
          <w:kern w:val="0"/>
          <w:sz w:val="24"/>
          <w:szCs w:val="24"/>
        </w:rPr>
        <w:t>（</w:t>
      </w:r>
      <w:del w:id="2287" w:author="Shirley Li" w:date="2018-12-07T10:11:00Z">
        <w:r w:rsidRPr="009B37C0" w:rsidDel="009D1BEA">
          <w:rPr>
            <w:rFonts w:ascii="Arial" w:eastAsia="宋体" w:hAnsi="Arial" w:cs="Arial" w:hint="eastAsia"/>
            <w:b/>
            <w:bCs/>
            <w:color w:val="212121"/>
            <w:kern w:val="0"/>
            <w:sz w:val="24"/>
            <w:szCs w:val="24"/>
          </w:rPr>
          <w:delText>Logits Layer</w:delText>
        </w:r>
      </w:del>
      <w:ins w:id="2288" w:author="Shirley Li" w:date="2018-12-07T10:11:00Z">
        <w:r w:rsidR="009D1BEA">
          <w:rPr>
            <w:rFonts w:ascii="Arial" w:eastAsia="宋体" w:hAnsi="Arial" w:cs="Arial" w:hint="eastAsia"/>
            <w:b/>
            <w:bCs/>
            <w:color w:val="212121"/>
            <w:kern w:val="0"/>
            <w:sz w:val="24"/>
            <w:szCs w:val="24"/>
          </w:rPr>
          <w:t>对数层</w:t>
        </w:r>
      </w:ins>
      <w:r w:rsidRPr="009B37C0">
        <w:rPr>
          <w:rFonts w:ascii="Arial" w:eastAsia="宋体" w:hAnsi="Arial" w:cs="Arial"/>
          <w:b/>
          <w:bCs/>
          <w:color w:val="212121"/>
          <w:kern w:val="0"/>
          <w:sz w:val="24"/>
          <w:szCs w:val="24"/>
        </w:rPr>
        <w:t>）</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10</w:t>
      </w:r>
      <w:r w:rsidRPr="009B37C0">
        <w:rPr>
          <w:rFonts w:ascii="Arial" w:eastAsia="宋体" w:hAnsi="Arial" w:cs="Arial"/>
          <w:color w:val="212121"/>
          <w:kern w:val="0"/>
          <w:sz w:val="24"/>
          <w:szCs w:val="24"/>
        </w:rPr>
        <w:t>个神经元，每个数字目标类一个（</w:t>
      </w:r>
      <w:r w:rsidRPr="009B37C0">
        <w:rPr>
          <w:rFonts w:ascii="Arial" w:eastAsia="宋体" w:hAnsi="Arial" w:cs="Arial"/>
          <w:color w:val="212121"/>
          <w:kern w:val="0"/>
          <w:sz w:val="24"/>
          <w:szCs w:val="24"/>
        </w:rPr>
        <w:t>0-9</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hyperlink r:id="rId199" w:history="1">
        <w:r w:rsidRPr="009B37C0">
          <w:rPr>
            <w:rFonts w:ascii="Courier New" w:eastAsia="宋体" w:hAnsi="Courier New" w:cs="Courier New"/>
            <w:color w:val="039BE5"/>
            <w:kern w:val="0"/>
            <w:sz w:val="22"/>
            <w:shd w:val="clear" w:color="auto" w:fill="F7F7F7"/>
          </w:rPr>
          <w:t>tf.layers</w:t>
        </w:r>
      </w:hyperlink>
      <w:r w:rsidRPr="009B37C0">
        <w:rPr>
          <w:rFonts w:ascii="Arial" w:eastAsia="宋体" w:hAnsi="Arial" w:cs="Arial"/>
          <w:color w:val="212121"/>
          <w:kern w:val="0"/>
          <w:sz w:val="24"/>
          <w:szCs w:val="24"/>
        </w:rPr>
        <w:t>模块包含创建上述三种</w:t>
      </w:r>
      <w:proofErr w:type="gramStart"/>
      <w:r w:rsidRPr="009B37C0">
        <w:rPr>
          <w:rFonts w:ascii="Arial" w:eastAsia="宋体" w:hAnsi="Arial" w:cs="Arial"/>
          <w:color w:val="212121"/>
          <w:kern w:val="0"/>
          <w:sz w:val="24"/>
          <w:szCs w:val="24"/>
        </w:rPr>
        <w:t>图层类型</w:t>
      </w:r>
      <w:proofErr w:type="gramEnd"/>
      <w:r w:rsidRPr="009B37C0">
        <w:rPr>
          <w:rFonts w:ascii="Arial" w:eastAsia="宋体" w:hAnsi="Arial" w:cs="Arial"/>
          <w:color w:val="212121"/>
          <w:kern w:val="0"/>
          <w:sz w:val="24"/>
          <w:szCs w:val="24"/>
        </w:rPr>
        <w:t>的方法：</w:t>
      </w:r>
    </w:p>
    <w:p w:rsidR="006F7728" w:rsidRPr="009B37C0" w:rsidRDefault="006F7728" w:rsidP="006F7728">
      <w:pPr>
        <w:widowControl/>
        <w:numPr>
          <w:ilvl w:val="0"/>
          <w:numId w:val="4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conv2d()</w:t>
      </w:r>
      <w:r w:rsidRPr="009B37C0">
        <w:rPr>
          <w:rFonts w:ascii="Arial" w:eastAsia="宋体" w:hAnsi="Arial" w:cs="Arial"/>
          <w:color w:val="212121"/>
          <w:kern w:val="0"/>
          <w:sz w:val="24"/>
          <w:szCs w:val="24"/>
        </w:rPr>
        <w:t>。构造一个二维卷积层。</w:t>
      </w:r>
      <w:del w:id="2289" w:author="Shirley Li" w:date="2018-12-07T10:11:00Z">
        <w:r w:rsidRPr="009B37C0" w:rsidDel="00D92F8C">
          <w:rPr>
            <w:rFonts w:ascii="Arial" w:eastAsia="宋体" w:hAnsi="Arial" w:cs="Arial" w:hint="eastAsia"/>
            <w:color w:val="212121"/>
            <w:kern w:val="0"/>
            <w:sz w:val="24"/>
            <w:szCs w:val="24"/>
          </w:rPr>
          <w:delText>将</w:delText>
        </w:r>
      </w:del>
      <w:ins w:id="2290" w:author="Shirley Li" w:date="2018-12-07T10:11:00Z">
        <w:r w:rsidR="00D92F8C">
          <w:rPr>
            <w:rFonts w:ascii="Arial" w:eastAsia="宋体" w:hAnsi="Arial" w:cs="Arial" w:hint="eastAsia"/>
            <w:color w:val="212121"/>
            <w:kern w:val="0"/>
            <w:sz w:val="24"/>
            <w:szCs w:val="24"/>
          </w:rPr>
          <w:t>接受的参数有</w:t>
        </w:r>
      </w:ins>
      <w:r w:rsidRPr="009B37C0">
        <w:rPr>
          <w:rFonts w:ascii="Arial" w:eastAsia="宋体" w:hAnsi="Arial" w:cs="Arial"/>
          <w:color w:val="212121"/>
          <w:kern w:val="0"/>
          <w:sz w:val="24"/>
          <w:szCs w:val="24"/>
        </w:rPr>
        <w:t>过滤器数量，过滤器内核大小，填充和激活函数</w:t>
      </w:r>
      <w:del w:id="2291" w:author="Shirley Li" w:date="2018-12-07T10:12:00Z">
        <w:r w:rsidRPr="009B37C0" w:rsidDel="00D92F8C">
          <w:rPr>
            <w:rFonts w:ascii="Arial" w:eastAsia="宋体" w:hAnsi="Arial" w:cs="Arial"/>
            <w:color w:val="212121"/>
            <w:kern w:val="0"/>
            <w:sz w:val="24"/>
            <w:szCs w:val="24"/>
          </w:rPr>
          <w:delText>作为参数</w:delText>
        </w:r>
      </w:del>
      <w:r w:rsidRPr="009B37C0">
        <w:rPr>
          <w:rFonts w:ascii="Arial" w:eastAsia="宋体" w:hAnsi="Arial" w:cs="Arial"/>
          <w:color w:val="212121"/>
          <w:kern w:val="0"/>
          <w:sz w:val="24"/>
          <w:szCs w:val="24"/>
        </w:rPr>
        <w:t>。</w:t>
      </w:r>
    </w:p>
    <w:p w:rsidR="006F7728" w:rsidRPr="009B37C0" w:rsidRDefault="006F7728" w:rsidP="006F7728">
      <w:pPr>
        <w:widowControl/>
        <w:numPr>
          <w:ilvl w:val="0"/>
          <w:numId w:val="4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lastRenderedPageBreak/>
        <w:t>max_pooling2d()</w:t>
      </w:r>
      <w:r w:rsidRPr="009B37C0">
        <w:rPr>
          <w:rFonts w:ascii="Arial" w:eastAsia="宋体" w:hAnsi="Arial" w:cs="Arial"/>
          <w:color w:val="212121"/>
          <w:kern w:val="0"/>
          <w:sz w:val="24"/>
          <w:szCs w:val="24"/>
        </w:rPr>
        <w:t>。</w:t>
      </w:r>
      <w:del w:id="2292" w:author="Shirley Li" w:date="2018-12-07T10:12:00Z">
        <w:r w:rsidRPr="009B37C0" w:rsidDel="00D125F6">
          <w:rPr>
            <w:rFonts w:ascii="Arial" w:eastAsia="宋体" w:hAnsi="Arial" w:cs="Arial"/>
            <w:color w:val="212121"/>
            <w:kern w:val="0"/>
            <w:sz w:val="24"/>
            <w:szCs w:val="24"/>
          </w:rPr>
          <w:delText>使用</w:delText>
        </w:r>
        <w:r w:rsidRPr="009B37C0" w:rsidDel="00D125F6">
          <w:rPr>
            <w:rFonts w:ascii="Arial" w:eastAsia="宋体" w:hAnsi="Arial" w:cs="Arial"/>
            <w:color w:val="212121"/>
            <w:kern w:val="0"/>
            <w:sz w:val="24"/>
            <w:szCs w:val="24"/>
          </w:rPr>
          <w:delText>max-pooling</w:delText>
        </w:r>
        <w:r w:rsidRPr="009B37C0" w:rsidDel="00D125F6">
          <w:rPr>
            <w:rFonts w:ascii="Arial" w:eastAsia="宋体" w:hAnsi="Arial" w:cs="Arial"/>
            <w:color w:val="212121"/>
            <w:kern w:val="0"/>
            <w:sz w:val="24"/>
            <w:szCs w:val="24"/>
          </w:rPr>
          <w:delText>算法</w:delText>
        </w:r>
      </w:del>
      <w:r w:rsidRPr="009B37C0">
        <w:rPr>
          <w:rFonts w:ascii="Arial" w:eastAsia="宋体" w:hAnsi="Arial" w:cs="Arial"/>
          <w:color w:val="212121"/>
          <w:kern w:val="0"/>
          <w:sz w:val="24"/>
          <w:szCs w:val="24"/>
        </w:rPr>
        <w:t>构造</w:t>
      </w:r>
      <w:ins w:id="2293" w:author="Shirley Li" w:date="2018-12-07T10:12:00Z">
        <w:r w:rsidR="00D125F6">
          <w:rPr>
            <w:rFonts w:ascii="Arial" w:eastAsia="宋体" w:hAnsi="Arial" w:cs="Arial" w:hint="eastAsia"/>
            <w:color w:val="212121"/>
            <w:kern w:val="0"/>
            <w:sz w:val="24"/>
            <w:szCs w:val="24"/>
          </w:rPr>
          <w:t>一个使用</w:t>
        </w:r>
        <w:r w:rsidR="00D125F6" w:rsidRPr="00D125F6">
          <w:rPr>
            <w:rFonts w:ascii="Arial" w:eastAsia="宋体" w:hAnsi="Arial" w:cs="Arial" w:hint="eastAsia"/>
            <w:color w:val="212121"/>
            <w:kern w:val="0"/>
            <w:sz w:val="24"/>
            <w:szCs w:val="24"/>
          </w:rPr>
          <w:t>最大池化算法</w:t>
        </w:r>
        <w:r w:rsidR="00D125F6">
          <w:rPr>
            <w:rFonts w:ascii="Arial" w:eastAsia="宋体" w:hAnsi="Arial" w:cs="Arial" w:hint="eastAsia"/>
            <w:color w:val="212121"/>
            <w:kern w:val="0"/>
            <w:sz w:val="24"/>
            <w:szCs w:val="24"/>
          </w:rPr>
          <w:t>的</w:t>
        </w:r>
      </w:ins>
      <w:r w:rsidRPr="009B37C0">
        <w:rPr>
          <w:rFonts w:ascii="Arial" w:eastAsia="宋体" w:hAnsi="Arial" w:cs="Arial"/>
          <w:color w:val="212121"/>
          <w:kern w:val="0"/>
          <w:sz w:val="24"/>
          <w:szCs w:val="24"/>
        </w:rPr>
        <w:t>二维池化层。</w:t>
      </w:r>
      <w:del w:id="2294" w:author="Shirley Li" w:date="2018-12-07T10:12:00Z">
        <w:r w:rsidRPr="009B37C0" w:rsidDel="00D125F6">
          <w:rPr>
            <w:rFonts w:ascii="Arial" w:eastAsia="宋体" w:hAnsi="Arial" w:cs="Arial" w:hint="eastAsia"/>
            <w:color w:val="212121"/>
            <w:kern w:val="0"/>
            <w:sz w:val="24"/>
            <w:szCs w:val="24"/>
          </w:rPr>
          <w:delText>将</w:delText>
        </w:r>
      </w:del>
      <w:ins w:id="2295" w:author="Shirley Li" w:date="2018-12-07T10:12:00Z">
        <w:r w:rsidR="00D125F6">
          <w:rPr>
            <w:rFonts w:ascii="Arial" w:eastAsia="宋体" w:hAnsi="Arial" w:cs="Arial" w:hint="eastAsia"/>
            <w:color w:val="212121"/>
            <w:kern w:val="0"/>
            <w:sz w:val="24"/>
            <w:szCs w:val="24"/>
          </w:rPr>
          <w:t>接受的参数有</w:t>
        </w:r>
      </w:ins>
      <w:r w:rsidRPr="009B37C0">
        <w:rPr>
          <w:rFonts w:ascii="Arial" w:eastAsia="宋体" w:hAnsi="Arial" w:cs="Arial"/>
          <w:color w:val="212121"/>
          <w:kern w:val="0"/>
          <w:sz w:val="24"/>
          <w:szCs w:val="24"/>
        </w:rPr>
        <w:t>过滤器大小和</w:t>
      </w:r>
      <w:del w:id="2296" w:author="Shirley Li" w:date="2018-12-07T10:12:00Z">
        <w:r w:rsidRPr="009B37C0" w:rsidDel="00D125F6">
          <w:rPr>
            <w:rFonts w:ascii="Arial" w:eastAsia="宋体" w:hAnsi="Arial" w:cs="Arial" w:hint="eastAsia"/>
            <w:color w:val="212121"/>
            <w:kern w:val="0"/>
            <w:sz w:val="24"/>
            <w:szCs w:val="24"/>
          </w:rPr>
          <w:delText>步幅合并为参数</w:delText>
        </w:r>
      </w:del>
      <w:ins w:id="2297" w:author="Shirley Li" w:date="2018-12-07T10:12:00Z">
        <w:r w:rsidR="00D125F6">
          <w:rPr>
            <w:rFonts w:ascii="Arial" w:eastAsia="宋体" w:hAnsi="Arial" w:cs="Arial" w:hint="eastAsia"/>
            <w:color w:val="212121"/>
            <w:kern w:val="0"/>
            <w:sz w:val="24"/>
            <w:szCs w:val="24"/>
          </w:rPr>
          <w:t>步长大小</w:t>
        </w:r>
      </w:ins>
      <w:r w:rsidRPr="009B37C0">
        <w:rPr>
          <w:rFonts w:ascii="Arial" w:eastAsia="宋体" w:hAnsi="Arial" w:cs="Arial"/>
          <w:color w:val="212121"/>
          <w:kern w:val="0"/>
          <w:sz w:val="24"/>
          <w:szCs w:val="24"/>
        </w:rPr>
        <w:t>。</w:t>
      </w:r>
    </w:p>
    <w:p w:rsidR="006F7728" w:rsidRPr="009B37C0" w:rsidRDefault="006F7728" w:rsidP="006F7728">
      <w:pPr>
        <w:widowControl/>
        <w:numPr>
          <w:ilvl w:val="0"/>
          <w:numId w:val="47"/>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color w:val="37474F"/>
          <w:kern w:val="0"/>
          <w:sz w:val="22"/>
          <w:shd w:val="clear" w:color="auto" w:fill="F7F7F7"/>
        </w:rPr>
        <w:t>dense()</w:t>
      </w:r>
      <w:r w:rsidRPr="009B37C0">
        <w:rPr>
          <w:rFonts w:ascii="Arial" w:eastAsia="宋体" w:hAnsi="Arial" w:cs="Arial"/>
          <w:color w:val="212121"/>
          <w:kern w:val="0"/>
          <w:sz w:val="24"/>
          <w:szCs w:val="24"/>
        </w:rPr>
        <w:t>。构造一个</w:t>
      </w:r>
      <w:del w:id="2298" w:author="Shirley Li" w:date="2018-12-07T10:13:00Z">
        <w:r w:rsidRPr="009B37C0" w:rsidDel="00E835F0">
          <w:rPr>
            <w:rFonts w:ascii="Arial" w:eastAsia="宋体" w:hAnsi="Arial" w:cs="Arial" w:hint="eastAsia"/>
            <w:color w:val="212121"/>
            <w:kern w:val="0"/>
            <w:sz w:val="24"/>
            <w:szCs w:val="24"/>
          </w:rPr>
          <w:delText>致密的</w:delText>
        </w:r>
      </w:del>
      <w:ins w:id="2299" w:author="Shirley Li" w:date="2018-12-07T10:13:00Z">
        <w:r w:rsidR="00E835F0">
          <w:rPr>
            <w:rFonts w:ascii="Arial" w:eastAsia="宋体" w:hAnsi="Arial" w:cs="Arial" w:hint="eastAsia"/>
            <w:color w:val="212121"/>
            <w:kern w:val="0"/>
            <w:sz w:val="24"/>
            <w:szCs w:val="24"/>
          </w:rPr>
          <w:t>密集</w:t>
        </w:r>
      </w:ins>
      <w:r w:rsidRPr="009B37C0">
        <w:rPr>
          <w:rFonts w:ascii="Arial" w:eastAsia="宋体" w:hAnsi="Arial" w:cs="Arial"/>
          <w:color w:val="212121"/>
          <w:kern w:val="0"/>
          <w:sz w:val="24"/>
          <w:szCs w:val="24"/>
        </w:rPr>
        <w:t>层。</w:t>
      </w:r>
      <w:ins w:id="2300" w:author="Shirley Li" w:date="2018-12-07T10:13:00Z">
        <w:r w:rsidR="00E835F0">
          <w:rPr>
            <w:rFonts w:ascii="Arial" w:eastAsia="宋体" w:hAnsi="Arial" w:cs="Arial" w:hint="eastAsia"/>
            <w:color w:val="212121"/>
            <w:kern w:val="0"/>
            <w:sz w:val="24"/>
            <w:szCs w:val="24"/>
          </w:rPr>
          <w:t>接受的参数有</w:t>
        </w:r>
      </w:ins>
      <w:r w:rsidRPr="009B37C0">
        <w:rPr>
          <w:rFonts w:ascii="Arial" w:eastAsia="宋体" w:hAnsi="Arial" w:cs="Arial"/>
          <w:color w:val="212121"/>
          <w:kern w:val="0"/>
          <w:sz w:val="24"/>
          <w:szCs w:val="24"/>
        </w:rPr>
        <w:t>将神经元数量和激活函数</w:t>
      </w:r>
      <w:del w:id="2301" w:author="Shirley Li" w:date="2018-12-07T10:13:00Z">
        <w:r w:rsidRPr="009B37C0" w:rsidDel="00E835F0">
          <w:rPr>
            <w:rFonts w:ascii="Arial" w:eastAsia="宋体" w:hAnsi="Arial" w:cs="Arial"/>
            <w:color w:val="212121"/>
            <w:kern w:val="0"/>
            <w:sz w:val="24"/>
            <w:szCs w:val="24"/>
          </w:rPr>
          <w:delText>作为参数</w:delText>
        </w:r>
      </w:del>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这些方法中</w:t>
      </w:r>
      <w:del w:id="2302" w:author="Shirley Li" w:date="2018-12-07T10:13:00Z">
        <w:r w:rsidRPr="009B37C0" w:rsidDel="001212DB">
          <w:rPr>
            <w:rFonts w:ascii="Arial" w:eastAsia="宋体" w:hAnsi="Arial" w:cs="Arial"/>
            <w:color w:val="212121"/>
            <w:kern w:val="0"/>
            <w:sz w:val="24"/>
            <w:szCs w:val="24"/>
          </w:rPr>
          <w:delText>的每一个</w:delText>
        </w:r>
      </w:del>
      <w:r w:rsidRPr="009B37C0">
        <w:rPr>
          <w:rFonts w:ascii="Arial" w:eastAsia="宋体" w:hAnsi="Arial" w:cs="Arial"/>
          <w:color w:val="212121"/>
          <w:kern w:val="0"/>
          <w:sz w:val="24"/>
          <w:szCs w:val="24"/>
        </w:rPr>
        <w:t>都接受张量作为输入并返回变换</w:t>
      </w:r>
      <w:ins w:id="2303" w:author="Shirley Li" w:date="2018-12-07T10:13:00Z">
        <w:r w:rsidR="001212DB">
          <w:rPr>
            <w:rFonts w:ascii="Arial" w:eastAsia="宋体" w:hAnsi="Arial" w:cs="Arial" w:hint="eastAsia"/>
            <w:color w:val="212121"/>
            <w:kern w:val="0"/>
            <w:sz w:val="24"/>
            <w:szCs w:val="24"/>
          </w:rPr>
          <w:t>后的</w:t>
        </w:r>
      </w:ins>
      <w:r w:rsidRPr="009B37C0">
        <w:rPr>
          <w:rFonts w:ascii="Arial" w:eastAsia="宋体" w:hAnsi="Arial" w:cs="Arial"/>
          <w:color w:val="212121"/>
          <w:kern w:val="0"/>
          <w:sz w:val="24"/>
          <w:szCs w:val="24"/>
        </w:rPr>
        <w:t>张量作为输出。这使得将一个层连接到另一个</w:t>
      </w:r>
      <w:proofErr w:type="gramStart"/>
      <w:r w:rsidRPr="009B37C0">
        <w:rPr>
          <w:rFonts w:ascii="Arial" w:eastAsia="宋体" w:hAnsi="Arial" w:cs="Arial"/>
          <w:color w:val="212121"/>
          <w:kern w:val="0"/>
          <w:sz w:val="24"/>
          <w:szCs w:val="24"/>
        </w:rPr>
        <w:t>层变得</w:t>
      </w:r>
      <w:proofErr w:type="gramEnd"/>
      <w:r w:rsidRPr="009B37C0">
        <w:rPr>
          <w:rFonts w:ascii="Arial" w:eastAsia="宋体" w:hAnsi="Arial" w:cs="Arial"/>
          <w:color w:val="212121"/>
          <w:kern w:val="0"/>
          <w:sz w:val="24"/>
          <w:szCs w:val="24"/>
        </w:rPr>
        <w:t>容易：只需从一个</w:t>
      </w:r>
      <w:proofErr w:type="gramStart"/>
      <w:r w:rsidRPr="009B37C0">
        <w:rPr>
          <w:rFonts w:ascii="Arial" w:eastAsia="宋体" w:hAnsi="Arial" w:cs="Arial"/>
          <w:color w:val="212121"/>
          <w:kern w:val="0"/>
          <w:sz w:val="24"/>
          <w:szCs w:val="24"/>
        </w:rPr>
        <w:t>层创建</w:t>
      </w:r>
      <w:proofErr w:type="gramEnd"/>
      <w:r w:rsidRPr="009B37C0">
        <w:rPr>
          <w:rFonts w:ascii="Arial" w:eastAsia="宋体" w:hAnsi="Arial" w:cs="Arial"/>
          <w:color w:val="212121"/>
          <w:kern w:val="0"/>
          <w:sz w:val="24"/>
          <w:szCs w:val="24"/>
        </w:rPr>
        <w:t>方法获取输出</w:t>
      </w:r>
      <w:ins w:id="2304" w:author="Shirley Li" w:date="2018-12-07T10:13:00Z">
        <w:r w:rsidR="001212DB">
          <w:rPr>
            <w:rFonts w:ascii="Arial" w:eastAsia="宋体" w:hAnsi="Arial" w:cs="Arial" w:hint="eastAsia"/>
            <w:color w:val="212121"/>
            <w:kern w:val="0"/>
            <w:sz w:val="24"/>
            <w:szCs w:val="24"/>
          </w:rPr>
          <w:t>，</w:t>
        </w:r>
      </w:ins>
      <w:r w:rsidRPr="009B37C0">
        <w:rPr>
          <w:rFonts w:ascii="Arial" w:eastAsia="宋体" w:hAnsi="Arial" w:cs="Arial"/>
          <w:color w:val="212121"/>
          <w:kern w:val="0"/>
          <w:sz w:val="24"/>
          <w:szCs w:val="24"/>
        </w:rPr>
        <w:t>并将其作为输入提供给另一个层</w:t>
      </w:r>
      <w:ins w:id="2305" w:author="Shirley Li" w:date="2018-12-07T10:13:00Z">
        <w:r w:rsidR="001212DB">
          <w:rPr>
            <w:rFonts w:ascii="Arial" w:eastAsia="宋体" w:hAnsi="Arial" w:cs="Arial" w:hint="eastAsia"/>
            <w:color w:val="212121"/>
            <w:kern w:val="0"/>
            <w:sz w:val="24"/>
            <w:szCs w:val="24"/>
          </w:rPr>
          <w:t>即可</w:t>
        </w:r>
      </w:ins>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打开</w:t>
      </w:r>
      <w:r w:rsidRPr="009B37C0">
        <w:rPr>
          <w:rFonts w:ascii="Courier New" w:eastAsia="宋体" w:hAnsi="Courier New" w:cs="Courier New"/>
          <w:color w:val="37474F"/>
          <w:kern w:val="0"/>
          <w:sz w:val="22"/>
          <w:shd w:val="clear" w:color="auto" w:fill="F7F7F7"/>
        </w:rPr>
        <w:t>cnn_mnist.py</w:t>
      </w:r>
      <w:r w:rsidRPr="009B37C0">
        <w:rPr>
          <w:rFonts w:ascii="Arial" w:eastAsia="宋体" w:hAnsi="Arial" w:cs="Arial"/>
          <w:color w:val="212121"/>
          <w:kern w:val="0"/>
          <w:sz w:val="24"/>
          <w:szCs w:val="24"/>
        </w:rPr>
        <w:t>并添加以下</w:t>
      </w:r>
      <w:r w:rsidRPr="009B37C0">
        <w:rPr>
          <w:rFonts w:ascii="Courier New" w:eastAsia="宋体" w:hAnsi="Courier New" w:cs="Courier New"/>
          <w:color w:val="37474F"/>
          <w:kern w:val="0"/>
          <w:sz w:val="22"/>
          <w:shd w:val="clear" w:color="auto" w:fill="F7F7F7"/>
        </w:rPr>
        <w:t>cnn_model_fn</w:t>
      </w:r>
      <w:r w:rsidRPr="009B37C0">
        <w:rPr>
          <w:rFonts w:ascii="Arial" w:eastAsia="宋体" w:hAnsi="Arial" w:cs="Arial"/>
          <w:color w:val="212121"/>
          <w:kern w:val="0"/>
          <w:sz w:val="24"/>
          <w:szCs w:val="24"/>
        </w:rPr>
        <w:t>函数，该函数符合</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的</w:t>
      </w:r>
      <w:r w:rsidRPr="009B37C0">
        <w:rPr>
          <w:rFonts w:ascii="Arial" w:eastAsia="宋体" w:hAnsi="Arial" w:cs="Arial"/>
          <w:color w:val="212121"/>
          <w:kern w:val="0"/>
          <w:sz w:val="24"/>
          <w:szCs w:val="24"/>
        </w:rPr>
        <w:t>Estimator API</w:t>
      </w:r>
      <w:del w:id="2306" w:author="Shirley Li" w:date="2018-12-07T10:14:00Z">
        <w:r w:rsidRPr="009B37C0" w:rsidDel="0056738A">
          <w:rPr>
            <w:rFonts w:ascii="Arial" w:eastAsia="宋体" w:hAnsi="Arial" w:cs="Arial"/>
            <w:color w:val="212121"/>
            <w:kern w:val="0"/>
            <w:sz w:val="24"/>
            <w:szCs w:val="24"/>
          </w:rPr>
          <w:delText>所期望的</w:delText>
        </w:r>
      </w:del>
      <w:r w:rsidRPr="009B37C0">
        <w:rPr>
          <w:rFonts w:ascii="Arial" w:eastAsia="宋体" w:hAnsi="Arial" w:cs="Arial"/>
          <w:color w:val="212121"/>
          <w:kern w:val="0"/>
          <w:sz w:val="24"/>
          <w:szCs w:val="24"/>
        </w:rPr>
        <w:t>接口</w:t>
      </w:r>
      <w:ins w:id="2307" w:author="Shirley Li" w:date="2018-12-07T10:14:00Z">
        <w:r w:rsidR="0056738A">
          <w:rPr>
            <w:rFonts w:ascii="Arial" w:eastAsia="宋体" w:hAnsi="Arial" w:cs="Arial" w:hint="eastAsia"/>
            <w:color w:val="212121"/>
            <w:kern w:val="0"/>
            <w:sz w:val="24"/>
            <w:szCs w:val="24"/>
          </w:rPr>
          <w:t>的要求</w:t>
        </w:r>
      </w:ins>
      <w:r w:rsidRPr="009B37C0">
        <w:rPr>
          <w:rFonts w:ascii="Arial" w:eastAsia="宋体" w:hAnsi="Arial" w:cs="Arial"/>
          <w:color w:val="212121"/>
          <w:kern w:val="0"/>
          <w:sz w:val="24"/>
          <w:szCs w:val="24"/>
        </w:rPr>
        <w:t>（稍后将在</w:t>
      </w:r>
      <w:r w:rsidR="00996DDC">
        <w:rPr>
          <w:rFonts w:ascii="Arial" w:eastAsia="宋体" w:hAnsi="Arial" w:cs="Arial"/>
          <w:color w:val="039BE5"/>
          <w:kern w:val="0"/>
          <w:sz w:val="24"/>
          <w:szCs w:val="24"/>
          <w:u w:val="single"/>
        </w:rPr>
        <w:fldChar w:fldCharType="begin"/>
      </w:r>
      <w:r w:rsidR="00996DDC">
        <w:rPr>
          <w:rFonts w:ascii="Arial" w:eastAsia="宋体" w:hAnsi="Arial" w:cs="Arial"/>
          <w:color w:val="039BE5"/>
          <w:kern w:val="0"/>
          <w:sz w:val="24"/>
          <w:szCs w:val="24"/>
          <w:u w:val="single"/>
        </w:rPr>
        <w:instrText xml:space="preserve"> HYPERLINK "https://tensorflow.google.cn/tutorials/estimators/cnn" \l "create_the_estimator" </w:instrText>
      </w:r>
      <w:r w:rsidR="00996DDC">
        <w:rPr>
          <w:rFonts w:ascii="Arial" w:eastAsia="宋体" w:hAnsi="Arial" w:cs="Arial"/>
          <w:color w:val="039BE5"/>
          <w:kern w:val="0"/>
          <w:sz w:val="24"/>
          <w:szCs w:val="24"/>
          <w:u w:val="single"/>
        </w:rPr>
        <w:fldChar w:fldCharType="separate"/>
      </w:r>
      <w:r w:rsidRPr="009B37C0">
        <w:rPr>
          <w:rFonts w:ascii="Arial" w:eastAsia="宋体" w:hAnsi="Arial" w:cs="Arial"/>
          <w:color w:val="039BE5"/>
          <w:kern w:val="0"/>
          <w:sz w:val="24"/>
          <w:szCs w:val="24"/>
          <w:u w:val="single"/>
        </w:rPr>
        <w:t>创建</w:t>
      </w:r>
      <w:ins w:id="2308" w:author="Shirley Li" w:date="2018-12-07T10:14:00Z">
        <w:r w:rsidR="0056738A" w:rsidRPr="0056738A">
          <w:rPr>
            <w:rFonts w:ascii="Arial" w:eastAsia="宋体" w:hAnsi="Arial" w:cs="Arial"/>
            <w:color w:val="039BE5"/>
            <w:kern w:val="0"/>
            <w:sz w:val="24"/>
            <w:szCs w:val="24"/>
            <w:u w:val="single"/>
          </w:rPr>
          <w:t>Estimator</w:t>
        </w:r>
      </w:ins>
      <w:del w:id="2309" w:author="Shirley Li" w:date="2018-12-07T10:14:00Z">
        <w:r w:rsidRPr="009B37C0" w:rsidDel="0056738A">
          <w:rPr>
            <w:rFonts w:ascii="Arial" w:eastAsia="宋体" w:hAnsi="Arial" w:cs="Arial"/>
            <w:color w:val="039BE5"/>
            <w:kern w:val="0"/>
            <w:sz w:val="24"/>
            <w:szCs w:val="24"/>
            <w:u w:val="single"/>
          </w:rPr>
          <w:delText>估算器</w:delText>
        </w:r>
      </w:del>
      <w:r w:rsidRPr="009B37C0">
        <w:rPr>
          <w:rFonts w:ascii="Arial" w:eastAsia="宋体" w:hAnsi="Arial" w:cs="Arial"/>
          <w:color w:val="039BE5"/>
          <w:kern w:val="0"/>
          <w:sz w:val="24"/>
          <w:szCs w:val="24"/>
          <w:u w:val="single"/>
        </w:rPr>
        <w:t>中详细介绍</w:t>
      </w:r>
      <w:r w:rsidR="00996DDC">
        <w:rPr>
          <w:rFonts w:ascii="Arial" w:eastAsia="宋体" w:hAnsi="Arial" w:cs="Arial"/>
          <w:color w:val="039BE5"/>
          <w:kern w:val="0"/>
          <w:sz w:val="24"/>
          <w:szCs w:val="24"/>
          <w:u w:val="single"/>
        </w:rPr>
        <w:fldChar w:fldCharType="end"/>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cnn_mnist.py</w:t>
      </w:r>
      <w:del w:id="2310" w:author="Shirley Li" w:date="2018-12-07T10:14:00Z">
        <w:r w:rsidRPr="009B37C0" w:rsidDel="00EF4131">
          <w:rPr>
            <w:rFonts w:ascii="Arial" w:eastAsia="宋体" w:hAnsi="Arial" w:cs="Arial"/>
            <w:color w:val="212121"/>
            <w:kern w:val="0"/>
            <w:sz w:val="24"/>
            <w:szCs w:val="24"/>
          </w:rPr>
          <w:delText>取</w:delText>
        </w:r>
      </w:del>
      <w:ins w:id="2311" w:author="Shirley Li" w:date="2018-12-07T10:14:00Z">
        <w:r w:rsidR="00EF4131">
          <w:rPr>
            <w:rFonts w:ascii="Arial" w:eastAsia="宋体" w:hAnsi="Arial" w:cs="Arial" w:hint="eastAsia"/>
            <w:color w:val="212121"/>
            <w:kern w:val="0"/>
            <w:sz w:val="24"/>
            <w:szCs w:val="24"/>
          </w:rPr>
          <w:t>接受的参数为</w:t>
        </w:r>
      </w:ins>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特征数据</w:t>
      </w:r>
      <w:ins w:id="2312" w:author="Shirley Li" w:date="2018-12-07T10:14:00Z">
        <w:r w:rsidR="00EF4131">
          <w:rPr>
            <w:rFonts w:ascii="Arial" w:eastAsia="宋体" w:hAnsi="Arial" w:cs="Arial" w:hint="eastAsia"/>
            <w:color w:val="212121"/>
            <w:kern w:val="0"/>
            <w:sz w:val="24"/>
            <w:szCs w:val="24"/>
          </w:rPr>
          <w:t>、</w:t>
        </w:r>
      </w:ins>
      <w:del w:id="2313" w:author="Shirley Li" w:date="2018-12-07T10:14:00Z">
        <w:r w:rsidRPr="009B37C0" w:rsidDel="00EF4131">
          <w:rPr>
            <w:rFonts w:ascii="Arial" w:eastAsia="宋体" w:hAnsi="Arial" w:cs="Arial"/>
            <w:color w:val="212121"/>
            <w:kern w:val="0"/>
            <w:sz w:val="24"/>
            <w:szCs w:val="24"/>
          </w:rPr>
          <w:delText>，</w:delText>
        </w:r>
      </w:del>
      <w:r w:rsidRPr="009B37C0">
        <w:rPr>
          <w:rFonts w:ascii="Arial" w:eastAsia="宋体" w:hAnsi="Arial" w:cs="Arial"/>
          <w:color w:val="212121"/>
          <w:kern w:val="0"/>
          <w:sz w:val="24"/>
          <w:szCs w:val="24"/>
        </w:rPr>
        <w:t>标签和</w:t>
      </w:r>
      <w:ins w:id="2314" w:author="Shirley Li" w:date="2018-12-07T10:14:00Z">
        <w:r w:rsidR="00EF4131">
          <w:rPr>
            <w:rFonts w:ascii="Arial" w:eastAsia="宋体" w:hAnsi="Arial" w:cs="Arial" w:hint="eastAsia"/>
            <w:color w:val="212121"/>
            <w:kern w:val="0"/>
            <w:sz w:val="24"/>
            <w:szCs w:val="24"/>
          </w:rPr>
          <w:t>模型</w:t>
        </w:r>
      </w:ins>
      <w:r w:rsidRPr="009B37C0">
        <w:rPr>
          <w:rFonts w:ascii="Arial" w:eastAsia="宋体" w:hAnsi="Arial" w:cs="Arial"/>
          <w:color w:val="212121"/>
          <w:kern w:val="0"/>
          <w:sz w:val="24"/>
          <w:szCs w:val="24"/>
        </w:rPr>
        <w:t>模式（来自</w:t>
      </w:r>
      <w:r w:rsidRPr="009B37C0">
        <w:rPr>
          <w:rFonts w:ascii="Arial" w:eastAsia="宋体" w:hAnsi="Arial" w:cs="Arial"/>
          <w:color w:val="212121"/>
          <w:kern w:val="0"/>
          <w:sz w:val="24"/>
          <w:szCs w:val="24"/>
        </w:rPr>
        <w:t> </w:t>
      </w:r>
      <w:hyperlink r:id="rId200" w:history="1">
        <w:r w:rsidRPr="009B37C0">
          <w:rPr>
            <w:rFonts w:ascii="Courier New" w:eastAsia="宋体" w:hAnsi="Courier New" w:cs="Courier New"/>
            <w:color w:val="039BE5"/>
            <w:kern w:val="0"/>
            <w:sz w:val="22"/>
            <w:shd w:val="clear" w:color="auto" w:fill="F7F7F7"/>
          </w:rPr>
          <w:t>tf.estimator.ModeKeys</w:t>
        </w:r>
      </w:hyperlink>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EVAL</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PREDICT</w:t>
      </w:r>
      <w:r w:rsidRPr="009B37C0">
        <w:rPr>
          <w:rFonts w:ascii="Arial" w:eastAsia="宋体" w:hAnsi="Arial" w:cs="Arial"/>
          <w:color w:val="212121"/>
          <w:kern w:val="0"/>
          <w:sz w:val="24"/>
          <w:szCs w:val="24"/>
        </w:rPr>
        <w:t>）</w:t>
      </w:r>
      <w:del w:id="2315" w:author="Shirley Li" w:date="2018-12-07T10:14:00Z">
        <w:r w:rsidRPr="009B37C0" w:rsidDel="00150BCB">
          <w:rPr>
            <w:rFonts w:ascii="Arial" w:eastAsia="宋体" w:hAnsi="Arial" w:cs="Arial"/>
            <w:color w:val="212121"/>
            <w:kern w:val="0"/>
            <w:sz w:val="24"/>
            <w:szCs w:val="24"/>
          </w:rPr>
          <w:delText>作为参数</w:delText>
        </w:r>
      </w:del>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配置</w:t>
      </w:r>
      <w:r w:rsidRPr="009B37C0">
        <w:rPr>
          <w:rFonts w:ascii="Arial" w:eastAsia="宋体" w:hAnsi="Arial" w:cs="Arial"/>
          <w:color w:val="212121"/>
          <w:kern w:val="0"/>
          <w:sz w:val="24"/>
          <w:szCs w:val="24"/>
        </w:rPr>
        <w:t>CNN</w:t>
      </w:r>
      <w:ins w:id="2316" w:author="Shirley Li" w:date="2018-12-07T10:15:00Z">
        <w:r w:rsidR="00150BCB">
          <w:rPr>
            <w:rFonts w:ascii="Arial" w:eastAsia="宋体" w:hAnsi="Arial" w:cs="Arial" w:hint="eastAsia"/>
            <w:color w:val="212121"/>
            <w:kern w:val="0"/>
            <w:sz w:val="24"/>
            <w:szCs w:val="24"/>
          </w:rPr>
          <w:t>，</w:t>
        </w:r>
      </w:ins>
      <w:del w:id="2317" w:author="Shirley Li" w:date="2018-12-07T10:15:00Z">
        <w:r w:rsidRPr="009B37C0" w:rsidDel="00150BCB">
          <w:rPr>
            <w:rFonts w:ascii="Arial" w:eastAsia="宋体" w:hAnsi="Arial" w:cs="Arial"/>
            <w:color w:val="212121"/>
            <w:kern w:val="0"/>
            <w:sz w:val="24"/>
            <w:szCs w:val="24"/>
          </w:rPr>
          <w:delText>; </w:delText>
        </w:r>
      </w:del>
      <w:r w:rsidRPr="009B37C0">
        <w:rPr>
          <w:rFonts w:ascii="Arial" w:eastAsia="宋体" w:hAnsi="Arial" w:cs="Arial"/>
          <w:color w:val="212121"/>
          <w:kern w:val="0"/>
          <w:sz w:val="24"/>
          <w:szCs w:val="24"/>
        </w:rPr>
        <w:t>并返回预测</w:t>
      </w:r>
      <w:ins w:id="2318" w:author="Shirley Li" w:date="2018-12-07T10:15:00Z">
        <w:r w:rsidR="00150BCB">
          <w:rPr>
            <w:rFonts w:ascii="Arial" w:eastAsia="宋体" w:hAnsi="Arial" w:cs="Arial" w:hint="eastAsia"/>
            <w:color w:val="212121"/>
            <w:kern w:val="0"/>
            <w:sz w:val="24"/>
            <w:szCs w:val="24"/>
          </w:rPr>
          <w:t>、</w:t>
        </w:r>
      </w:ins>
      <w:del w:id="2319" w:author="Shirley Li" w:date="2018-12-07T10:15:00Z">
        <w:r w:rsidRPr="009B37C0" w:rsidDel="00150BCB">
          <w:rPr>
            <w:rFonts w:ascii="Arial" w:eastAsia="宋体" w:hAnsi="Arial" w:cs="Arial"/>
            <w:color w:val="212121"/>
            <w:kern w:val="0"/>
            <w:sz w:val="24"/>
            <w:szCs w:val="24"/>
          </w:rPr>
          <w:delText>，</w:delText>
        </w:r>
      </w:del>
      <w:r w:rsidRPr="009B37C0">
        <w:rPr>
          <w:rFonts w:ascii="Arial" w:eastAsia="宋体" w:hAnsi="Arial" w:cs="Arial"/>
          <w:color w:val="212121"/>
          <w:kern w:val="0"/>
          <w:sz w:val="24"/>
          <w:szCs w:val="24"/>
        </w:rPr>
        <w:t>损失和</w:t>
      </w:r>
      <w:del w:id="2320" w:author="Shirley Li" w:date="2018-12-07T10:15:00Z">
        <w:r w:rsidRPr="009B37C0" w:rsidDel="00150BCB">
          <w:rPr>
            <w:rFonts w:ascii="Arial" w:eastAsia="宋体" w:hAnsi="Arial" w:cs="Arial"/>
            <w:color w:val="212121"/>
            <w:kern w:val="0"/>
            <w:sz w:val="24"/>
            <w:szCs w:val="24"/>
          </w:rPr>
          <w:delText>培训</w:delText>
        </w:r>
      </w:del>
      <w:ins w:id="2321" w:author="Shirley Li" w:date="2018-12-07T10:15:00Z">
        <w:r w:rsidR="00150BCB">
          <w:rPr>
            <w:rFonts w:ascii="Arial" w:eastAsia="宋体" w:hAnsi="Arial" w:cs="Arial" w:hint="eastAsia"/>
            <w:color w:val="212121"/>
            <w:kern w:val="0"/>
            <w:sz w:val="24"/>
            <w:szCs w:val="24"/>
          </w:rPr>
          <w:t>训练</w:t>
        </w:r>
      </w:ins>
      <w:r w:rsidRPr="009B37C0">
        <w:rPr>
          <w:rFonts w:ascii="Arial" w:eastAsia="宋体" w:hAnsi="Arial" w:cs="Arial"/>
          <w:color w:val="212121"/>
          <w:kern w:val="0"/>
          <w:sz w:val="24"/>
          <w:szCs w:val="24"/>
        </w:rPr>
        <w:t>操作：</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def</w:t>
      </w:r>
      <w:r w:rsidRPr="009B37C0">
        <w:rPr>
          <w:rFonts w:ascii="Courier New" w:eastAsia="宋体" w:hAnsi="Courier New" w:cs="Courier New"/>
          <w:color w:val="37474F"/>
          <w:kern w:val="0"/>
          <w:szCs w:val="21"/>
        </w:rPr>
        <w:t xml:space="preserve"> cnn_model_fn(features, labels, mode):</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"""Model function for CNN."""</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Input Layer</w:t>
      </w:r>
      <w:r w:rsidRPr="009B37C0">
        <w:rPr>
          <w:rFonts w:ascii="Courier New" w:eastAsia="宋体" w:hAnsi="Courier New" w:cs="Courier New"/>
          <w:color w:val="37474F"/>
          <w:kern w:val="0"/>
          <w:szCs w:val="21"/>
        </w:rPr>
        <w:br/>
        <w:t>  input_layer = tf.reshape(features[</w:t>
      </w:r>
      <w:r w:rsidRPr="009B37C0">
        <w:rPr>
          <w:rFonts w:ascii="Courier New" w:eastAsia="宋体" w:hAnsi="Courier New" w:cs="Courier New"/>
          <w:color w:val="0D904F"/>
          <w:kern w:val="0"/>
          <w:szCs w:val="21"/>
        </w:rPr>
        <w:t>"x"</w:t>
      </w:r>
      <w:r w:rsidRPr="009B37C0">
        <w:rPr>
          <w:rFonts w:ascii="Courier New" w:eastAsia="宋体" w:hAnsi="Courier New" w:cs="Courier New"/>
          <w:color w:val="37474F"/>
          <w:kern w:val="0"/>
          <w:szCs w:val="21"/>
        </w:rPr>
        <w:t>],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Convolutional Layer #1</w:t>
      </w:r>
      <w:r w:rsidRPr="009B37C0">
        <w:rPr>
          <w:rFonts w:ascii="Courier New" w:eastAsia="宋体" w:hAnsi="Courier New" w:cs="Courier New"/>
          <w:color w:val="37474F"/>
          <w:kern w:val="0"/>
          <w:szCs w:val="21"/>
        </w:rPr>
        <w:br/>
        <w:t>  conv1 = tf.layers.conv2d(</w:t>
      </w:r>
      <w:r w:rsidRPr="009B37C0">
        <w:rPr>
          <w:rFonts w:ascii="Courier New" w:eastAsia="宋体" w:hAnsi="Courier New" w:cs="Courier New"/>
          <w:color w:val="37474F"/>
          <w:kern w:val="0"/>
          <w:szCs w:val="21"/>
        </w:rPr>
        <w:br/>
        <w:t>      inputs=input_layer,</w:t>
      </w:r>
      <w:r w:rsidRPr="009B37C0">
        <w:rPr>
          <w:rFonts w:ascii="Courier New" w:eastAsia="宋体" w:hAnsi="Courier New" w:cs="Courier New"/>
          <w:color w:val="37474F"/>
          <w:kern w:val="0"/>
          <w:szCs w:val="21"/>
        </w:rPr>
        <w:br/>
        <w:t>      filters=</w:t>
      </w:r>
      <w:r w:rsidRPr="009B37C0">
        <w:rPr>
          <w:rFonts w:ascii="Courier New" w:eastAsia="宋体" w:hAnsi="Courier New" w:cs="Courier New"/>
          <w:color w:val="C53929"/>
          <w:kern w:val="0"/>
          <w:szCs w:val="21"/>
        </w:rPr>
        <w:t>32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kernel_size=[</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padding=</w:t>
      </w:r>
      <w:r w:rsidRPr="009B37C0">
        <w:rPr>
          <w:rFonts w:ascii="Courier New" w:eastAsia="宋体" w:hAnsi="Courier New" w:cs="Courier New"/>
          <w:color w:val="0D904F"/>
          <w:kern w:val="0"/>
          <w:szCs w:val="21"/>
        </w:rPr>
        <w:t>"same"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activation=tf.nn.relu)</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Pooling Layer #1</w:t>
      </w:r>
      <w:r w:rsidRPr="009B37C0">
        <w:rPr>
          <w:rFonts w:ascii="Courier New" w:eastAsia="宋体" w:hAnsi="Courier New" w:cs="Courier New"/>
          <w:color w:val="37474F"/>
          <w:kern w:val="0"/>
          <w:szCs w:val="21"/>
        </w:rPr>
        <w:br/>
        <w:t>  pool1 = tf.layers.max_pooling2d(inputs=conv1, pool_size=[</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strides=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Convolutional Layer #2 and Pooling Layer #2</w:t>
      </w:r>
      <w:r w:rsidRPr="009B37C0">
        <w:rPr>
          <w:rFonts w:ascii="Courier New" w:eastAsia="宋体" w:hAnsi="Courier New" w:cs="Courier New"/>
          <w:color w:val="37474F"/>
          <w:kern w:val="0"/>
          <w:szCs w:val="21"/>
        </w:rPr>
        <w:br/>
        <w:t>  conv2 = tf.layers.conv2d(</w:t>
      </w:r>
      <w:r w:rsidRPr="009B37C0">
        <w:rPr>
          <w:rFonts w:ascii="Courier New" w:eastAsia="宋体" w:hAnsi="Courier New" w:cs="Courier New"/>
          <w:color w:val="37474F"/>
          <w:kern w:val="0"/>
          <w:szCs w:val="21"/>
        </w:rPr>
        <w:br/>
        <w:t>      inputs=pool1,</w:t>
      </w:r>
      <w:r w:rsidRPr="009B37C0">
        <w:rPr>
          <w:rFonts w:ascii="Courier New" w:eastAsia="宋体" w:hAnsi="Courier New" w:cs="Courier New"/>
          <w:color w:val="37474F"/>
          <w:kern w:val="0"/>
          <w:szCs w:val="21"/>
        </w:rPr>
        <w:br/>
        <w:t>      filters=</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kernel_size=[</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padding=</w:t>
      </w:r>
      <w:r w:rsidRPr="009B37C0">
        <w:rPr>
          <w:rFonts w:ascii="Courier New" w:eastAsia="宋体" w:hAnsi="Courier New" w:cs="Courier New"/>
          <w:color w:val="0D904F"/>
          <w:kern w:val="0"/>
          <w:szCs w:val="21"/>
        </w:rPr>
        <w:t>"same"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activation=tf.nn.relu)</w:t>
      </w:r>
      <w:r w:rsidRPr="009B37C0">
        <w:rPr>
          <w:rFonts w:ascii="Courier New" w:eastAsia="宋体" w:hAnsi="Courier New" w:cs="Courier New"/>
          <w:color w:val="37474F"/>
          <w:kern w:val="0"/>
          <w:szCs w:val="21"/>
        </w:rPr>
        <w:br/>
        <w:t>  pool2 = tf.layers.max_pooling2d(inputs=conv2, pool_size=[</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strides=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Dense Layer</w:t>
      </w:r>
      <w:r w:rsidRPr="009B37C0">
        <w:rPr>
          <w:rFonts w:ascii="Courier New" w:eastAsia="宋体" w:hAnsi="Courier New" w:cs="Courier New"/>
          <w:color w:val="37474F"/>
          <w:kern w:val="0"/>
          <w:szCs w:val="21"/>
        </w:rPr>
        <w:br/>
        <w:t>  pool2_flat = tf.reshape(pool2,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7</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C53929"/>
          <w:kern w:val="0"/>
          <w:szCs w:val="21"/>
        </w:rPr>
        <w:t>7</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dense = tf.layers.dense(inputs=pool2_flat, units=</w:t>
      </w:r>
      <w:r w:rsidRPr="009B37C0">
        <w:rPr>
          <w:rFonts w:ascii="Courier New" w:eastAsia="宋体" w:hAnsi="Courier New" w:cs="Courier New"/>
          <w:color w:val="C53929"/>
          <w:kern w:val="0"/>
          <w:szCs w:val="21"/>
        </w:rPr>
        <w:t>1024</w:t>
      </w:r>
      <w:r w:rsidRPr="009B37C0">
        <w:rPr>
          <w:rFonts w:ascii="Courier New" w:eastAsia="宋体" w:hAnsi="Courier New" w:cs="Courier New"/>
          <w:color w:val="37474F"/>
          <w:kern w:val="0"/>
          <w:szCs w:val="21"/>
        </w:rPr>
        <w:t>, activation=tf.nn.relu)</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lastRenderedPageBreak/>
        <w:t>  dropout = tf.layers.dropout(</w:t>
      </w:r>
      <w:r w:rsidRPr="009B37C0">
        <w:rPr>
          <w:rFonts w:ascii="Courier New" w:eastAsia="宋体" w:hAnsi="Courier New" w:cs="Courier New"/>
          <w:color w:val="37474F"/>
          <w:kern w:val="0"/>
          <w:szCs w:val="21"/>
        </w:rPr>
        <w:br/>
        <w:t>      inputs=dense, rate=</w:t>
      </w:r>
      <w:r w:rsidRPr="009B37C0">
        <w:rPr>
          <w:rFonts w:ascii="Courier New" w:eastAsia="宋体" w:hAnsi="Courier New" w:cs="Courier New"/>
          <w:color w:val="C53929"/>
          <w:kern w:val="0"/>
          <w:szCs w:val="21"/>
        </w:rPr>
        <w:t>0.4</w:t>
      </w:r>
      <w:r w:rsidRPr="009B37C0">
        <w:rPr>
          <w:rFonts w:ascii="Courier New" w:eastAsia="宋体" w:hAnsi="Courier New" w:cs="Courier New"/>
          <w:color w:val="37474F"/>
          <w:kern w:val="0"/>
          <w:szCs w:val="21"/>
        </w:rPr>
        <w:t>, training=mode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.TRAIN)</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Logits Layer</w:t>
      </w:r>
      <w:r w:rsidRPr="009B37C0">
        <w:rPr>
          <w:rFonts w:ascii="Courier New" w:eastAsia="宋体" w:hAnsi="Courier New" w:cs="Courier New"/>
          <w:color w:val="37474F"/>
          <w:kern w:val="0"/>
          <w:szCs w:val="21"/>
        </w:rPr>
        <w:br/>
        <w:t>  logits = tf.layers.dense(inputs=dropout, units=</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predictions =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Generate predictions (for PREDICT and EVAL mode)</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"classes"</w:t>
      </w:r>
      <w:r w:rsidRPr="009B37C0">
        <w:rPr>
          <w:rFonts w:ascii="Courier New" w:eastAsia="宋体" w:hAnsi="Courier New" w:cs="Courier New"/>
          <w:color w:val="37474F"/>
          <w:kern w:val="0"/>
          <w:szCs w:val="21"/>
        </w:rPr>
        <w:t>: tf.argmax(input=logits, axis=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Add `softmax_tensor` to the graph. It is used for PREDICT and by the</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`logging_hook`.</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"probabilities"</w:t>
      </w:r>
      <w:r w:rsidRPr="009B37C0">
        <w:rPr>
          <w:rFonts w:ascii="Courier New" w:eastAsia="宋体" w:hAnsi="Courier New" w:cs="Courier New"/>
          <w:color w:val="37474F"/>
          <w:kern w:val="0"/>
          <w:szCs w:val="21"/>
        </w:rPr>
        <w:t>: tf.nn.softmax(logits, name=</w:t>
      </w:r>
      <w:r w:rsidRPr="009B37C0">
        <w:rPr>
          <w:rFonts w:ascii="Courier New" w:eastAsia="宋体" w:hAnsi="Courier New" w:cs="Courier New"/>
          <w:color w:val="0D904F"/>
          <w:kern w:val="0"/>
          <w:szCs w:val="21"/>
        </w:rPr>
        <w:t>"softmax_tensor"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.PREDICT: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(mode=mode, predictions=predictions)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Calculate Loss (for both TRAIN and EVAL modes)</w:t>
      </w:r>
      <w:r w:rsidRPr="009B37C0">
        <w:rPr>
          <w:rFonts w:ascii="Courier New" w:eastAsia="宋体" w:hAnsi="Courier New" w:cs="Courier New"/>
          <w:color w:val="37474F"/>
          <w:kern w:val="0"/>
          <w:szCs w:val="21"/>
        </w:rPr>
        <w:br/>
        <w:t>  loss = tf.losses.sparse_softmax_cross_entropy(labels=labels, logits=logits)</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Configure the Training Op (for TRAIN mode)</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.TRAIN:</w:t>
      </w:r>
      <w:r w:rsidRPr="009B37C0">
        <w:rPr>
          <w:rFonts w:ascii="Courier New" w:eastAsia="宋体" w:hAnsi="Courier New" w:cs="Courier New"/>
          <w:color w:val="37474F"/>
          <w:kern w:val="0"/>
          <w:szCs w:val="21"/>
        </w:rPr>
        <w:br/>
        <w:t>    optimizer = tf.train.</w:t>
      </w:r>
      <w:r w:rsidRPr="009B37C0">
        <w:rPr>
          <w:rFonts w:ascii="Courier New" w:eastAsia="宋体" w:hAnsi="Courier New" w:cs="Courier New"/>
          <w:color w:val="9C27B0"/>
          <w:kern w:val="0"/>
          <w:szCs w:val="21"/>
        </w:rPr>
        <w:t>GradientDescentOptimizer</w:t>
      </w:r>
      <w:r w:rsidRPr="009B37C0">
        <w:rPr>
          <w:rFonts w:ascii="Courier New" w:eastAsia="宋体" w:hAnsi="Courier New" w:cs="Courier New"/>
          <w:color w:val="37474F"/>
          <w:kern w:val="0"/>
          <w:szCs w:val="21"/>
        </w:rPr>
        <w:t>(learning_rate=</w:t>
      </w:r>
      <w:r w:rsidRPr="009B37C0">
        <w:rPr>
          <w:rFonts w:ascii="Courier New" w:eastAsia="宋体" w:hAnsi="Courier New" w:cs="Courier New"/>
          <w:color w:val="C53929"/>
          <w:kern w:val="0"/>
          <w:szCs w:val="21"/>
        </w:rPr>
        <w:t>0.001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train_op = optimizer.minimize(</w:t>
      </w:r>
      <w:r w:rsidRPr="009B37C0">
        <w:rPr>
          <w:rFonts w:ascii="Courier New" w:eastAsia="宋体" w:hAnsi="Courier New" w:cs="Courier New"/>
          <w:color w:val="37474F"/>
          <w:kern w:val="0"/>
          <w:szCs w:val="21"/>
        </w:rPr>
        <w:br/>
        <w:t>        loss=loss,</w:t>
      </w:r>
      <w:r w:rsidRPr="009B37C0">
        <w:rPr>
          <w:rFonts w:ascii="Courier New" w:eastAsia="宋体" w:hAnsi="Courier New" w:cs="Courier New"/>
          <w:color w:val="37474F"/>
          <w:kern w:val="0"/>
          <w:szCs w:val="21"/>
        </w:rPr>
        <w:br/>
        <w:t>        global_step=tf.train.get_global_step())</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(mode=mode, loss=loss, train_op=train_op)</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Add evaluation metrics (for EVAL mode)</w:t>
      </w:r>
      <w:r w:rsidRPr="009B37C0">
        <w:rPr>
          <w:rFonts w:ascii="Courier New" w:eastAsia="宋体" w:hAnsi="Courier New" w:cs="Courier New"/>
          <w:color w:val="37474F"/>
          <w:kern w:val="0"/>
          <w:szCs w:val="21"/>
        </w:rPr>
        <w:br/>
        <w:t>  eval_metric_ops =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"accuracy"</w:t>
      </w:r>
      <w:r w:rsidRPr="009B37C0">
        <w:rPr>
          <w:rFonts w:ascii="Courier New" w:eastAsia="宋体" w:hAnsi="Courier New" w:cs="Courier New"/>
          <w:color w:val="37474F"/>
          <w:kern w:val="0"/>
          <w:szCs w:val="21"/>
        </w:rPr>
        <w:t>: tf.metrics.accuracy(</w:t>
      </w:r>
      <w:r w:rsidRPr="009B37C0">
        <w:rPr>
          <w:rFonts w:ascii="Courier New" w:eastAsia="宋体" w:hAnsi="Courier New" w:cs="Courier New"/>
          <w:color w:val="37474F"/>
          <w:kern w:val="0"/>
          <w:szCs w:val="21"/>
        </w:rPr>
        <w:br/>
        <w:t>          labels=labels, predictions=predictions[</w:t>
      </w:r>
      <w:r w:rsidRPr="009B37C0">
        <w:rPr>
          <w:rFonts w:ascii="Courier New" w:eastAsia="宋体" w:hAnsi="Courier New" w:cs="Courier New"/>
          <w:color w:val="0D904F"/>
          <w:kern w:val="0"/>
          <w:szCs w:val="21"/>
        </w:rPr>
        <w:t>"classes"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mode=mode, loss=loss, eval_metric_ops=eval_metric_ops)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以下部分（标题对应于上面的每个代码块）</w:t>
      </w:r>
      <w:del w:id="2322" w:author="Shirley Li" w:date="2018-12-08T08:27:00Z">
        <w:r w:rsidRPr="009B37C0" w:rsidDel="009F168C">
          <w:rPr>
            <w:rFonts w:ascii="Arial" w:eastAsia="宋体" w:hAnsi="Arial" w:cs="Arial" w:hint="eastAsia"/>
            <w:color w:val="212121"/>
            <w:kern w:val="0"/>
            <w:sz w:val="24"/>
            <w:szCs w:val="24"/>
          </w:rPr>
          <w:delText>深入研究</w:delText>
        </w:r>
      </w:del>
      <w:ins w:id="2323" w:author="Shirley Li" w:date="2018-12-08T08:27:00Z">
        <w:r w:rsidR="009F168C">
          <w:rPr>
            <w:rFonts w:ascii="Arial" w:eastAsia="宋体" w:hAnsi="Arial" w:cs="Arial" w:hint="eastAsia"/>
            <w:color w:val="212121"/>
            <w:kern w:val="0"/>
            <w:sz w:val="24"/>
            <w:szCs w:val="24"/>
          </w:rPr>
          <w:t>详细介绍了</w:t>
        </w:r>
      </w:ins>
      <w:del w:id="2324" w:author="Shirley Li" w:date="2018-12-08T08:27:00Z">
        <w:r w:rsidR="00FA200B" w:rsidDel="009F168C">
          <w:rPr>
            <w:rFonts w:ascii="Courier New" w:eastAsia="宋体" w:hAnsi="Courier New" w:cs="Courier New"/>
            <w:color w:val="039BE5"/>
            <w:kern w:val="0"/>
            <w:sz w:val="22"/>
            <w:shd w:val="clear" w:color="auto" w:fill="F7F7F7"/>
          </w:rPr>
          <w:fldChar w:fldCharType="begin"/>
        </w:r>
        <w:r w:rsidR="00FA200B" w:rsidDel="009F168C">
          <w:rPr>
            <w:rFonts w:ascii="Courier New" w:eastAsia="宋体" w:hAnsi="Courier New" w:cs="Courier New"/>
            <w:color w:val="039BE5"/>
            <w:kern w:val="0"/>
            <w:sz w:val="22"/>
            <w:shd w:val="clear" w:color="auto" w:fill="F7F7F7"/>
          </w:rPr>
          <w:delInstrText xml:space="preserve"> HYPERLINK "https://tensorflow.google.cn/api_docs/python/tf/layers" </w:delInstrText>
        </w:r>
        <w:r w:rsidR="00FA200B" w:rsidDel="009F168C">
          <w:rPr>
            <w:rFonts w:ascii="Courier New" w:eastAsia="宋体" w:hAnsi="Courier New" w:cs="Courier New"/>
            <w:color w:val="039BE5"/>
            <w:kern w:val="0"/>
            <w:sz w:val="22"/>
            <w:shd w:val="clear" w:color="auto" w:fill="F7F7F7"/>
          </w:rPr>
          <w:fldChar w:fldCharType="separate"/>
        </w:r>
        <w:r w:rsidRPr="009B37C0" w:rsidDel="009F168C">
          <w:rPr>
            <w:rFonts w:ascii="Courier New" w:eastAsia="宋体" w:hAnsi="Courier New" w:cs="Courier New"/>
            <w:color w:val="039BE5"/>
            <w:kern w:val="0"/>
            <w:sz w:val="22"/>
            <w:shd w:val="clear" w:color="auto" w:fill="F7F7F7"/>
          </w:rPr>
          <w:delText>tf.layers</w:delText>
        </w:r>
        <w:r w:rsidR="00FA200B" w:rsidDel="009F168C">
          <w:rPr>
            <w:rFonts w:ascii="Courier New" w:eastAsia="宋体" w:hAnsi="Courier New" w:cs="Courier New"/>
            <w:color w:val="039BE5"/>
            <w:kern w:val="0"/>
            <w:sz w:val="22"/>
            <w:shd w:val="clear" w:color="auto" w:fill="F7F7F7"/>
          </w:rPr>
          <w:fldChar w:fldCharType="end"/>
        </w:r>
      </w:del>
      <w:r w:rsidRPr="009B37C0">
        <w:rPr>
          <w:rFonts w:ascii="Arial" w:eastAsia="宋体" w:hAnsi="Arial" w:cs="Arial"/>
          <w:color w:val="212121"/>
          <w:kern w:val="0"/>
          <w:sz w:val="24"/>
          <w:szCs w:val="24"/>
        </w:rPr>
        <w:t>用于创建</w:t>
      </w:r>
      <w:proofErr w:type="gramStart"/>
      <w:r w:rsidRPr="009B37C0">
        <w:rPr>
          <w:rFonts w:ascii="Arial" w:eastAsia="宋体" w:hAnsi="Arial" w:cs="Arial"/>
          <w:color w:val="212121"/>
          <w:kern w:val="0"/>
          <w:sz w:val="24"/>
          <w:szCs w:val="24"/>
        </w:rPr>
        <w:t>每个图层的</w:t>
      </w:r>
      <w:proofErr w:type="gramEnd"/>
      <w:ins w:id="2325" w:author="Shirley Li" w:date="2018-12-08T08:27:00Z">
        <w:r w:rsidR="009F168C">
          <w:rPr>
            <w:rFonts w:ascii="Courier New" w:eastAsia="宋体" w:hAnsi="Courier New" w:cs="Courier New"/>
            <w:color w:val="039BE5"/>
            <w:kern w:val="0"/>
            <w:sz w:val="22"/>
            <w:shd w:val="clear" w:color="auto" w:fill="F7F7F7"/>
          </w:rPr>
          <w:fldChar w:fldCharType="begin"/>
        </w:r>
        <w:r w:rsidR="009F168C">
          <w:rPr>
            <w:rFonts w:ascii="Courier New" w:eastAsia="宋体" w:hAnsi="Courier New" w:cs="Courier New"/>
            <w:color w:val="039BE5"/>
            <w:kern w:val="0"/>
            <w:sz w:val="22"/>
            <w:shd w:val="clear" w:color="auto" w:fill="F7F7F7"/>
          </w:rPr>
          <w:instrText xml:space="preserve"> HYPERLINK "https://tensorflow.google.cn/api_docs/python/tf/layers" </w:instrText>
        </w:r>
        <w:r w:rsidR="009F168C">
          <w:rPr>
            <w:rFonts w:ascii="Courier New" w:eastAsia="宋体" w:hAnsi="Courier New" w:cs="Courier New"/>
            <w:color w:val="039BE5"/>
            <w:kern w:val="0"/>
            <w:sz w:val="22"/>
            <w:shd w:val="clear" w:color="auto" w:fill="F7F7F7"/>
          </w:rPr>
          <w:fldChar w:fldCharType="separate"/>
        </w:r>
        <w:r w:rsidR="009F168C" w:rsidRPr="009B37C0">
          <w:rPr>
            <w:rFonts w:ascii="Courier New" w:eastAsia="宋体" w:hAnsi="Courier New" w:cs="Courier New"/>
            <w:color w:val="039BE5"/>
            <w:kern w:val="0"/>
            <w:sz w:val="22"/>
            <w:shd w:val="clear" w:color="auto" w:fill="F7F7F7"/>
          </w:rPr>
          <w:t>tf.layers</w:t>
        </w:r>
        <w:r w:rsidR="009F168C">
          <w:rPr>
            <w:rFonts w:ascii="Courier New" w:eastAsia="宋体" w:hAnsi="Courier New" w:cs="Courier New"/>
            <w:color w:val="039BE5"/>
            <w:kern w:val="0"/>
            <w:sz w:val="22"/>
            <w:shd w:val="clear" w:color="auto" w:fill="F7F7F7"/>
          </w:rPr>
          <w:fldChar w:fldCharType="end"/>
        </w:r>
      </w:ins>
      <w:r w:rsidRPr="009B37C0">
        <w:rPr>
          <w:rFonts w:ascii="Arial" w:eastAsia="宋体" w:hAnsi="Arial" w:cs="Arial"/>
          <w:color w:val="212121"/>
          <w:kern w:val="0"/>
          <w:sz w:val="24"/>
          <w:szCs w:val="24"/>
        </w:rPr>
        <w:t>代码，以及如何计算损失</w:t>
      </w:r>
      <w:ins w:id="2326" w:author="Shirley Li" w:date="2018-12-08T08:27:00Z">
        <w:r w:rsidR="003E1E5C">
          <w:rPr>
            <w:rFonts w:ascii="Arial" w:eastAsia="宋体" w:hAnsi="Arial" w:cs="Arial" w:hint="eastAsia"/>
            <w:color w:val="212121"/>
            <w:kern w:val="0"/>
            <w:sz w:val="24"/>
            <w:szCs w:val="24"/>
          </w:rPr>
          <w:t>、</w:t>
        </w:r>
      </w:ins>
      <w:del w:id="2327" w:author="Shirley Li" w:date="2018-12-08T08:27:00Z">
        <w:r w:rsidRPr="009B37C0" w:rsidDel="003E1E5C">
          <w:rPr>
            <w:rFonts w:ascii="Arial" w:eastAsia="宋体" w:hAnsi="Arial" w:cs="Arial"/>
            <w:color w:val="212121"/>
            <w:kern w:val="0"/>
            <w:sz w:val="24"/>
            <w:szCs w:val="24"/>
          </w:rPr>
          <w:delText>，</w:delText>
        </w:r>
      </w:del>
      <w:r w:rsidRPr="009B37C0">
        <w:rPr>
          <w:rFonts w:ascii="Arial" w:eastAsia="宋体" w:hAnsi="Arial" w:cs="Arial"/>
          <w:color w:val="212121"/>
          <w:kern w:val="0"/>
          <w:sz w:val="24"/>
          <w:szCs w:val="24"/>
        </w:rPr>
        <w:t>配置训练操作和生成预测。如果您已经在</w:t>
      </w:r>
      <w:del w:id="2328" w:author="Shirley Li" w:date="2018-12-08T08:28:00Z">
        <w:r w:rsidRPr="009B37C0" w:rsidDel="003E1E5C">
          <w:rPr>
            <w:rFonts w:ascii="Arial" w:eastAsia="宋体" w:hAnsi="Arial" w:cs="Arial" w:hint="eastAsia"/>
            <w:color w:val="212121"/>
            <w:kern w:val="0"/>
            <w:sz w:val="24"/>
            <w:szCs w:val="24"/>
          </w:rPr>
          <w:delText>与细胞神经网络</w:delText>
        </w:r>
      </w:del>
      <w:ins w:id="2329" w:author="Shirley Li" w:date="2018-12-08T08:28:00Z">
        <w:r w:rsidR="003E1E5C">
          <w:rPr>
            <w:rFonts w:ascii="Arial" w:eastAsia="宋体" w:hAnsi="Arial" w:cs="Arial" w:hint="eastAsia"/>
            <w:color w:val="212121"/>
            <w:kern w:val="0"/>
            <w:sz w:val="24"/>
            <w:szCs w:val="24"/>
          </w:rPr>
          <w:t>熟悉</w:t>
        </w:r>
        <w:r w:rsidR="003E1E5C">
          <w:rPr>
            <w:rFonts w:ascii="Arial" w:eastAsia="宋体" w:hAnsi="Arial" w:cs="Arial" w:hint="eastAsia"/>
            <w:color w:val="212121"/>
            <w:kern w:val="0"/>
            <w:sz w:val="24"/>
            <w:szCs w:val="24"/>
          </w:rPr>
          <w:t>CNN</w:t>
        </w:r>
      </w:ins>
      <w:del w:id="2330" w:author="Shirley Li" w:date="2018-12-08T08:28:00Z">
        <w:r w:rsidRPr="009B37C0" w:rsidDel="003E1E5C">
          <w:rPr>
            <w:rFonts w:ascii="Arial" w:eastAsia="宋体" w:hAnsi="Arial" w:cs="Arial"/>
            <w:color w:val="212121"/>
            <w:kern w:val="0"/>
            <w:sz w:val="24"/>
            <w:szCs w:val="24"/>
          </w:rPr>
          <w:delText>和经验丰富的</w:delText>
        </w:r>
      </w:del>
      <w:r w:rsidR="00FA200B">
        <w:rPr>
          <w:rFonts w:ascii="Arial" w:eastAsia="宋体" w:hAnsi="Arial" w:cs="Arial"/>
          <w:color w:val="039BE5"/>
          <w:kern w:val="0"/>
          <w:sz w:val="24"/>
          <w:szCs w:val="24"/>
          <w:u w:val="single"/>
        </w:rPr>
        <w:fldChar w:fldCharType="begin"/>
      </w:r>
      <w:r w:rsidR="00FA200B">
        <w:rPr>
          <w:rFonts w:ascii="Arial" w:eastAsia="宋体" w:hAnsi="Arial" w:cs="Arial"/>
          <w:color w:val="039BE5"/>
          <w:kern w:val="0"/>
          <w:sz w:val="24"/>
          <w:szCs w:val="24"/>
          <w:u w:val="single"/>
        </w:rPr>
        <w:instrText xml:space="preserve"> HYPERLINK "https://tensorflow.google.cn/guide/custom_estimators" </w:instrText>
      </w:r>
      <w:r w:rsidR="00FA200B">
        <w:rPr>
          <w:rFonts w:ascii="Arial" w:eastAsia="宋体" w:hAnsi="Arial" w:cs="Arial"/>
          <w:color w:val="039BE5"/>
          <w:kern w:val="0"/>
          <w:sz w:val="24"/>
          <w:szCs w:val="24"/>
          <w:u w:val="single"/>
        </w:rPr>
        <w:fldChar w:fldCharType="separate"/>
      </w:r>
      <w:r w:rsidRPr="009B37C0">
        <w:rPr>
          <w:rFonts w:ascii="Arial" w:eastAsia="宋体" w:hAnsi="Arial" w:cs="Arial"/>
          <w:color w:val="039BE5"/>
          <w:kern w:val="0"/>
          <w:sz w:val="24"/>
          <w:szCs w:val="24"/>
          <w:u w:val="single"/>
        </w:rPr>
        <w:t>TensorFlow </w:t>
      </w:r>
      <w:r w:rsidRPr="009B37C0">
        <w:rPr>
          <w:rFonts w:ascii="Courier New" w:eastAsia="宋体" w:hAnsi="Courier New" w:cs="Courier New"/>
          <w:color w:val="039BE5"/>
          <w:kern w:val="0"/>
          <w:sz w:val="22"/>
          <w:shd w:val="clear" w:color="auto" w:fill="F7F7F7"/>
        </w:rPr>
        <w:t>Estimator</w:t>
      </w:r>
      <w:del w:id="2331" w:author="Shirley Li" w:date="2018-12-08T08:28:00Z">
        <w:r w:rsidRPr="009B37C0" w:rsidDel="003E1E5C">
          <w:rPr>
            <w:rFonts w:ascii="Arial" w:eastAsia="宋体" w:hAnsi="Arial" w:cs="Arial"/>
            <w:color w:val="039BE5"/>
            <w:kern w:val="0"/>
            <w:sz w:val="24"/>
            <w:szCs w:val="24"/>
            <w:u w:val="single"/>
          </w:rPr>
          <w:delText>小号</w:delText>
        </w:r>
      </w:del>
      <w:r w:rsidR="00FA200B">
        <w:rPr>
          <w:rFonts w:ascii="Arial" w:eastAsia="宋体" w:hAnsi="Arial" w:cs="Arial"/>
          <w:color w:val="039BE5"/>
          <w:kern w:val="0"/>
          <w:sz w:val="24"/>
          <w:szCs w:val="24"/>
          <w:u w:val="single"/>
        </w:rPr>
        <w:fldChar w:fldCharType="end"/>
      </w:r>
      <w:r w:rsidRPr="009B37C0">
        <w:rPr>
          <w:rFonts w:ascii="Arial" w:eastAsia="宋体" w:hAnsi="Arial" w:cs="Arial"/>
          <w:color w:val="212121"/>
          <w:kern w:val="0"/>
          <w:sz w:val="24"/>
          <w:szCs w:val="24"/>
        </w:rPr>
        <w:t>，并</w:t>
      </w:r>
      <w:ins w:id="2332" w:author="Shirley Li" w:date="2018-12-08T08:28:00Z">
        <w:r w:rsidR="003E1E5C">
          <w:rPr>
            <w:rFonts w:ascii="Arial" w:eastAsia="宋体" w:hAnsi="Arial" w:cs="Arial" w:hint="eastAsia"/>
            <w:color w:val="212121"/>
            <w:kern w:val="0"/>
            <w:sz w:val="24"/>
            <w:szCs w:val="24"/>
          </w:rPr>
          <w:t>认为</w:t>
        </w:r>
      </w:ins>
      <w:del w:id="2333" w:author="Shirley Li" w:date="2018-12-08T08:28:00Z">
        <w:r w:rsidRPr="009B37C0" w:rsidDel="003E1E5C">
          <w:rPr>
            <w:rFonts w:ascii="Arial" w:eastAsia="宋体" w:hAnsi="Arial" w:cs="Arial"/>
            <w:color w:val="212121"/>
            <w:kern w:val="0"/>
            <w:sz w:val="24"/>
            <w:szCs w:val="24"/>
          </w:rPr>
          <w:delText>找到</w:delText>
        </w:r>
      </w:del>
      <w:r w:rsidRPr="009B37C0">
        <w:rPr>
          <w:rFonts w:ascii="Arial" w:eastAsia="宋体" w:hAnsi="Arial" w:cs="Arial"/>
          <w:color w:val="212121"/>
          <w:kern w:val="0"/>
          <w:sz w:val="24"/>
          <w:szCs w:val="24"/>
        </w:rPr>
        <w:t>上面的代码直观</w:t>
      </w:r>
      <w:ins w:id="2334" w:author="Shirley Li" w:date="2018-12-08T08:28:00Z">
        <w:r w:rsidR="003E1E5C">
          <w:rPr>
            <w:rFonts w:ascii="Arial" w:eastAsia="宋体" w:hAnsi="Arial" w:cs="Arial" w:hint="eastAsia"/>
            <w:color w:val="212121"/>
            <w:kern w:val="0"/>
            <w:sz w:val="24"/>
            <w:szCs w:val="24"/>
          </w:rPr>
          <w:t>易懂</w:t>
        </w:r>
      </w:ins>
      <w:r w:rsidRPr="009B37C0">
        <w:rPr>
          <w:rFonts w:ascii="Arial" w:eastAsia="宋体" w:hAnsi="Arial" w:cs="Arial"/>
          <w:color w:val="212121"/>
          <w:kern w:val="0"/>
          <w:sz w:val="24"/>
          <w:szCs w:val="24"/>
        </w:rPr>
        <w:t>，</w:t>
      </w:r>
      <w:del w:id="2335" w:author="Shirley Li" w:date="2018-12-08T08:28:00Z">
        <w:r w:rsidRPr="009B37C0" w:rsidDel="00291481">
          <w:rPr>
            <w:rFonts w:ascii="Arial" w:eastAsia="宋体" w:hAnsi="Arial" w:cs="Arial" w:hint="eastAsia"/>
            <w:color w:val="212121"/>
            <w:kern w:val="0"/>
            <w:sz w:val="24"/>
            <w:szCs w:val="24"/>
          </w:rPr>
          <w:delText>你可能想撇去</w:delText>
        </w:r>
      </w:del>
      <w:ins w:id="2336" w:author="Shirley Li" w:date="2018-12-08T08:28:00Z">
        <w:r w:rsidR="00291481">
          <w:rPr>
            <w:rFonts w:ascii="Arial" w:eastAsia="宋体" w:hAnsi="Arial" w:cs="Arial" w:hint="eastAsia"/>
            <w:color w:val="212121"/>
            <w:kern w:val="0"/>
            <w:sz w:val="24"/>
            <w:szCs w:val="24"/>
          </w:rPr>
          <w:t>那可以跳过</w:t>
        </w:r>
      </w:ins>
      <w:r w:rsidRPr="009B37C0">
        <w:rPr>
          <w:rFonts w:ascii="Arial" w:eastAsia="宋体" w:hAnsi="Arial" w:cs="Arial"/>
          <w:color w:val="212121"/>
          <w:kern w:val="0"/>
          <w:sz w:val="24"/>
          <w:szCs w:val="24"/>
        </w:rPr>
        <w:t>这些部分或</w:t>
      </w:r>
      <w:del w:id="2337" w:author="Shirley Li" w:date="2018-12-08T08:28:00Z">
        <w:r w:rsidRPr="009B37C0" w:rsidDel="00291481">
          <w:rPr>
            <w:rFonts w:ascii="Arial" w:eastAsia="宋体" w:hAnsi="Arial" w:cs="Arial"/>
            <w:color w:val="212121"/>
            <w:kern w:val="0"/>
            <w:sz w:val="24"/>
            <w:szCs w:val="24"/>
          </w:rPr>
          <w:delText>只是</w:delText>
        </w:r>
      </w:del>
      <w:r w:rsidRPr="009B37C0">
        <w:rPr>
          <w:rFonts w:ascii="Arial" w:eastAsia="宋体" w:hAnsi="Arial" w:cs="Arial"/>
          <w:color w:val="212121"/>
          <w:kern w:val="0"/>
          <w:sz w:val="24"/>
          <w:szCs w:val="24"/>
        </w:rPr>
        <w:t>直接跳到</w:t>
      </w:r>
      <w:hyperlink r:id="rId201" w:anchor="train_eval_mnist" w:history="1">
        <w:r w:rsidRPr="009B37C0">
          <w:rPr>
            <w:rFonts w:ascii="Arial" w:eastAsia="宋体" w:hAnsi="Arial" w:cs="Arial"/>
            <w:color w:val="039BE5"/>
            <w:kern w:val="0"/>
            <w:sz w:val="24"/>
            <w:szCs w:val="24"/>
            <w:u w:val="single"/>
          </w:rPr>
          <w:t>“</w:t>
        </w:r>
        <w:r w:rsidRPr="009B37C0">
          <w:rPr>
            <w:rFonts w:ascii="Arial" w:eastAsia="宋体" w:hAnsi="Arial" w:cs="Arial"/>
            <w:color w:val="039BE5"/>
            <w:kern w:val="0"/>
            <w:sz w:val="24"/>
            <w:szCs w:val="24"/>
            <w:u w:val="single"/>
          </w:rPr>
          <w:t>培训和评估</w:t>
        </w:r>
        <w:r w:rsidRPr="009B37C0">
          <w:rPr>
            <w:rFonts w:ascii="Arial" w:eastAsia="宋体" w:hAnsi="Arial" w:cs="Arial"/>
            <w:color w:val="039BE5"/>
            <w:kern w:val="0"/>
            <w:sz w:val="24"/>
            <w:szCs w:val="24"/>
            <w:u w:val="single"/>
          </w:rPr>
          <w:t>CNN MNIST</w:t>
        </w:r>
        <w:r w:rsidRPr="009B37C0">
          <w:rPr>
            <w:rFonts w:ascii="Arial" w:eastAsia="宋体" w:hAnsi="Arial" w:cs="Arial"/>
            <w:color w:val="039BE5"/>
            <w:kern w:val="0"/>
            <w:sz w:val="24"/>
            <w:szCs w:val="24"/>
            <w:u w:val="single"/>
          </w:rPr>
          <w:t>分类</w:t>
        </w:r>
        <w:r w:rsidRPr="009B37C0">
          <w:rPr>
            <w:rFonts w:ascii="Arial" w:eastAsia="宋体" w:hAnsi="Arial" w:cs="Arial"/>
            <w:color w:val="039BE5"/>
            <w:kern w:val="0"/>
            <w:sz w:val="24"/>
            <w:szCs w:val="24"/>
            <w:u w:val="single"/>
          </w:rPr>
          <w:t>”</w:t>
        </w:r>
      </w:hyperlink>
      <w:r w:rsidRPr="009B37C0">
        <w:rPr>
          <w:rFonts w:ascii="Arial" w:eastAsia="宋体" w:hAnsi="Arial" w:cs="Arial"/>
          <w:color w:val="212121"/>
          <w:kern w:val="0"/>
          <w:sz w:val="24"/>
          <w:szCs w:val="24"/>
        </w:rPr>
        <w:t>。</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输入层</w:t>
      </w:r>
    </w:p>
    <w:p w:rsidR="006F7728" w:rsidRPr="009B37C0" w:rsidRDefault="00E95929" w:rsidP="006F7728">
      <w:pPr>
        <w:widowControl/>
        <w:spacing w:before="240" w:after="240"/>
        <w:jc w:val="left"/>
        <w:rPr>
          <w:rFonts w:ascii="Arial" w:eastAsia="宋体" w:hAnsi="Arial" w:cs="Arial"/>
          <w:color w:val="212121"/>
          <w:kern w:val="0"/>
          <w:sz w:val="24"/>
          <w:szCs w:val="24"/>
        </w:rPr>
      </w:pPr>
      <w:ins w:id="2338" w:author="Shirley Li" w:date="2018-12-08T08:29:00Z">
        <w:r>
          <w:rPr>
            <w:rFonts w:ascii="Courier New" w:eastAsia="宋体" w:hAnsi="Courier New" w:cs="Courier New" w:hint="eastAsia"/>
            <w:color w:val="37474F"/>
            <w:kern w:val="0"/>
            <w:sz w:val="22"/>
            <w:shd w:val="clear" w:color="auto" w:fill="F7F7F7"/>
          </w:rPr>
          <w:t>默认情况下，</w:t>
        </w:r>
      </w:ins>
      <w:r w:rsidR="006F7728" w:rsidRPr="009B37C0">
        <w:rPr>
          <w:rFonts w:ascii="Courier New" w:eastAsia="宋体" w:hAnsi="Courier New" w:cs="Courier New"/>
          <w:color w:val="37474F"/>
          <w:kern w:val="0"/>
          <w:sz w:val="22"/>
          <w:shd w:val="clear" w:color="auto" w:fill="F7F7F7"/>
        </w:rPr>
        <w:t>layers</w:t>
      </w:r>
      <w:ins w:id="2339" w:author="Shirley Li" w:date="2018-12-08T08:29:00Z">
        <w:r w:rsidRPr="009B37C0">
          <w:rPr>
            <w:rFonts w:ascii="Arial" w:eastAsia="宋体" w:hAnsi="Arial" w:cs="Arial"/>
            <w:color w:val="212121"/>
            <w:kern w:val="0"/>
            <w:sz w:val="24"/>
            <w:szCs w:val="24"/>
          </w:rPr>
          <w:t>模块中</w:t>
        </w:r>
      </w:ins>
      <w:r w:rsidR="006F7728" w:rsidRPr="009B37C0">
        <w:rPr>
          <w:rFonts w:ascii="Arial" w:eastAsia="宋体" w:hAnsi="Arial" w:cs="Arial"/>
          <w:color w:val="212121"/>
          <w:kern w:val="0"/>
          <w:sz w:val="24"/>
          <w:szCs w:val="24"/>
        </w:rPr>
        <w:t>用于为二维图像数据创建卷积和池化层的</w:t>
      </w:r>
      <w:del w:id="2340" w:author="Shirley Li" w:date="2018-12-08T08:29:00Z">
        <w:r w:rsidR="006F7728" w:rsidRPr="009B37C0" w:rsidDel="00E95929">
          <w:rPr>
            <w:rFonts w:ascii="Arial" w:eastAsia="宋体" w:hAnsi="Arial" w:cs="Arial"/>
            <w:color w:val="212121"/>
            <w:kern w:val="0"/>
            <w:sz w:val="24"/>
            <w:szCs w:val="24"/>
          </w:rPr>
          <w:delText>模块中</w:delText>
        </w:r>
      </w:del>
      <w:r w:rsidR="006F7728" w:rsidRPr="009B37C0">
        <w:rPr>
          <w:rFonts w:ascii="Arial" w:eastAsia="宋体" w:hAnsi="Arial" w:cs="Arial"/>
          <w:color w:val="212121"/>
          <w:kern w:val="0"/>
          <w:sz w:val="24"/>
          <w:szCs w:val="24"/>
        </w:rPr>
        <w:t>的方法</w:t>
      </w:r>
      <w:del w:id="2341" w:author="Shirley Li" w:date="2018-12-08T08:29:00Z">
        <w:r w:rsidR="006F7728" w:rsidRPr="009B37C0" w:rsidDel="00E95929">
          <w:rPr>
            <w:rFonts w:ascii="Arial" w:eastAsia="宋体" w:hAnsi="Arial" w:cs="Arial"/>
            <w:color w:val="212121"/>
            <w:kern w:val="0"/>
            <w:sz w:val="24"/>
            <w:szCs w:val="24"/>
          </w:rPr>
          <w:delText>期望</w:delText>
        </w:r>
      </w:del>
      <w:r w:rsidR="006F7728" w:rsidRPr="009B37C0">
        <w:rPr>
          <w:rFonts w:ascii="Arial" w:eastAsia="宋体" w:hAnsi="Arial" w:cs="Arial"/>
          <w:color w:val="212121"/>
          <w:kern w:val="0"/>
          <w:sz w:val="24"/>
          <w:szCs w:val="24"/>
        </w:rPr>
        <w:t>输入张量</w:t>
      </w:r>
      <w:del w:id="2342" w:author="Shirley Li" w:date="2018-12-08T08:30:00Z">
        <w:r w:rsidR="006F7728" w:rsidRPr="009B37C0" w:rsidDel="00E95929">
          <w:rPr>
            <w:rFonts w:ascii="Arial" w:eastAsia="宋体" w:hAnsi="Arial" w:cs="Arial"/>
            <w:color w:val="212121"/>
            <w:kern w:val="0"/>
            <w:sz w:val="24"/>
            <w:szCs w:val="24"/>
          </w:rPr>
          <w:delText>具有默认的</w:delText>
        </w:r>
      </w:del>
      <w:r w:rsidR="006F7728" w:rsidRPr="009B37C0">
        <w:rPr>
          <w:rFonts w:ascii="Arial" w:eastAsia="宋体" w:hAnsi="Arial" w:cs="Arial"/>
          <w:color w:val="212121"/>
          <w:kern w:val="0"/>
          <w:sz w:val="24"/>
          <w:szCs w:val="24"/>
        </w:rPr>
        <w:t>形状</w:t>
      </w:r>
      <w:ins w:id="2343" w:author="Shirley Li" w:date="2018-12-08T08:30:00Z">
        <w:r>
          <w:rPr>
            <w:rFonts w:ascii="Arial" w:eastAsia="宋体" w:hAnsi="Arial" w:cs="Arial" w:hint="eastAsia"/>
            <w:color w:val="212121"/>
            <w:kern w:val="0"/>
            <w:sz w:val="24"/>
            <w:szCs w:val="24"/>
          </w:rPr>
          <w:t>应该为</w:t>
        </w:r>
      </w:ins>
      <w:ins w:id="2344" w:author="Shirley Li" w:date="2018-12-08T08:31:00Z">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image_height</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image_width</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channels</w:t>
        </w:r>
        <w:r w:rsidRPr="009B37C0">
          <w:rPr>
            <w:rFonts w:ascii="Courier New" w:eastAsia="宋体" w:hAnsi="Courier New" w:cs="Courier New"/>
            <w:color w:val="37474F"/>
            <w:kern w:val="0"/>
            <w:sz w:val="22"/>
            <w:shd w:val="clear" w:color="auto" w:fill="F7F7F7"/>
          </w:rPr>
          <w:t>]</w:t>
        </w:r>
      </w:ins>
      <w:r w:rsidR="006F7728" w:rsidRPr="009B37C0">
        <w:rPr>
          <w:rFonts w:ascii="Arial" w:eastAsia="宋体" w:hAnsi="Arial" w:cs="Arial"/>
          <w:color w:val="212121"/>
          <w:kern w:val="0"/>
          <w:sz w:val="24"/>
          <w:szCs w:val="24"/>
        </w:rPr>
        <w:t>。可以使用</w:t>
      </w:r>
      <w:ins w:id="2345" w:author="Shirley Li" w:date="2018-12-08T08:31:00Z">
        <w:r w:rsidRPr="009B37C0">
          <w:rPr>
            <w:rFonts w:ascii="Courier New" w:eastAsia="宋体" w:hAnsi="Courier New" w:cs="Courier New"/>
            <w:i/>
            <w:iCs/>
            <w:color w:val="37474F"/>
            <w:kern w:val="0"/>
            <w:sz w:val="22"/>
            <w:shd w:val="clear" w:color="auto" w:fill="F7F7F7"/>
          </w:rPr>
          <w:t>data_format</w:t>
        </w:r>
      </w:ins>
      <w:r w:rsidR="006F7728" w:rsidRPr="009B37C0">
        <w:rPr>
          <w:rFonts w:ascii="Arial" w:eastAsia="宋体" w:hAnsi="Arial" w:cs="Arial"/>
          <w:color w:val="212121"/>
          <w:kern w:val="0"/>
          <w:sz w:val="24"/>
          <w:szCs w:val="24"/>
        </w:rPr>
        <w:t>参数更改此行为</w:t>
      </w:r>
      <w:r w:rsidR="006F7728" w:rsidRPr="009B37C0">
        <w:rPr>
          <w:rFonts w:ascii="Arial" w:eastAsia="宋体" w:hAnsi="Arial" w:cs="Arial"/>
          <w:color w:val="212121"/>
          <w:kern w:val="0"/>
          <w:sz w:val="24"/>
          <w:szCs w:val="24"/>
        </w:rPr>
        <w:t>; </w:t>
      </w:r>
      <w:r w:rsidR="006F7728" w:rsidRPr="009B37C0">
        <w:rPr>
          <w:rFonts w:ascii="Arial" w:eastAsia="宋体" w:hAnsi="Arial" w:cs="Arial"/>
          <w:color w:val="212121"/>
          <w:kern w:val="0"/>
          <w:sz w:val="24"/>
          <w:szCs w:val="24"/>
        </w:rPr>
        <w:t>定义如下：</w:t>
      </w:r>
      <w:del w:id="2346" w:author="Shirley Li" w:date="2018-12-08T08:31:00Z">
        <w:r w:rsidR="006F7728" w:rsidRPr="009B37C0" w:rsidDel="00E95929">
          <w:rPr>
            <w:rFonts w:ascii="Courier New" w:eastAsia="宋体" w:hAnsi="Courier New" w:cs="Courier New"/>
            <w:color w:val="37474F"/>
            <w:kern w:val="0"/>
            <w:sz w:val="22"/>
            <w:shd w:val="clear" w:color="auto" w:fill="F7F7F7"/>
          </w:rPr>
          <w:delText>[</w:delText>
        </w:r>
        <w:r w:rsidR="006F7728" w:rsidRPr="009B37C0" w:rsidDel="00E95929">
          <w:rPr>
            <w:rFonts w:ascii="Courier New" w:eastAsia="宋体" w:hAnsi="Courier New" w:cs="Courier New"/>
            <w:i/>
            <w:iCs/>
            <w:color w:val="37474F"/>
            <w:kern w:val="0"/>
            <w:sz w:val="22"/>
            <w:shd w:val="clear" w:color="auto" w:fill="F7F7F7"/>
          </w:rPr>
          <w:delText>batch_size</w:delText>
        </w:r>
        <w:r w:rsidR="006F7728" w:rsidRPr="009B37C0" w:rsidDel="00E95929">
          <w:rPr>
            <w:rFonts w:ascii="Courier New" w:eastAsia="宋体" w:hAnsi="Courier New" w:cs="Courier New"/>
            <w:color w:val="37474F"/>
            <w:kern w:val="0"/>
            <w:sz w:val="22"/>
            <w:shd w:val="clear" w:color="auto" w:fill="F7F7F7"/>
          </w:rPr>
          <w:delText>, </w:delText>
        </w:r>
        <w:r w:rsidR="006F7728" w:rsidRPr="009B37C0" w:rsidDel="00E95929">
          <w:rPr>
            <w:rFonts w:ascii="Courier New" w:eastAsia="宋体" w:hAnsi="Courier New" w:cs="Courier New"/>
            <w:i/>
            <w:iCs/>
            <w:color w:val="37474F"/>
            <w:kern w:val="0"/>
            <w:sz w:val="22"/>
            <w:shd w:val="clear" w:color="auto" w:fill="F7F7F7"/>
          </w:rPr>
          <w:delText>image_height</w:delText>
        </w:r>
        <w:r w:rsidR="006F7728" w:rsidRPr="009B37C0" w:rsidDel="00E95929">
          <w:rPr>
            <w:rFonts w:ascii="Courier New" w:eastAsia="宋体" w:hAnsi="Courier New" w:cs="Courier New"/>
            <w:color w:val="37474F"/>
            <w:kern w:val="0"/>
            <w:sz w:val="22"/>
            <w:shd w:val="clear" w:color="auto" w:fill="F7F7F7"/>
          </w:rPr>
          <w:delText>, </w:delText>
        </w:r>
        <w:r w:rsidR="006F7728" w:rsidRPr="009B37C0" w:rsidDel="00E95929">
          <w:rPr>
            <w:rFonts w:ascii="Courier New" w:eastAsia="宋体" w:hAnsi="Courier New" w:cs="Courier New"/>
            <w:i/>
            <w:iCs/>
            <w:color w:val="37474F"/>
            <w:kern w:val="0"/>
            <w:sz w:val="22"/>
            <w:shd w:val="clear" w:color="auto" w:fill="F7F7F7"/>
          </w:rPr>
          <w:delText>image_width</w:delText>
        </w:r>
        <w:r w:rsidR="006F7728" w:rsidRPr="009B37C0" w:rsidDel="00E95929">
          <w:rPr>
            <w:rFonts w:ascii="Courier New" w:eastAsia="宋体" w:hAnsi="Courier New" w:cs="Courier New"/>
            <w:color w:val="37474F"/>
            <w:kern w:val="0"/>
            <w:sz w:val="22"/>
            <w:shd w:val="clear" w:color="auto" w:fill="F7F7F7"/>
          </w:rPr>
          <w:delText>,</w:delText>
        </w:r>
        <w:r w:rsidR="006F7728" w:rsidRPr="009B37C0" w:rsidDel="00E95929">
          <w:rPr>
            <w:rFonts w:ascii="Courier New" w:eastAsia="宋体" w:hAnsi="Courier New" w:cs="Courier New"/>
            <w:i/>
            <w:iCs/>
            <w:color w:val="37474F"/>
            <w:kern w:val="0"/>
            <w:sz w:val="22"/>
            <w:shd w:val="clear" w:color="auto" w:fill="F7F7F7"/>
          </w:rPr>
          <w:delText>channels</w:delText>
        </w:r>
        <w:r w:rsidR="006F7728" w:rsidRPr="009B37C0" w:rsidDel="00E95929">
          <w:rPr>
            <w:rFonts w:ascii="Courier New" w:eastAsia="宋体" w:hAnsi="Courier New" w:cs="Courier New"/>
            <w:color w:val="37474F"/>
            <w:kern w:val="0"/>
            <w:sz w:val="22"/>
            <w:shd w:val="clear" w:color="auto" w:fill="F7F7F7"/>
          </w:rPr>
          <w:delText>]</w:delText>
        </w:r>
        <w:r w:rsidR="006F7728" w:rsidRPr="009B37C0" w:rsidDel="00E95929">
          <w:rPr>
            <w:rFonts w:ascii="Courier New" w:eastAsia="宋体" w:hAnsi="Courier New" w:cs="Courier New"/>
            <w:i/>
            <w:iCs/>
            <w:color w:val="37474F"/>
            <w:kern w:val="0"/>
            <w:sz w:val="22"/>
            <w:shd w:val="clear" w:color="auto" w:fill="F7F7F7"/>
          </w:rPr>
          <w:delText>data_format</w:delText>
        </w:r>
      </w:del>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batch_size</w:t>
      </w:r>
      <w:r w:rsidRPr="009B37C0">
        <w:rPr>
          <w:rFonts w:ascii="Arial" w:eastAsia="宋体" w:hAnsi="Arial" w:cs="Arial"/>
          <w:color w:val="212121"/>
          <w:kern w:val="0"/>
          <w:sz w:val="24"/>
          <w:szCs w:val="24"/>
        </w:rPr>
        <w:t>。在训练期间执行梯度下降时使用的</w:t>
      </w:r>
      <w:del w:id="2347" w:author="Shirley Li" w:date="2018-12-08T08:32:00Z">
        <w:r w:rsidRPr="009B37C0" w:rsidDel="004601F0">
          <w:rPr>
            <w:rFonts w:ascii="Arial" w:eastAsia="宋体" w:hAnsi="Arial" w:cs="Arial" w:hint="eastAsia"/>
            <w:color w:val="212121"/>
            <w:kern w:val="0"/>
            <w:sz w:val="24"/>
            <w:szCs w:val="24"/>
          </w:rPr>
          <w:delText>示例</w:delText>
        </w:r>
      </w:del>
      <w:ins w:id="2348" w:author="Shirley Li" w:date="2018-12-08T08:32:00Z">
        <w:r w:rsidR="004601F0">
          <w:rPr>
            <w:rFonts w:ascii="Arial" w:eastAsia="宋体" w:hAnsi="Arial" w:cs="Arial" w:hint="eastAsia"/>
            <w:color w:val="212121"/>
            <w:kern w:val="0"/>
            <w:sz w:val="24"/>
            <w:szCs w:val="24"/>
          </w:rPr>
          <w:t>样本</w:t>
        </w:r>
      </w:ins>
      <w:r w:rsidRPr="009B37C0">
        <w:rPr>
          <w:rFonts w:ascii="Arial" w:eastAsia="宋体" w:hAnsi="Arial" w:cs="Arial"/>
          <w:color w:val="212121"/>
          <w:kern w:val="0"/>
          <w:sz w:val="24"/>
          <w:szCs w:val="24"/>
        </w:rPr>
        <w:t>子集的大小。</w:t>
      </w:r>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image_height</w:t>
      </w:r>
      <w:r w:rsidRPr="009B37C0">
        <w:rPr>
          <w:rFonts w:ascii="Arial" w:eastAsia="宋体" w:hAnsi="Arial" w:cs="Arial"/>
          <w:color w:val="212121"/>
          <w:kern w:val="0"/>
          <w:sz w:val="24"/>
          <w:szCs w:val="24"/>
        </w:rPr>
        <w:t>。示例图像的高度。</w:t>
      </w:r>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image_width</w:t>
      </w:r>
      <w:r w:rsidRPr="009B37C0">
        <w:rPr>
          <w:rFonts w:ascii="Arial" w:eastAsia="宋体" w:hAnsi="Arial" w:cs="Arial"/>
          <w:color w:val="212121"/>
          <w:kern w:val="0"/>
          <w:sz w:val="24"/>
          <w:szCs w:val="24"/>
        </w:rPr>
        <w:t>。示例图像的宽度。</w:t>
      </w:r>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channels</w:t>
      </w:r>
      <w:r w:rsidRPr="009B37C0">
        <w:rPr>
          <w:rFonts w:ascii="Arial" w:eastAsia="宋体" w:hAnsi="Arial" w:cs="Arial"/>
          <w:color w:val="212121"/>
          <w:kern w:val="0"/>
          <w:sz w:val="24"/>
          <w:szCs w:val="24"/>
        </w:rPr>
        <w:t>。示例图像中的颜色通道数。对于彩色图像，通道数为</w:t>
      </w:r>
      <w:r w:rsidRPr="009B37C0">
        <w:rPr>
          <w:rFonts w:ascii="Arial" w:eastAsia="宋体" w:hAnsi="Arial" w:cs="Arial"/>
          <w:color w:val="212121"/>
          <w:kern w:val="0"/>
          <w:sz w:val="24"/>
          <w:szCs w:val="24"/>
        </w:rPr>
        <w:t>3</w:t>
      </w:r>
      <w:r w:rsidRPr="009B37C0">
        <w:rPr>
          <w:rFonts w:ascii="Arial" w:eastAsia="宋体" w:hAnsi="Arial" w:cs="Arial"/>
          <w:color w:val="212121"/>
          <w:kern w:val="0"/>
          <w:sz w:val="24"/>
          <w:szCs w:val="24"/>
        </w:rPr>
        <w:t>（红色，绿色，蓝色）。对于单色图像，只有</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个通道（黑色）。</w:t>
      </w:r>
    </w:p>
    <w:p w:rsidR="006F7728" w:rsidRPr="009B37C0" w:rsidRDefault="006F7728" w:rsidP="006F7728">
      <w:pPr>
        <w:widowControl/>
        <w:numPr>
          <w:ilvl w:val="0"/>
          <w:numId w:val="48"/>
        </w:numPr>
        <w:spacing w:before="120" w:after="120"/>
        <w:ind w:left="0"/>
        <w:jc w:val="left"/>
        <w:rPr>
          <w:rFonts w:ascii="Arial" w:eastAsia="宋体" w:hAnsi="Arial" w:cs="Arial"/>
          <w:color w:val="212121"/>
          <w:kern w:val="0"/>
          <w:sz w:val="24"/>
          <w:szCs w:val="24"/>
        </w:rPr>
      </w:pPr>
      <w:r w:rsidRPr="009B37C0">
        <w:rPr>
          <w:rFonts w:ascii="Courier New" w:eastAsia="宋体" w:hAnsi="Courier New" w:cs="Courier New"/>
          <w:i/>
          <w:iCs/>
          <w:color w:val="37474F"/>
          <w:kern w:val="0"/>
          <w:sz w:val="22"/>
          <w:shd w:val="clear" w:color="auto" w:fill="F7F7F7"/>
        </w:rPr>
        <w:t>data_format</w:t>
      </w:r>
      <w:r w:rsidRPr="009B37C0">
        <w:rPr>
          <w:rFonts w:ascii="Arial" w:eastAsia="宋体" w:hAnsi="Arial" w:cs="Arial"/>
          <w:color w:val="212121"/>
          <w:kern w:val="0"/>
          <w:sz w:val="24"/>
          <w:szCs w:val="24"/>
        </w:rPr>
        <w:t>。一个字符串，</w:t>
      </w:r>
      <w:ins w:id="2349" w:author="Shirley Li" w:date="2018-12-08T08:32:00Z">
        <w:r w:rsidR="00FA200B" w:rsidRPr="009B37C0" w:rsidDel="00FA200B">
          <w:rPr>
            <w:rFonts w:ascii="Arial" w:eastAsia="宋体" w:hAnsi="Arial" w:cs="Arial"/>
            <w:color w:val="212121"/>
            <w:kern w:val="0"/>
            <w:sz w:val="24"/>
            <w:szCs w:val="24"/>
          </w:rPr>
          <w:t xml:space="preserve"> </w:t>
        </w:r>
      </w:ins>
      <w:del w:id="2350" w:author="Shirley Li" w:date="2018-12-08T08:32:00Z">
        <w:r w:rsidRPr="009B37C0" w:rsidDel="00FA200B">
          <w:rPr>
            <w:rFonts w:ascii="Arial" w:eastAsia="宋体" w:hAnsi="Arial" w:cs="Arial"/>
            <w:color w:val="212121"/>
            <w:kern w:val="0"/>
            <w:sz w:val="24"/>
            <w:szCs w:val="24"/>
          </w:rPr>
          <w:delText>一个</w:delText>
        </w:r>
      </w:del>
      <w:r w:rsidRPr="009B37C0">
        <w:rPr>
          <w:rFonts w:ascii="Courier New" w:eastAsia="宋体" w:hAnsi="Courier New" w:cs="Courier New"/>
          <w:color w:val="37474F"/>
          <w:kern w:val="0"/>
          <w:sz w:val="22"/>
          <w:shd w:val="clear" w:color="auto" w:fill="F7F7F7"/>
        </w:rPr>
        <w:t>channels_last</w:t>
      </w:r>
      <w:r w:rsidRPr="009B37C0">
        <w:rPr>
          <w:rFonts w:ascii="Arial" w:eastAsia="宋体" w:hAnsi="Arial" w:cs="Arial"/>
          <w:color w:val="212121"/>
          <w:kern w:val="0"/>
          <w:sz w:val="24"/>
          <w:szCs w:val="24"/>
        </w:rPr>
        <w:t>（默认）或</w:t>
      </w:r>
      <w:r w:rsidRPr="009B37C0">
        <w:rPr>
          <w:rFonts w:ascii="Courier New" w:eastAsia="宋体" w:hAnsi="Courier New" w:cs="Courier New"/>
          <w:color w:val="37474F"/>
          <w:kern w:val="0"/>
          <w:sz w:val="22"/>
          <w:shd w:val="clear" w:color="auto" w:fill="F7F7F7"/>
        </w:rPr>
        <w:t>channels_first</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channels_last</w:t>
      </w:r>
      <w:r w:rsidRPr="009B37C0">
        <w:rPr>
          <w:rFonts w:ascii="Arial" w:eastAsia="宋体" w:hAnsi="Arial" w:cs="Arial"/>
          <w:color w:val="212121"/>
          <w:kern w:val="0"/>
          <w:sz w:val="24"/>
          <w:szCs w:val="24"/>
        </w:rPr>
        <w:t>对应于</w:t>
      </w:r>
      <w:del w:id="2351" w:author="Shirley Li" w:date="2018-12-08T08:32:00Z">
        <w:r w:rsidRPr="009B37C0" w:rsidDel="00FA200B">
          <w:rPr>
            <w:rFonts w:ascii="Arial" w:eastAsia="宋体" w:hAnsi="Arial" w:cs="Arial"/>
            <w:color w:val="212121"/>
            <w:kern w:val="0"/>
            <w:sz w:val="24"/>
            <w:szCs w:val="24"/>
          </w:rPr>
          <w:delText>具有</w:delText>
        </w:r>
      </w:del>
      <w:r w:rsidRPr="009B37C0">
        <w:rPr>
          <w:rFonts w:ascii="Arial" w:eastAsia="宋体" w:hAnsi="Arial" w:cs="Arial"/>
          <w:color w:val="212121"/>
          <w:kern w:val="0"/>
          <w:sz w:val="24"/>
          <w:szCs w:val="24"/>
        </w:rPr>
        <w:t>形状</w:t>
      </w:r>
      <w:ins w:id="2352" w:author="Shirley Li" w:date="2018-12-08T08:32:00Z">
        <w:r w:rsidR="00FA200B">
          <w:rPr>
            <w:rFonts w:ascii="Arial" w:eastAsia="宋体" w:hAnsi="Arial" w:cs="Arial" w:hint="eastAsia"/>
            <w:color w:val="212121"/>
            <w:kern w:val="0"/>
            <w:sz w:val="24"/>
            <w:szCs w:val="24"/>
          </w:rPr>
          <w:t>为</w:t>
        </w:r>
        <w:r w:rsidR="00FA200B" w:rsidRPr="009B37C0">
          <w:rPr>
            <w:rFonts w:ascii="Arial" w:eastAsia="宋体" w:hAnsi="Arial" w:cs="Arial"/>
            <w:color w:val="212121"/>
            <w:kern w:val="0"/>
            <w:sz w:val="24"/>
            <w:szCs w:val="24"/>
          </w:rPr>
          <w:t> </w:t>
        </w:r>
        <w:r w:rsidR="00FA200B" w:rsidRPr="009B37C0">
          <w:rPr>
            <w:rFonts w:ascii="Courier New" w:eastAsia="宋体" w:hAnsi="Courier New" w:cs="Courier New"/>
            <w:color w:val="37474F"/>
            <w:kern w:val="0"/>
            <w:sz w:val="22"/>
            <w:shd w:val="clear" w:color="auto" w:fill="F7F7F7"/>
          </w:rPr>
          <w:t>(batch, ..., channels)</w:t>
        </w:r>
      </w:ins>
      <w:r w:rsidRPr="009B37C0">
        <w:rPr>
          <w:rFonts w:ascii="Arial" w:eastAsia="宋体" w:hAnsi="Arial" w:cs="Arial"/>
          <w:color w:val="212121"/>
          <w:kern w:val="0"/>
          <w:sz w:val="24"/>
          <w:szCs w:val="24"/>
        </w:rPr>
        <w:t>的输入，</w:t>
      </w:r>
      <w:del w:id="2353" w:author="Shirley Li" w:date="2018-12-08T08:32:00Z">
        <w:r w:rsidRPr="009B37C0" w:rsidDel="00FA200B">
          <w:rPr>
            <w:rFonts w:ascii="Arial" w:eastAsia="宋体" w:hAnsi="Arial" w:cs="Arial"/>
            <w:color w:val="212121"/>
            <w:kern w:val="0"/>
            <w:sz w:val="24"/>
            <w:szCs w:val="24"/>
          </w:rPr>
          <w:delText> </w:delText>
        </w:r>
        <w:r w:rsidRPr="009B37C0" w:rsidDel="00FA200B">
          <w:rPr>
            <w:rFonts w:ascii="Courier New" w:eastAsia="宋体" w:hAnsi="Courier New" w:cs="Courier New"/>
            <w:color w:val="37474F"/>
            <w:kern w:val="0"/>
            <w:sz w:val="22"/>
            <w:shd w:val="clear" w:color="auto" w:fill="F7F7F7"/>
          </w:rPr>
          <w:delText>(batch, ..., channels)</w:delText>
        </w:r>
      </w:del>
      <w:r w:rsidRPr="009B37C0">
        <w:rPr>
          <w:rFonts w:ascii="Arial" w:eastAsia="宋体" w:hAnsi="Arial" w:cs="Arial"/>
          <w:color w:val="212121"/>
          <w:kern w:val="0"/>
          <w:sz w:val="24"/>
          <w:szCs w:val="24"/>
        </w:rPr>
        <w:t>而</w:t>
      </w:r>
      <w:r w:rsidRPr="009B37C0">
        <w:rPr>
          <w:rFonts w:ascii="Courier New" w:eastAsia="宋体" w:hAnsi="Courier New" w:cs="Courier New"/>
          <w:color w:val="37474F"/>
          <w:kern w:val="0"/>
          <w:sz w:val="22"/>
          <w:shd w:val="clear" w:color="auto" w:fill="F7F7F7"/>
        </w:rPr>
        <w:t>channels_first</w:t>
      </w:r>
      <w:r w:rsidRPr="009B37C0">
        <w:rPr>
          <w:rFonts w:ascii="Arial" w:eastAsia="宋体" w:hAnsi="Arial" w:cs="Arial"/>
          <w:color w:val="212121"/>
          <w:kern w:val="0"/>
          <w:sz w:val="24"/>
          <w:szCs w:val="24"/>
        </w:rPr>
        <w:t>对应于具有形状</w:t>
      </w:r>
      <w:ins w:id="2354" w:author="Shirley Li" w:date="2018-12-08T08:32:00Z">
        <w:r w:rsidR="00D97E99">
          <w:rPr>
            <w:rFonts w:ascii="Arial" w:eastAsia="宋体" w:hAnsi="Arial" w:cs="Arial" w:hint="eastAsia"/>
            <w:color w:val="212121"/>
            <w:kern w:val="0"/>
            <w:sz w:val="24"/>
            <w:szCs w:val="24"/>
          </w:rPr>
          <w:t>为</w:t>
        </w:r>
        <w:r w:rsidR="00D97E99" w:rsidRPr="009B37C0">
          <w:rPr>
            <w:rFonts w:ascii="Courier New" w:eastAsia="宋体" w:hAnsi="Courier New" w:cs="Courier New"/>
            <w:color w:val="37474F"/>
            <w:kern w:val="0"/>
            <w:sz w:val="22"/>
            <w:shd w:val="clear" w:color="auto" w:fill="F7F7F7"/>
          </w:rPr>
          <w:t>(batch, channels, ...)</w:t>
        </w:r>
      </w:ins>
      <w:r w:rsidRPr="009B37C0">
        <w:rPr>
          <w:rFonts w:ascii="Arial" w:eastAsia="宋体" w:hAnsi="Arial" w:cs="Arial"/>
          <w:color w:val="212121"/>
          <w:kern w:val="0"/>
          <w:sz w:val="24"/>
          <w:szCs w:val="24"/>
        </w:rPr>
        <w:t>的输入</w:t>
      </w:r>
      <w:del w:id="2355" w:author="Shirley Li" w:date="2018-12-08T08:32:00Z">
        <w:r w:rsidRPr="009B37C0" w:rsidDel="00D97E99">
          <w:rPr>
            <w:rFonts w:ascii="Courier New" w:eastAsia="宋体" w:hAnsi="Courier New" w:cs="Courier New"/>
            <w:color w:val="37474F"/>
            <w:kern w:val="0"/>
            <w:sz w:val="22"/>
            <w:shd w:val="clear" w:color="auto" w:fill="F7F7F7"/>
          </w:rPr>
          <w:delText>(batch, channels, ...)</w:delText>
        </w:r>
      </w:del>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在这里，我们的</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数据集由单色</w:t>
      </w:r>
      <w:r w:rsidRPr="009B37C0">
        <w:rPr>
          <w:rFonts w:ascii="Arial" w:eastAsia="宋体" w:hAnsi="Arial" w:cs="Arial"/>
          <w:color w:val="212121"/>
          <w:kern w:val="0"/>
          <w:sz w:val="24"/>
          <w:szCs w:val="24"/>
        </w:rPr>
        <w:t>28x28</w:t>
      </w:r>
      <w:r w:rsidRPr="009B37C0">
        <w:rPr>
          <w:rFonts w:ascii="Arial" w:eastAsia="宋体" w:hAnsi="Arial" w:cs="Arial"/>
          <w:color w:val="212121"/>
          <w:kern w:val="0"/>
          <w:sz w:val="24"/>
          <w:szCs w:val="24"/>
        </w:rPr>
        <w:t>像素图像组成，因此我们输入层的所需形状是。</w:t>
      </w:r>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28, 28, 1]</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要将输入</w:t>
      </w:r>
      <w:ins w:id="2356" w:author="Shirley Li" w:date="2018-12-08T08:33:00Z">
        <w:r w:rsidR="00071244">
          <w:rPr>
            <w:rFonts w:ascii="Arial" w:eastAsia="宋体" w:hAnsi="Arial" w:cs="Arial" w:hint="eastAsia"/>
            <w:color w:val="212121"/>
            <w:kern w:val="0"/>
            <w:sz w:val="24"/>
            <w:szCs w:val="24"/>
          </w:rPr>
          <w:t>特征</w:t>
        </w:r>
      </w:ins>
      <w:del w:id="2357" w:author="Shirley Li" w:date="2018-12-08T08:33:00Z">
        <w:r w:rsidRPr="009B37C0" w:rsidDel="00071244">
          <w:rPr>
            <w:rFonts w:ascii="Arial" w:eastAsia="宋体" w:hAnsi="Arial" w:cs="Arial"/>
            <w:color w:val="212121"/>
            <w:kern w:val="0"/>
            <w:sz w:val="24"/>
            <w:szCs w:val="24"/>
          </w:rPr>
          <w:delText>要素贴</w:delText>
        </w:r>
      </w:del>
      <w:r w:rsidRPr="009B37C0">
        <w:rPr>
          <w:rFonts w:ascii="Arial" w:eastAsia="宋体" w:hAnsi="Arial" w:cs="Arial"/>
          <w:color w:val="212121"/>
          <w:kern w:val="0"/>
          <w:sz w:val="24"/>
          <w:szCs w:val="24"/>
        </w:rPr>
        <w:t>图（</w:t>
      </w:r>
      <w:r w:rsidRPr="009B37C0">
        <w:rPr>
          <w:rFonts w:ascii="Courier New" w:eastAsia="宋体" w:hAnsi="Courier New" w:cs="Courier New"/>
          <w:color w:val="37474F"/>
          <w:kern w:val="0"/>
          <w:sz w:val="22"/>
          <w:shd w:val="clear" w:color="auto" w:fill="F7F7F7"/>
        </w:rPr>
        <w:t>features</w:t>
      </w:r>
      <w:r w:rsidRPr="009B37C0">
        <w:rPr>
          <w:rFonts w:ascii="Arial" w:eastAsia="宋体" w:hAnsi="Arial" w:cs="Arial"/>
          <w:color w:val="212121"/>
          <w:kern w:val="0"/>
          <w:sz w:val="24"/>
          <w:szCs w:val="24"/>
        </w:rPr>
        <w:t>）转换为此形状，我们可以执行以下</w:t>
      </w:r>
      <w:r w:rsidRPr="009B37C0">
        <w:rPr>
          <w:rFonts w:ascii="Courier New" w:eastAsia="宋体" w:hAnsi="Courier New" w:cs="Courier New"/>
          <w:color w:val="37474F"/>
          <w:kern w:val="0"/>
          <w:sz w:val="22"/>
          <w:shd w:val="clear" w:color="auto" w:fill="F7F7F7"/>
        </w:rPr>
        <w:t>reshape</w:t>
      </w:r>
      <w:r w:rsidRPr="009B37C0">
        <w:rPr>
          <w:rFonts w:ascii="Arial" w:eastAsia="宋体" w:hAnsi="Arial" w:cs="Arial"/>
          <w:color w:val="212121"/>
          <w:kern w:val="0"/>
          <w:sz w:val="24"/>
          <w:szCs w:val="24"/>
        </w:rPr>
        <w:t>操作：</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input_layer = </w:t>
      </w:r>
      <w:proofErr w:type="gramStart"/>
      <w:r w:rsidRPr="009B37C0">
        <w:rPr>
          <w:rFonts w:ascii="Courier New" w:eastAsia="宋体" w:hAnsi="Courier New" w:cs="Courier New"/>
          <w:color w:val="37474F"/>
          <w:kern w:val="0"/>
          <w:szCs w:val="21"/>
        </w:rPr>
        <w:t>tf.reshape</w:t>
      </w:r>
      <w:proofErr w:type="gramEnd"/>
      <w:r w:rsidRPr="009B37C0">
        <w:rPr>
          <w:rFonts w:ascii="Courier New" w:eastAsia="宋体" w:hAnsi="Courier New" w:cs="Courier New"/>
          <w:color w:val="37474F"/>
          <w:kern w:val="0"/>
          <w:szCs w:val="21"/>
        </w:rPr>
        <w:t>(features[</w:t>
      </w:r>
      <w:r w:rsidRPr="009B37C0">
        <w:rPr>
          <w:rFonts w:ascii="Courier New" w:eastAsia="宋体" w:hAnsi="Courier New" w:cs="Courier New"/>
          <w:color w:val="0D904F"/>
          <w:kern w:val="0"/>
          <w:szCs w:val="21"/>
        </w:rPr>
        <w:t>"x"</w:t>
      </w:r>
      <w:r w:rsidRPr="009B37C0">
        <w:rPr>
          <w:rFonts w:ascii="Courier New" w:eastAsia="宋体" w:hAnsi="Courier New" w:cs="Courier New"/>
          <w:color w:val="37474F"/>
          <w:kern w:val="0"/>
          <w:szCs w:val="21"/>
        </w:rPr>
        <w:t>],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28</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请注意，我们已指出</w:t>
      </w:r>
      <w:del w:id="2358" w:author="Shirley Li" w:date="2018-12-08T08:33:00Z">
        <w:r w:rsidRPr="009B37C0" w:rsidDel="005E3767">
          <w:rPr>
            <w:rFonts w:ascii="Courier New" w:eastAsia="宋体" w:hAnsi="Courier New" w:cs="Courier New"/>
            <w:color w:val="37474F"/>
            <w:kern w:val="0"/>
            <w:sz w:val="22"/>
            <w:shd w:val="clear" w:color="auto" w:fill="F7F7F7"/>
          </w:rPr>
          <w:delText>-1</w:delText>
        </w:r>
      </w:del>
      <w:r w:rsidRPr="009B37C0">
        <w:rPr>
          <w:rFonts w:ascii="Arial" w:eastAsia="宋体" w:hAnsi="Arial" w:cs="Arial"/>
          <w:color w:val="212121"/>
          <w:kern w:val="0"/>
          <w:sz w:val="24"/>
          <w:szCs w:val="24"/>
        </w:rPr>
        <w:t>批量大小</w:t>
      </w:r>
      <w:ins w:id="2359" w:author="Shirley Li" w:date="2018-12-08T08:33:00Z">
        <w:r w:rsidR="005E3767">
          <w:rPr>
            <w:rFonts w:ascii="Arial" w:eastAsia="宋体" w:hAnsi="Arial" w:cs="Arial" w:hint="eastAsia"/>
            <w:color w:val="212121"/>
            <w:kern w:val="0"/>
            <w:sz w:val="24"/>
            <w:szCs w:val="24"/>
          </w:rPr>
          <w:t>为</w:t>
        </w:r>
        <w:r w:rsidR="005E3767" w:rsidRPr="009B37C0">
          <w:rPr>
            <w:rFonts w:ascii="Courier New" w:eastAsia="宋体" w:hAnsi="Courier New" w:cs="Courier New"/>
            <w:color w:val="37474F"/>
            <w:kern w:val="0"/>
            <w:sz w:val="22"/>
            <w:shd w:val="clear" w:color="auto" w:fill="F7F7F7"/>
          </w:rPr>
          <w:t>-1</w:t>
        </w:r>
      </w:ins>
      <w:r w:rsidRPr="009B37C0">
        <w:rPr>
          <w:rFonts w:ascii="Arial" w:eastAsia="宋体" w:hAnsi="Arial" w:cs="Arial"/>
          <w:color w:val="212121"/>
          <w:kern w:val="0"/>
          <w:sz w:val="24"/>
          <w:szCs w:val="24"/>
        </w:rPr>
        <w:t>，它</w:t>
      </w:r>
      <w:ins w:id="2360" w:author="Shirley Li" w:date="2018-12-08T08:34:00Z">
        <w:r w:rsidR="00B760A5">
          <w:rPr>
            <w:rFonts w:ascii="Arial" w:eastAsia="宋体" w:hAnsi="Arial" w:cs="Arial" w:hint="eastAsia"/>
            <w:color w:val="212121"/>
            <w:kern w:val="0"/>
            <w:sz w:val="24"/>
            <w:szCs w:val="24"/>
          </w:rPr>
          <w:t>表示</w:t>
        </w:r>
      </w:ins>
      <w:del w:id="2361" w:author="Shirley Li" w:date="2018-12-08T08:34:00Z">
        <w:r w:rsidRPr="009B37C0" w:rsidDel="00B760A5">
          <w:rPr>
            <w:rFonts w:ascii="Arial" w:eastAsia="宋体" w:hAnsi="Arial" w:cs="Arial"/>
            <w:color w:val="212121"/>
            <w:kern w:val="0"/>
            <w:sz w:val="24"/>
            <w:szCs w:val="24"/>
          </w:rPr>
          <w:delText>指定</w:delText>
        </w:r>
      </w:del>
      <w:r w:rsidRPr="009B37C0">
        <w:rPr>
          <w:rFonts w:ascii="Arial" w:eastAsia="宋体" w:hAnsi="Arial" w:cs="Arial"/>
          <w:color w:val="212121"/>
          <w:kern w:val="0"/>
          <w:sz w:val="24"/>
          <w:szCs w:val="24"/>
        </w:rPr>
        <w:t>应根据</w:t>
      </w:r>
      <w:ins w:id="2362" w:author="Shirley Li" w:date="2018-12-08T08:34:00Z">
        <w:r w:rsidR="00B760A5" w:rsidRPr="009B37C0">
          <w:rPr>
            <w:rFonts w:ascii="Courier New" w:eastAsia="宋体" w:hAnsi="Courier New" w:cs="Courier New"/>
            <w:color w:val="37474F"/>
            <w:kern w:val="0"/>
            <w:sz w:val="22"/>
            <w:shd w:val="clear" w:color="auto" w:fill="F7F7F7"/>
          </w:rPr>
          <w:t>features["x"]</w:t>
        </w:r>
      </w:ins>
      <w:r w:rsidRPr="009B37C0">
        <w:rPr>
          <w:rFonts w:ascii="Arial" w:eastAsia="宋体" w:hAnsi="Arial" w:cs="Arial"/>
          <w:color w:val="212121"/>
          <w:kern w:val="0"/>
          <w:sz w:val="24"/>
          <w:szCs w:val="24"/>
        </w:rPr>
        <w:t>输入值的数量动态</w:t>
      </w:r>
      <w:proofErr w:type="gramStart"/>
      <w:r w:rsidRPr="009B37C0">
        <w:rPr>
          <w:rFonts w:ascii="Arial" w:eastAsia="宋体" w:hAnsi="Arial" w:cs="Arial"/>
          <w:color w:val="212121"/>
          <w:kern w:val="0"/>
          <w:sz w:val="24"/>
          <w:szCs w:val="24"/>
        </w:rPr>
        <w:t>计算此维度</w:t>
      </w:r>
      <w:proofErr w:type="gramEnd"/>
      <w:del w:id="2363" w:author="Shirley Li" w:date="2018-12-08T08:34:00Z">
        <w:r w:rsidRPr="009B37C0" w:rsidDel="00B760A5">
          <w:rPr>
            <w:rFonts w:ascii="Courier New" w:eastAsia="宋体" w:hAnsi="Courier New" w:cs="Courier New"/>
            <w:color w:val="37474F"/>
            <w:kern w:val="0"/>
            <w:sz w:val="22"/>
            <w:shd w:val="clear" w:color="auto" w:fill="F7F7F7"/>
          </w:rPr>
          <w:delText>features["x"]</w:delText>
        </w:r>
      </w:del>
      <w:r w:rsidRPr="009B37C0">
        <w:rPr>
          <w:rFonts w:ascii="Arial" w:eastAsia="宋体" w:hAnsi="Arial" w:cs="Arial"/>
          <w:color w:val="212121"/>
          <w:kern w:val="0"/>
          <w:sz w:val="24"/>
          <w:szCs w:val="24"/>
        </w:rPr>
        <w:t>，并保持所有其他维度的大小不变。这使</w:t>
      </w:r>
      <w:ins w:id="2364" w:author="Shirley Li" w:date="2018-12-08T08:34:00Z">
        <w:r w:rsidR="003B75DC">
          <w:rPr>
            <w:rFonts w:ascii="Arial" w:eastAsia="宋体" w:hAnsi="Arial" w:cs="Arial" w:hint="eastAsia"/>
            <w:color w:val="212121"/>
            <w:kern w:val="0"/>
            <w:sz w:val="24"/>
            <w:szCs w:val="24"/>
          </w:rPr>
          <w:t>得</w:t>
        </w:r>
      </w:ins>
      <w:r w:rsidRPr="009B37C0">
        <w:rPr>
          <w:rFonts w:ascii="Arial" w:eastAsia="宋体" w:hAnsi="Arial" w:cs="Arial"/>
          <w:color w:val="212121"/>
          <w:kern w:val="0"/>
          <w:sz w:val="24"/>
          <w:szCs w:val="24"/>
        </w:rPr>
        <w:t>我们可以将</w:t>
      </w:r>
      <w:del w:id="2365" w:author="Shirley Li" w:date="2018-12-08T08:34:00Z">
        <w:r w:rsidRPr="009B37C0" w:rsidDel="003B75DC">
          <w:rPr>
            <w:rFonts w:ascii="Arial" w:eastAsia="宋体" w:hAnsi="Arial" w:cs="Arial"/>
            <w:color w:val="212121"/>
            <w:kern w:val="0"/>
            <w:sz w:val="24"/>
            <w:szCs w:val="24"/>
          </w:rPr>
          <w:delText>其</w:delText>
        </w:r>
      </w:del>
      <w:r w:rsidRPr="009B37C0">
        <w:rPr>
          <w:rFonts w:ascii="Courier New" w:eastAsia="宋体" w:hAnsi="Courier New" w:cs="Courier New"/>
          <w:color w:val="37474F"/>
          <w:kern w:val="0"/>
          <w:sz w:val="22"/>
          <w:shd w:val="clear" w:color="auto" w:fill="F7F7F7"/>
        </w:rPr>
        <w:t>batch_size</w:t>
      </w:r>
      <w:r w:rsidRPr="009B37C0">
        <w:rPr>
          <w:rFonts w:ascii="Arial" w:eastAsia="宋体" w:hAnsi="Arial" w:cs="Arial"/>
          <w:color w:val="212121"/>
          <w:kern w:val="0"/>
          <w:sz w:val="24"/>
          <w:szCs w:val="24"/>
        </w:rPr>
        <w:t>视为可以调整的超参数。例如，如果我们</w:t>
      </w:r>
      <w:del w:id="2366" w:author="Shirley Li" w:date="2018-12-08T08:34:00Z">
        <w:r w:rsidRPr="009B37C0" w:rsidDel="006B250D">
          <w:rPr>
            <w:rFonts w:ascii="Arial" w:eastAsia="宋体" w:hAnsi="Arial" w:cs="Arial" w:hint="eastAsia"/>
            <w:color w:val="212121"/>
            <w:kern w:val="0"/>
            <w:sz w:val="24"/>
            <w:szCs w:val="24"/>
          </w:rPr>
          <w:delText>以</w:delText>
        </w:r>
        <w:r w:rsidRPr="009B37C0" w:rsidDel="006B250D">
          <w:rPr>
            <w:rFonts w:ascii="Arial" w:eastAsia="宋体" w:hAnsi="Arial" w:cs="Arial" w:hint="eastAsia"/>
            <w:color w:val="212121"/>
            <w:kern w:val="0"/>
            <w:sz w:val="24"/>
            <w:szCs w:val="24"/>
          </w:rPr>
          <w:delText>5</w:delText>
        </w:r>
        <w:r w:rsidRPr="009B37C0" w:rsidDel="006B250D">
          <w:rPr>
            <w:rFonts w:ascii="Arial" w:eastAsia="宋体" w:hAnsi="Arial" w:cs="Arial" w:hint="eastAsia"/>
            <w:color w:val="212121"/>
            <w:kern w:val="0"/>
            <w:sz w:val="24"/>
            <w:szCs w:val="24"/>
          </w:rPr>
          <w:delText>个</w:delText>
        </w:r>
      </w:del>
      <w:ins w:id="2367" w:author="Shirley Li" w:date="2018-12-08T08:34:00Z">
        <w:r w:rsidR="006B250D">
          <w:rPr>
            <w:rFonts w:ascii="Arial" w:eastAsia="宋体" w:hAnsi="Arial" w:cs="Arial" w:hint="eastAsia"/>
            <w:color w:val="212121"/>
            <w:kern w:val="0"/>
            <w:sz w:val="24"/>
            <w:szCs w:val="24"/>
          </w:rPr>
          <w:t>按照</w:t>
        </w:r>
      </w:ins>
      <w:r w:rsidRPr="009B37C0">
        <w:rPr>
          <w:rFonts w:ascii="Arial" w:eastAsia="宋体" w:hAnsi="Arial" w:cs="Arial"/>
          <w:color w:val="212121"/>
          <w:kern w:val="0"/>
          <w:sz w:val="24"/>
          <w:szCs w:val="24"/>
        </w:rPr>
        <w:t>批次</w:t>
      </w:r>
      <w:ins w:id="2368" w:author="Shirley Li" w:date="2018-12-08T08:34:00Z">
        <w:r w:rsidR="006B250D">
          <w:rPr>
            <w:rFonts w:ascii="Arial" w:eastAsia="宋体" w:hAnsi="Arial" w:cs="Arial" w:hint="eastAsia"/>
            <w:color w:val="212121"/>
            <w:kern w:val="0"/>
            <w:sz w:val="24"/>
            <w:szCs w:val="24"/>
          </w:rPr>
          <w:t>大小</w:t>
        </w:r>
        <w:r w:rsidR="006B250D">
          <w:rPr>
            <w:rFonts w:ascii="Arial" w:eastAsia="宋体" w:hAnsi="Arial" w:cs="Arial" w:hint="eastAsia"/>
            <w:color w:val="212121"/>
            <w:kern w:val="0"/>
            <w:sz w:val="24"/>
            <w:szCs w:val="24"/>
          </w:rPr>
          <w:t>5</w:t>
        </w:r>
      </w:ins>
      <w:ins w:id="2369" w:author="Shirley Li" w:date="2018-12-08T08:35:00Z">
        <w:r w:rsidR="00A836E3" w:rsidRPr="00A836E3">
          <w:rPr>
            <w:rFonts w:ascii="Arial" w:eastAsia="宋体" w:hAnsi="Arial" w:cs="Arial" w:hint="eastAsia"/>
            <w:color w:val="212121"/>
            <w:kern w:val="0"/>
            <w:sz w:val="24"/>
            <w:szCs w:val="24"/>
          </w:rPr>
          <w:t>样本馈送到模型中，则</w:t>
        </w:r>
      </w:ins>
      <w:del w:id="2370" w:author="Shirley Li" w:date="2018-12-08T08:35:00Z">
        <w:r w:rsidRPr="009B37C0" w:rsidDel="00A836E3">
          <w:rPr>
            <w:rFonts w:ascii="Arial" w:eastAsia="宋体" w:hAnsi="Arial" w:cs="Arial"/>
            <w:color w:val="212121"/>
            <w:kern w:val="0"/>
            <w:sz w:val="24"/>
            <w:szCs w:val="24"/>
          </w:rPr>
          <w:delText>的形式</w:delText>
        </w:r>
      </w:del>
      <w:r w:rsidRPr="009B37C0">
        <w:rPr>
          <w:rFonts w:ascii="Courier New" w:eastAsia="宋体" w:hAnsi="Courier New" w:cs="Courier New"/>
          <w:color w:val="37474F"/>
          <w:kern w:val="0"/>
          <w:sz w:val="22"/>
          <w:shd w:val="clear" w:color="auto" w:fill="F7F7F7"/>
        </w:rPr>
        <w:t>features["x"]</w:t>
      </w:r>
      <w:del w:id="2371" w:author="Shirley Li" w:date="2018-12-08T08:35:00Z">
        <w:r w:rsidRPr="009B37C0" w:rsidDel="00A836E3">
          <w:rPr>
            <w:rFonts w:ascii="Arial" w:eastAsia="宋体" w:hAnsi="Arial" w:cs="Arial"/>
            <w:color w:val="212121"/>
            <w:kern w:val="0"/>
            <w:sz w:val="24"/>
            <w:szCs w:val="24"/>
          </w:rPr>
          <w:delText>将示例提供给我们的模型，则</w:delText>
        </w:r>
      </w:del>
      <w:r w:rsidRPr="009B37C0">
        <w:rPr>
          <w:rFonts w:ascii="Arial" w:eastAsia="宋体" w:hAnsi="Arial" w:cs="Arial"/>
          <w:color w:val="212121"/>
          <w:kern w:val="0"/>
          <w:sz w:val="24"/>
          <w:szCs w:val="24"/>
        </w:rPr>
        <w:t>将包含</w:t>
      </w:r>
      <w:r w:rsidRPr="009B37C0">
        <w:rPr>
          <w:rFonts w:ascii="Arial" w:eastAsia="宋体" w:hAnsi="Arial" w:cs="Arial"/>
          <w:color w:val="212121"/>
          <w:kern w:val="0"/>
          <w:sz w:val="24"/>
          <w:szCs w:val="24"/>
        </w:rPr>
        <w:t>3,920</w:t>
      </w:r>
      <w:r w:rsidRPr="009B37C0">
        <w:rPr>
          <w:rFonts w:ascii="Arial" w:eastAsia="宋体" w:hAnsi="Arial" w:cs="Arial"/>
          <w:color w:val="212121"/>
          <w:kern w:val="0"/>
          <w:sz w:val="24"/>
          <w:szCs w:val="24"/>
        </w:rPr>
        <w:t>个值（每个图像中每个像素一个值），并且</w:t>
      </w:r>
      <w:r w:rsidRPr="009B37C0">
        <w:rPr>
          <w:rFonts w:ascii="Courier New" w:eastAsia="宋体" w:hAnsi="Courier New" w:cs="Courier New"/>
          <w:color w:val="37474F"/>
          <w:kern w:val="0"/>
          <w:sz w:val="22"/>
          <w:shd w:val="clear" w:color="auto" w:fill="F7F7F7"/>
        </w:rPr>
        <w:t>input_layer</w:t>
      </w:r>
      <w:r w:rsidRPr="009B37C0">
        <w:rPr>
          <w:rFonts w:ascii="Arial" w:eastAsia="宋体" w:hAnsi="Arial" w:cs="Arial"/>
          <w:color w:val="212121"/>
          <w:kern w:val="0"/>
          <w:sz w:val="24"/>
          <w:szCs w:val="24"/>
        </w:rPr>
        <w:t>其形状为</w:t>
      </w:r>
      <w:r w:rsidRPr="009B37C0">
        <w:rPr>
          <w:rFonts w:ascii="Courier New" w:eastAsia="宋体" w:hAnsi="Courier New" w:cs="Courier New"/>
          <w:color w:val="37474F"/>
          <w:kern w:val="0"/>
          <w:sz w:val="22"/>
          <w:shd w:val="clear" w:color="auto" w:fill="F7F7F7"/>
        </w:rPr>
        <w:t>[5, 28, 28, 1]</w:t>
      </w:r>
      <w:r w:rsidRPr="009B37C0">
        <w:rPr>
          <w:rFonts w:ascii="Arial" w:eastAsia="宋体" w:hAnsi="Arial" w:cs="Arial"/>
          <w:color w:val="212121"/>
          <w:kern w:val="0"/>
          <w:sz w:val="24"/>
          <w:szCs w:val="24"/>
        </w:rPr>
        <w:t>。同样，如果我们</w:t>
      </w:r>
      <w:del w:id="2372" w:author="Shirley Li" w:date="2018-12-08T08:37:00Z">
        <w:r w:rsidRPr="009B37C0" w:rsidDel="001124C0">
          <w:rPr>
            <w:rFonts w:ascii="Arial" w:eastAsia="宋体" w:hAnsi="Arial" w:cs="Arial" w:hint="eastAsia"/>
            <w:color w:val="212121"/>
            <w:kern w:val="0"/>
            <w:sz w:val="24"/>
            <w:szCs w:val="24"/>
          </w:rPr>
          <w:delText>以</w:delText>
        </w:r>
      </w:del>
      <w:ins w:id="2373" w:author="Shirley Li" w:date="2018-12-08T08:37:00Z">
        <w:r w:rsidR="001124C0">
          <w:rPr>
            <w:rFonts w:ascii="Arial" w:eastAsia="宋体" w:hAnsi="Arial" w:cs="Arial" w:hint="eastAsia"/>
            <w:color w:val="212121"/>
            <w:kern w:val="0"/>
            <w:sz w:val="24"/>
            <w:szCs w:val="24"/>
          </w:rPr>
          <w:t>批次大小为</w:t>
        </w:r>
      </w:ins>
      <w:r w:rsidRPr="009B37C0">
        <w:rPr>
          <w:rFonts w:ascii="Arial" w:eastAsia="宋体" w:hAnsi="Arial" w:cs="Arial"/>
          <w:color w:val="212121"/>
          <w:kern w:val="0"/>
          <w:sz w:val="24"/>
          <w:szCs w:val="24"/>
        </w:rPr>
        <w:t>100</w:t>
      </w:r>
      <w:del w:id="2374" w:author="Shirley Li" w:date="2018-12-08T08:37:00Z">
        <w:r w:rsidRPr="009B37C0" w:rsidDel="001124C0">
          <w:rPr>
            <w:rFonts w:ascii="Arial" w:eastAsia="宋体" w:hAnsi="Arial" w:cs="Arial"/>
            <w:color w:val="212121"/>
            <w:kern w:val="0"/>
            <w:sz w:val="24"/>
            <w:szCs w:val="24"/>
          </w:rPr>
          <w:delText>个批次提供示例</w:delText>
        </w:r>
      </w:del>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features["x"]</w:t>
      </w:r>
      <w:r w:rsidRPr="009B37C0">
        <w:rPr>
          <w:rFonts w:ascii="Arial" w:eastAsia="宋体" w:hAnsi="Arial" w:cs="Arial"/>
          <w:color w:val="212121"/>
          <w:kern w:val="0"/>
          <w:sz w:val="24"/>
          <w:szCs w:val="24"/>
        </w:rPr>
        <w:t>将包含</w:t>
      </w:r>
      <w:r w:rsidRPr="009B37C0">
        <w:rPr>
          <w:rFonts w:ascii="Arial" w:eastAsia="宋体" w:hAnsi="Arial" w:cs="Arial"/>
          <w:color w:val="212121"/>
          <w:kern w:val="0"/>
          <w:sz w:val="24"/>
          <w:szCs w:val="24"/>
        </w:rPr>
        <w:t>78,400</w:t>
      </w:r>
      <w:r w:rsidRPr="009B37C0">
        <w:rPr>
          <w:rFonts w:ascii="Arial" w:eastAsia="宋体" w:hAnsi="Arial" w:cs="Arial"/>
          <w:color w:val="212121"/>
          <w:kern w:val="0"/>
          <w:sz w:val="24"/>
          <w:szCs w:val="24"/>
        </w:rPr>
        <w:t>个值，并且</w:t>
      </w:r>
      <w:r w:rsidRPr="009B37C0">
        <w:rPr>
          <w:rFonts w:ascii="Courier New" w:eastAsia="宋体" w:hAnsi="Courier New" w:cs="Courier New"/>
          <w:color w:val="37474F"/>
          <w:kern w:val="0"/>
          <w:sz w:val="22"/>
          <w:shd w:val="clear" w:color="auto" w:fill="F7F7F7"/>
        </w:rPr>
        <w:t>input_layer</w:t>
      </w:r>
      <w:r w:rsidRPr="009B37C0">
        <w:rPr>
          <w:rFonts w:ascii="Arial" w:eastAsia="宋体" w:hAnsi="Arial" w:cs="Arial"/>
          <w:color w:val="212121"/>
          <w:kern w:val="0"/>
          <w:sz w:val="24"/>
          <w:szCs w:val="24"/>
        </w:rPr>
        <w:t>其形状为</w:t>
      </w:r>
      <w:r w:rsidRPr="009B37C0">
        <w:rPr>
          <w:rFonts w:ascii="Courier New" w:eastAsia="宋体" w:hAnsi="Courier New" w:cs="Courier New"/>
          <w:color w:val="37474F"/>
          <w:kern w:val="0"/>
          <w:sz w:val="22"/>
          <w:shd w:val="clear" w:color="auto" w:fill="F7F7F7"/>
        </w:rPr>
        <w:t>[100, 28, 28, 1]</w:t>
      </w:r>
      <w:r w:rsidRPr="009B37C0">
        <w:rPr>
          <w:rFonts w:ascii="Arial" w:eastAsia="宋体" w:hAnsi="Arial" w:cs="Arial"/>
          <w:color w:val="212121"/>
          <w:kern w:val="0"/>
          <w:sz w:val="24"/>
          <w:szCs w:val="24"/>
        </w:rPr>
        <w:t>。</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卷积层＃</w:t>
      </w:r>
      <w:r w:rsidRPr="009B37C0">
        <w:rPr>
          <w:rFonts w:ascii="Arial" w:eastAsia="宋体" w:hAnsi="Arial" w:cs="Arial"/>
          <w:color w:val="212121"/>
          <w:kern w:val="0"/>
          <w:sz w:val="30"/>
          <w:szCs w:val="30"/>
        </w:rPr>
        <w:t>1</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在我们的第一个卷积层中，我们希望将</w:t>
      </w:r>
      <w:r w:rsidRPr="009B37C0">
        <w:rPr>
          <w:rFonts w:ascii="Arial" w:eastAsia="宋体" w:hAnsi="Arial" w:cs="Arial"/>
          <w:color w:val="212121"/>
          <w:kern w:val="0"/>
          <w:sz w:val="24"/>
          <w:szCs w:val="24"/>
        </w:rPr>
        <w:t>32</w:t>
      </w:r>
      <w:r w:rsidRPr="009B37C0">
        <w:rPr>
          <w:rFonts w:ascii="Arial" w:eastAsia="宋体" w:hAnsi="Arial" w:cs="Arial"/>
          <w:color w:val="212121"/>
          <w:kern w:val="0"/>
          <w:sz w:val="24"/>
          <w:szCs w:val="24"/>
        </w:rPr>
        <w:t>个</w:t>
      </w:r>
      <w:r w:rsidRPr="009B37C0">
        <w:rPr>
          <w:rFonts w:ascii="Arial" w:eastAsia="宋体" w:hAnsi="Arial" w:cs="Arial"/>
          <w:color w:val="212121"/>
          <w:kern w:val="0"/>
          <w:sz w:val="24"/>
          <w:szCs w:val="24"/>
        </w:rPr>
        <w:t>5x5</w:t>
      </w:r>
      <w:ins w:id="2375" w:author="Shirley Li" w:date="2018-12-08T08:38:00Z">
        <w:r w:rsidR="00213052">
          <w:rPr>
            <w:rFonts w:ascii="Arial" w:eastAsia="宋体" w:hAnsi="Arial" w:cs="Arial" w:hint="eastAsia"/>
            <w:color w:val="212121"/>
            <w:kern w:val="0"/>
            <w:sz w:val="24"/>
            <w:szCs w:val="24"/>
          </w:rPr>
          <w:t>过滤</w:t>
        </w:r>
      </w:ins>
      <w:del w:id="2376" w:author="Shirley Li" w:date="2018-12-08T08:38:00Z">
        <w:r w:rsidRPr="009B37C0" w:rsidDel="00213052">
          <w:rPr>
            <w:rFonts w:ascii="Arial" w:eastAsia="宋体" w:hAnsi="Arial" w:cs="Arial"/>
            <w:color w:val="212121"/>
            <w:kern w:val="0"/>
            <w:sz w:val="24"/>
            <w:szCs w:val="24"/>
          </w:rPr>
          <w:delText>滤波</w:delText>
        </w:r>
      </w:del>
      <w:r w:rsidRPr="009B37C0">
        <w:rPr>
          <w:rFonts w:ascii="Arial" w:eastAsia="宋体" w:hAnsi="Arial" w:cs="Arial"/>
          <w:color w:val="212121"/>
          <w:kern w:val="0"/>
          <w:sz w:val="24"/>
          <w:szCs w:val="24"/>
        </w:rPr>
        <w:t>器应用于输入层，并</w:t>
      </w:r>
      <w:ins w:id="2377" w:author="Shirley Li" w:date="2018-12-08T08:38:00Z">
        <w:r w:rsidR="00213052">
          <w:rPr>
            <w:rFonts w:ascii="Arial" w:eastAsia="宋体" w:hAnsi="Arial" w:cs="Arial" w:hint="eastAsia"/>
            <w:color w:val="212121"/>
            <w:kern w:val="0"/>
            <w:sz w:val="24"/>
            <w:szCs w:val="24"/>
          </w:rPr>
          <w:t>使用</w:t>
        </w:r>
      </w:ins>
      <w:del w:id="2378" w:author="Shirley Li" w:date="2018-12-08T08:38:00Z">
        <w:r w:rsidRPr="009B37C0" w:rsidDel="00213052">
          <w:rPr>
            <w:rFonts w:ascii="Arial" w:eastAsia="宋体" w:hAnsi="Arial" w:cs="Arial"/>
            <w:color w:val="212121"/>
            <w:kern w:val="0"/>
            <w:sz w:val="24"/>
            <w:szCs w:val="24"/>
          </w:rPr>
          <w:delText>具有</w:delText>
        </w:r>
      </w:del>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激活功能。我们可以使用</w:t>
      </w:r>
      <w:ins w:id="2379" w:author="Shirley Li" w:date="2018-12-08T08:38:00Z">
        <w:r w:rsidR="00E56241" w:rsidRPr="009B37C0">
          <w:rPr>
            <w:rFonts w:ascii="Arial" w:eastAsia="宋体" w:hAnsi="Arial" w:cs="Arial"/>
            <w:color w:val="212121"/>
            <w:kern w:val="0"/>
            <w:sz w:val="24"/>
            <w:szCs w:val="24"/>
          </w:rPr>
          <w:t> </w:t>
        </w:r>
        <w:r w:rsidR="00E56241" w:rsidRPr="009B37C0">
          <w:rPr>
            <w:rFonts w:ascii="Courier New" w:eastAsia="宋体" w:hAnsi="Courier New" w:cs="Courier New"/>
            <w:color w:val="37474F"/>
            <w:kern w:val="0"/>
            <w:sz w:val="22"/>
            <w:shd w:val="clear" w:color="auto" w:fill="F7F7F7"/>
          </w:rPr>
          <w:t>layers</w:t>
        </w:r>
      </w:ins>
      <w:r w:rsidRPr="009B37C0">
        <w:rPr>
          <w:rFonts w:ascii="Arial" w:eastAsia="宋体" w:hAnsi="Arial" w:cs="Arial"/>
          <w:color w:val="212121"/>
          <w:kern w:val="0"/>
          <w:sz w:val="24"/>
          <w:szCs w:val="24"/>
        </w:rPr>
        <w:t>模块中的</w:t>
      </w:r>
      <w:r w:rsidRPr="009B37C0">
        <w:rPr>
          <w:rFonts w:ascii="Courier New" w:eastAsia="宋体" w:hAnsi="Courier New" w:cs="Courier New"/>
          <w:color w:val="37474F"/>
          <w:kern w:val="0"/>
          <w:sz w:val="22"/>
          <w:shd w:val="clear" w:color="auto" w:fill="F7F7F7"/>
        </w:rPr>
        <w:t>conv2d()</w:t>
      </w:r>
      <w:r w:rsidRPr="009B37C0">
        <w:rPr>
          <w:rFonts w:ascii="Arial" w:eastAsia="宋体" w:hAnsi="Arial" w:cs="Arial"/>
          <w:color w:val="212121"/>
          <w:kern w:val="0"/>
          <w:sz w:val="24"/>
          <w:szCs w:val="24"/>
        </w:rPr>
        <w:t>方法</w:t>
      </w:r>
      <w:del w:id="2380" w:author="Shirley Li" w:date="2018-12-08T08:38:00Z">
        <w:r w:rsidRPr="009B37C0" w:rsidDel="00E56241">
          <w:rPr>
            <w:rFonts w:ascii="Arial" w:eastAsia="宋体" w:hAnsi="Arial" w:cs="Arial"/>
            <w:color w:val="212121"/>
            <w:kern w:val="0"/>
            <w:sz w:val="24"/>
            <w:szCs w:val="24"/>
          </w:rPr>
          <w:delText> </w:delText>
        </w:r>
        <w:r w:rsidRPr="009B37C0" w:rsidDel="00E56241">
          <w:rPr>
            <w:rFonts w:ascii="Courier New" w:eastAsia="宋体" w:hAnsi="Courier New" w:cs="Courier New"/>
            <w:color w:val="37474F"/>
            <w:kern w:val="0"/>
            <w:sz w:val="22"/>
            <w:shd w:val="clear" w:color="auto" w:fill="F7F7F7"/>
          </w:rPr>
          <w:delText>layers</w:delText>
        </w:r>
      </w:del>
      <w:r w:rsidRPr="009B37C0">
        <w:rPr>
          <w:rFonts w:ascii="Arial" w:eastAsia="宋体" w:hAnsi="Arial" w:cs="Arial"/>
          <w:color w:val="212121"/>
          <w:kern w:val="0"/>
          <w:sz w:val="24"/>
          <w:szCs w:val="24"/>
        </w:rPr>
        <w:t>创建此层，如下所示：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conv1 = </w:t>
      </w:r>
      <w:proofErr w:type="gramStart"/>
      <w:r w:rsidRPr="009B37C0">
        <w:rPr>
          <w:rFonts w:ascii="Courier New" w:eastAsia="宋体" w:hAnsi="Courier New" w:cs="Courier New"/>
          <w:color w:val="37474F"/>
          <w:kern w:val="0"/>
          <w:szCs w:val="21"/>
        </w:rPr>
        <w:t>tf.layers</w:t>
      </w:r>
      <w:proofErr w:type="gramEnd"/>
      <w:r w:rsidRPr="009B37C0">
        <w:rPr>
          <w:rFonts w:ascii="Courier New" w:eastAsia="宋体" w:hAnsi="Courier New" w:cs="Courier New"/>
          <w:color w:val="37474F"/>
          <w:kern w:val="0"/>
          <w:szCs w:val="21"/>
        </w:rPr>
        <w:t>.conv2d(</w:t>
      </w:r>
      <w:r w:rsidRPr="009B37C0">
        <w:rPr>
          <w:rFonts w:ascii="Courier New" w:eastAsia="宋体" w:hAnsi="Courier New" w:cs="Courier New"/>
          <w:color w:val="37474F"/>
          <w:kern w:val="0"/>
          <w:szCs w:val="21"/>
        </w:rPr>
        <w:br/>
        <w:t>    inputs=input_layer,</w:t>
      </w:r>
      <w:r w:rsidRPr="009B37C0">
        <w:rPr>
          <w:rFonts w:ascii="Courier New" w:eastAsia="宋体" w:hAnsi="Courier New" w:cs="Courier New"/>
          <w:color w:val="37474F"/>
          <w:kern w:val="0"/>
          <w:szCs w:val="21"/>
        </w:rPr>
        <w:br/>
        <w:t>    filters=</w:t>
      </w:r>
      <w:r w:rsidRPr="009B37C0">
        <w:rPr>
          <w:rFonts w:ascii="Courier New" w:eastAsia="宋体" w:hAnsi="Courier New" w:cs="Courier New"/>
          <w:color w:val="C53929"/>
          <w:kern w:val="0"/>
          <w:szCs w:val="21"/>
        </w:rPr>
        <w:t>32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kernel_size=[</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padding=</w:t>
      </w:r>
      <w:r w:rsidRPr="009B37C0">
        <w:rPr>
          <w:rFonts w:ascii="Courier New" w:eastAsia="宋体" w:hAnsi="Courier New" w:cs="Courier New"/>
          <w:color w:val="0D904F"/>
          <w:kern w:val="0"/>
          <w:szCs w:val="21"/>
        </w:rPr>
        <w:t>"same"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activation=tf.nn.relu)</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inputs</w:t>
      </w:r>
      <w:r w:rsidRPr="009B37C0">
        <w:rPr>
          <w:rFonts w:ascii="Arial" w:eastAsia="宋体" w:hAnsi="Arial" w:cs="Arial"/>
          <w:color w:val="212121"/>
          <w:kern w:val="0"/>
          <w:sz w:val="24"/>
          <w:szCs w:val="24"/>
        </w:rPr>
        <w:t>参数指定了输入张量，其中</w:t>
      </w:r>
      <w:ins w:id="2381" w:author="Shirley Li" w:date="2018-12-08T08:39:00Z">
        <w:r w:rsidR="0033474A">
          <w:rPr>
            <w:rFonts w:ascii="Arial" w:eastAsia="宋体" w:hAnsi="Arial" w:cs="Arial" w:hint="eastAsia"/>
            <w:color w:val="212121"/>
            <w:kern w:val="0"/>
            <w:sz w:val="24"/>
            <w:szCs w:val="24"/>
          </w:rPr>
          <w:t>张量</w:t>
        </w:r>
      </w:ins>
      <w:r w:rsidRPr="009B37C0">
        <w:rPr>
          <w:rFonts w:ascii="Arial" w:eastAsia="宋体" w:hAnsi="Arial" w:cs="Arial"/>
          <w:color w:val="212121"/>
          <w:kern w:val="0"/>
          <w:sz w:val="24"/>
          <w:szCs w:val="24"/>
        </w:rPr>
        <w:t>必须有</w:t>
      </w:r>
      <w:ins w:id="2382" w:author="Shirley Li" w:date="2018-12-08T08:39:00Z">
        <w:r w:rsidR="0033474A" w:rsidRPr="009B37C0">
          <w:rPr>
            <w:rFonts w:ascii="Courier New" w:eastAsia="宋体" w:hAnsi="Courier New" w:cs="Courier New"/>
            <w:color w:val="37474F"/>
            <w:kern w:val="0"/>
            <w:sz w:val="22"/>
            <w:shd w:val="clear" w:color="auto" w:fill="F7F7F7"/>
          </w:rPr>
          <w:t>[</w:t>
        </w:r>
        <w:r w:rsidR="0033474A" w:rsidRPr="009B37C0">
          <w:rPr>
            <w:rFonts w:ascii="Courier New" w:eastAsia="宋体" w:hAnsi="Courier New" w:cs="Courier New"/>
            <w:i/>
            <w:iCs/>
            <w:color w:val="37474F"/>
            <w:kern w:val="0"/>
            <w:sz w:val="22"/>
            <w:shd w:val="clear" w:color="auto" w:fill="F7F7F7"/>
          </w:rPr>
          <w:t>batch_size</w:t>
        </w:r>
        <w:r w:rsidR="0033474A" w:rsidRPr="009B37C0">
          <w:rPr>
            <w:rFonts w:ascii="Courier New" w:eastAsia="宋体" w:hAnsi="Courier New" w:cs="Courier New"/>
            <w:color w:val="37474F"/>
            <w:kern w:val="0"/>
            <w:sz w:val="22"/>
            <w:shd w:val="clear" w:color="auto" w:fill="F7F7F7"/>
          </w:rPr>
          <w:t>, </w:t>
        </w:r>
        <w:r w:rsidR="0033474A" w:rsidRPr="009B37C0">
          <w:rPr>
            <w:rFonts w:ascii="Courier New" w:eastAsia="宋体" w:hAnsi="Courier New" w:cs="Courier New"/>
            <w:i/>
            <w:iCs/>
            <w:color w:val="37474F"/>
            <w:kern w:val="0"/>
            <w:sz w:val="22"/>
            <w:shd w:val="clear" w:color="auto" w:fill="F7F7F7"/>
          </w:rPr>
          <w:t>image_height</w:t>
        </w:r>
        <w:r w:rsidR="0033474A" w:rsidRPr="009B37C0">
          <w:rPr>
            <w:rFonts w:ascii="Courier New" w:eastAsia="宋体" w:hAnsi="Courier New" w:cs="Courier New"/>
            <w:color w:val="37474F"/>
            <w:kern w:val="0"/>
            <w:sz w:val="22"/>
            <w:shd w:val="clear" w:color="auto" w:fill="F7F7F7"/>
          </w:rPr>
          <w:t>, </w:t>
        </w:r>
        <w:r w:rsidR="0033474A" w:rsidRPr="009B37C0">
          <w:rPr>
            <w:rFonts w:ascii="Courier New" w:eastAsia="宋体" w:hAnsi="Courier New" w:cs="Courier New"/>
            <w:i/>
            <w:iCs/>
            <w:color w:val="37474F"/>
            <w:kern w:val="0"/>
            <w:sz w:val="22"/>
            <w:shd w:val="clear" w:color="auto" w:fill="F7F7F7"/>
          </w:rPr>
          <w:t>image_width</w:t>
        </w:r>
        <w:r w:rsidR="0033474A" w:rsidRPr="009B37C0">
          <w:rPr>
            <w:rFonts w:ascii="Courier New" w:eastAsia="宋体" w:hAnsi="Courier New" w:cs="Courier New"/>
            <w:color w:val="37474F"/>
            <w:kern w:val="0"/>
            <w:sz w:val="22"/>
            <w:shd w:val="clear" w:color="auto" w:fill="F7F7F7"/>
          </w:rPr>
          <w:t>,</w:t>
        </w:r>
        <w:r w:rsidR="0033474A" w:rsidRPr="009B37C0">
          <w:rPr>
            <w:rFonts w:ascii="Courier New" w:eastAsia="宋体" w:hAnsi="Courier New" w:cs="Courier New"/>
            <w:i/>
            <w:iCs/>
            <w:color w:val="37474F"/>
            <w:kern w:val="0"/>
            <w:sz w:val="22"/>
            <w:shd w:val="clear" w:color="auto" w:fill="F7F7F7"/>
          </w:rPr>
          <w:t>channels</w:t>
        </w:r>
        <w:r w:rsidR="0033474A" w:rsidRPr="009B37C0">
          <w:rPr>
            <w:rFonts w:ascii="Courier New" w:eastAsia="宋体" w:hAnsi="Courier New" w:cs="Courier New"/>
            <w:color w:val="37474F"/>
            <w:kern w:val="0"/>
            <w:sz w:val="22"/>
            <w:shd w:val="clear" w:color="auto" w:fill="F7F7F7"/>
          </w:rPr>
          <w:t>]</w:t>
        </w:r>
        <w:r w:rsidR="0033474A">
          <w:rPr>
            <w:rFonts w:ascii="Courier New" w:eastAsia="宋体" w:hAnsi="Courier New" w:cs="Courier New" w:hint="eastAsia"/>
            <w:color w:val="37474F"/>
            <w:kern w:val="0"/>
            <w:sz w:val="22"/>
            <w:shd w:val="clear" w:color="auto" w:fill="F7F7F7"/>
          </w:rPr>
          <w:t>的</w:t>
        </w:r>
      </w:ins>
      <w:r w:rsidRPr="009B37C0">
        <w:rPr>
          <w:rFonts w:ascii="Arial" w:eastAsia="宋体" w:hAnsi="Arial" w:cs="Arial"/>
          <w:color w:val="212121"/>
          <w:kern w:val="0"/>
          <w:sz w:val="24"/>
          <w:szCs w:val="24"/>
        </w:rPr>
        <w:t>形状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。在这里，我们将第一个卷积层连接到具有形状</w:t>
      </w:r>
      <w:ins w:id="2383" w:author="Shirley Li" w:date="2018-12-08T08:41:00Z">
        <w:r w:rsidR="00623E53">
          <w:rPr>
            <w:rFonts w:ascii="Arial" w:eastAsia="宋体" w:hAnsi="Arial" w:cs="Arial" w:hint="eastAsia"/>
            <w:color w:val="212121"/>
            <w:kern w:val="0"/>
            <w:sz w:val="24"/>
            <w:szCs w:val="24"/>
          </w:rPr>
          <w:t>为</w:t>
        </w:r>
        <w:r w:rsidR="00623E53" w:rsidRPr="009B37C0">
          <w:rPr>
            <w:rFonts w:ascii="Courier New" w:eastAsia="宋体" w:hAnsi="Courier New" w:cs="Courier New"/>
            <w:color w:val="37474F"/>
            <w:kern w:val="0"/>
            <w:sz w:val="22"/>
            <w:shd w:val="clear" w:color="auto" w:fill="F7F7F7"/>
          </w:rPr>
          <w:t>[</w:t>
        </w:r>
        <w:r w:rsidR="00623E53" w:rsidRPr="009B37C0">
          <w:rPr>
            <w:rFonts w:ascii="Courier New" w:eastAsia="宋体" w:hAnsi="Courier New" w:cs="Courier New"/>
            <w:i/>
            <w:iCs/>
            <w:color w:val="37474F"/>
            <w:kern w:val="0"/>
            <w:sz w:val="22"/>
            <w:shd w:val="clear" w:color="auto" w:fill="F7F7F7"/>
          </w:rPr>
          <w:t>batch_size</w:t>
        </w:r>
        <w:r w:rsidR="00623E53" w:rsidRPr="009B37C0">
          <w:rPr>
            <w:rFonts w:ascii="Courier New" w:eastAsia="宋体" w:hAnsi="Courier New" w:cs="Courier New"/>
            <w:color w:val="37474F"/>
            <w:kern w:val="0"/>
            <w:sz w:val="22"/>
            <w:shd w:val="clear" w:color="auto" w:fill="F7F7F7"/>
          </w:rPr>
          <w:t>, 28, 28, 1]</w:t>
        </w:r>
      </w:ins>
      <w:r w:rsidRPr="009B37C0">
        <w:rPr>
          <w:rFonts w:ascii="Arial" w:eastAsia="宋体" w:hAnsi="Arial" w:cs="Arial"/>
          <w:color w:val="212121"/>
          <w:kern w:val="0"/>
          <w:sz w:val="24"/>
          <w:szCs w:val="24"/>
        </w:rPr>
        <w:t>的</w:t>
      </w:r>
      <w:moveToRangeStart w:id="2384" w:author="Shirley Li" w:date="2018-12-08T08:41:00Z" w:name="move532021814"/>
      <w:moveTo w:id="2385" w:author="Shirley Li" w:date="2018-12-08T08:41:00Z">
        <w:r w:rsidR="00623E53" w:rsidRPr="009B37C0">
          <w:rPr>
            <w:rFonts w:ascii="Courier New" w:eastAsia="宋体" w:hAnsi="Courier New" w:cs="Courier New"/>
            <w:color w:val="37474F"/>
            <w:kern w:val="0"/>
            <w:sz w:val="22"/>
            <w:shd w:val="clear" w:color="auto" w:fill="F7F7F7"/>
          </w:rPr>
          <w:t>input_layer</w:t>
        </w:r>
      </w:moveTo>
      <w:moveToRangeEnd w:id="2384"/>
      <w:del w:id="2386" w:author="Shirley Li" w:date="2018-12-08T08:41:00Z">
        <w:r w:rsidRPr="009B37C0" w:rsidDel="00623E53">
          <w:rPr>
            <w:rFonts w:ascii="Arial" w:eastAsia="宋体" w:hAnsi="Arial" w:cs="Arial"/>
            <w:color w:val="212121"/>
            <w:kern w:val="0"/>
            <w:sz w:val="24"/>
            <w:szCs w:val="24"/>
          </w:rPr>
          <w:delText>卷积层</w:delText>
        </w:r>
      </w:del>
      <w:r w:rsidRPr="009B37C0">
        <w:rPr>
          <w:rFonts w:ascii="Arial" w:eastAsia="宋体" w:hAnsi="Arial" w:cs="Arial"/>
          <w:color w:val="212121"/>
          <w:kern w:val="0"/>
          <w:sz w:val="24"/>
          <w:szCs w:val="24"/>
        </w:rPr>
        <w:t>。</w:t>
      </w:r>
      <w:del w:id="2387" w:author="Shirley Li" w:date="2018-12-08T08:39:00Z">
        <w:r w:rsidRPr="009B37C0" w:rsidDel="0033474A">
          <w:rPr>
            <w:rFonts w:ascii="Courier New" w:eastAsia="宋体" w:hAnsi="Courier New" w:cs="Courier New"/>
            <w:color w:val="37474F"/>
            <w:kern w:val="0"/>
            <w:sz w:val="22"/>
            <w:shd w:val="clear" w:color="auto" w:fill="F7F7F7"/>
          </w:rPr>
          <w:delText>[</w:delText>
        </w:r>
        <w:r w:rsidRPr="009B37C0" w:rsidDel="0033474A">
          <w:rPr>
            <w:rFonts w:ascii="Courier New" w:eastAsia="宋体" w:hAnsi="Courier New" w:cs="Courier New"/>
            <w:i/>
            <w:iCs/>
            <w:color w:val="37474F"/>
            <w:kern w:val="0"/>
            <w:sz w:val="22"/>
            <w:shd w:val="clear" w:color="auto" w:fill="F7F7F7"/>
          </w:rPr>
          <w:delText>batch_size</w:delText>
        </w:r>
        <w:r w:rsidRPr="009B37C0" w:rsidDel="0033474A">
          <w:rPr>
            <w:rFonts w:ascii="Courier New" w:eastAsia="宋体" w:hAnsi="Courier New" w:cs="Courier New"/>
            <w:color w:val="37474F"/>
            <w:kern w:val="0"/>
            <w:sz w:val="22"/>
            <w:shd w:val="clear" w:color="auto" w:fill="F7F7F7"/>
          </w:rPr>
          <w:delText>, </w:delText>
        </w:r>
        <w:r w:rsidRPr="009B37C0" w:rsidDel="0033474A">
          <w:rPr>
            <w:rFonts w:ascii="Courier New" w:eastAsia="宋体" w:hAnsi="Courier New" w:cs="Courier New"/>
            <w:i/>
            <w:iCs/>
            <w:color w:val="37474F"/>
            <w:kern w:val="0"/>
            <w:sz w:val="22"/>
            <w:shd w:val="clear" w:color="auto" w:fill="F7F7F7"/>
          </w:rPr>
          <w:delText>image_height</w:delText>
        </w:r>
        <w:r w:rsidRPr="009B37C0" w:rsidDel="0033474A">
          <w:rPr>
            <w:rFonts w:ascii="Courier New" w:eastAsia="宋体" w:hAnsi="Courier New" w:cs="Courier New"/>
            <w:color w:val="37474F"/>
            <w:kern w:val="0"/>
            <w:sz w:val="22"/>
            <w:shd w:val="clear" w:color="auto" w:fill="F7F7F7"/>
          </w:rPr>
          <w:delText>, </w:delText>
        </w:r>
        <w:r w:rsidRPr="009B37C0" w:rsidDel="0033474A">
          <w:rPr>
            <w:rFonts w:ascii="Courier New" w:eastAsia="宋体" w:hAnsi="Courier New" w:cs="Courier New"/>
            <w:i/>
            <w:iCs/>
            <w:color w:val="37474F"/>
            <w:kern w:val="0"/>
            <w:sz w:val="22"/>
            <w:shd w:val="clear" w:color="auto" w:fill="F7F7F7"/>
          </w:rPr>
          <w:delText>image_width</w:delText>
        </w:r>
        <w:r w:rsidRPr="009B37C0" w:rsidDel="0033474A">
          <w:rPr>
            <w:rFonts w:ascii="Courier New" w:eastAsia="宋体" w:hAnsi="Courier New" w:cs="Courier New"/>
            <w:color w:val="37474F"/>
            <w:kern w:val="0"/>
            <w:sz w:val="22"/>
            <w:shd w:val="clear" w:color="auto" w:fill="F7F7F7"/>
          </w:rPr>
          <w:delText>,</w:delText>
        </w:r>
        <w:r w:rsidRPr="009B37C0" w:rsidDel="0033474A">
          <w:rPr>
            <w:rFonts w:ascii="Courier New" w:eastAsia="宋体" w:hAnsi="Courier New" w:cs="Courier New"/>
            <w:i/>
            <w:iCs/>
            <w:color w:val="37474F"/>
            <w:kern w:val="0"/>
            <w:sz w:val="22"/>
            <w:shd w:val="clear" w:color="auto" w:fill="F7F7F7"/>
          </w:rPr>
          <w:delText>channels</w:delText>
        </w:r>
        <w:r w:rsidRPr="009B37C0" w:rsidDel="0033474A">
          <w:rPr>
            <w:rFonts w:ascii="Courier New" w:eastAsia="宋体" w:hAnsi="Courier New" w:cs="Courier New"/>
            <w:color w:val="37474F"/>
            <w:kern w:val="0"/>
            <w:sz w:val="22"/>
            <w:shd w:val="clear" w:color="auto" w:fill="F7F7F7"/>
          </w:rPr>
          <w:delText>]</w:delText>
        </w:r>
      </w:del>
      <w:moveFromRangeStart w:id="2388" w:author="Shirley Li" w:date="2018-12-08T08:41:00Z" w:name="move532021814"/>
      <w:moveFrom w:id="2389" w:author="Shirley Li" w:date="2018-12-08T08:41:00Z">
        <w:r w:rsidRPr="009B37C0" w:rsidDel="00623E53">
          <w:rPr>
            <w:rFonts w:ascii="Courier New" w:eastAsia="宋体" w:hAnsi="Courier New" w:cs="Courier New"/>
            <w:color w:val="37474F"/>
            <w:kern w:val="0"/>
            <w:sz w:val="22"/>
            <w:shd w:val="clear" w:color="auto" w:fill="F7F7F7"/>
          </w:rPr>
          <w:t>input_layer</w:t>
        </w:r>
      </w:moveFrom>
      <w:moveFromRangeEnd w:id="2388"/>
      <w:del w:id="2390" w:author="Shirley Li" w:date="2018-12-08T08:41:00Z">
        <w:r w:rsidRPr="009B37C0" w:rsidDel="00623E53">
          <w:rPr>
            <w:rFonts w:ascii="Courier New" w:eastAsia="宋体" w:hAnsi="Courier New" w:cs="Courier New"/>
            <w:color w:val="37474F"/>
            <w:kern w:val="0"/>
            <w:sz w:val="22"/>
            <w:shd w:val="clear" w:color="auto" w:fill="F7F7F7"/>
          </w:rPr>
          <w:delText>[</w:delText>
        </w:r>
        <w:r w:rsidRPr="009B37C0" w:rsidDel="00623E53">
          <w:rPr>
            <w:rFonts w:ascii="Courier New" w:eastAsia="宋体" w:hAnsi="Courier New" w:cs="Courier New"/>
            <w:i/>
            <w:iCs/>
            <w:color w:val="37474F"/>
            <w:kern w:val="0"/>
            <w:sz w:val="22"/>
            <w:shd w:val="clear" w:color="auto" w:fill="F7F7F7"/>
          </w:rPr>
          <w:delText>batch_size</w:delText>
        </w:r>
        <w:r w:rsidRPr="009B37C0" w:rsidDel="00623E53">
          <w:rPr>
            <w:rFonts w:ascii="Courier New" w:eastAsia="宋体" w:hAnsi="Courier New" w:cs="Courier New"/>
            <w:color w:val="37474F"/>
            <w:kern w:val="0"/>
            <w:sz w:val="22"/>
            <w:shd w:val="clear" w:color="auto" w:fill="F7F7F7"/>
          </w:rPr>
          <w:delText>, 28, 28, 1]</w:delText>
        </w:r>
      </w:del>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del w:id="2391" w:author="Shirley Li" w:date="2018-12-08T08:41:00Z">
        <w:r w:rsidRPr="009B37C0" w:rsidDel="00282C8D">
          <w:rPr>
            <w:rFonts w:ascii="Arial" w:eastAsia="宋体" w:hAnsi="Arial" w:cs="Arial"/>
            <w:color w:val="212121"/>
            <w:kern w:val="0"/>
            <w:sz w:val="24"/>
            <w:szCs w:val="24"/>
          </w:rPr>
          <w:delText>相反，</w:delText>
        </w:r>
      </w:del>
      <w:del w:id="2392" w:author="Shirley Li" w:date="2018-12-08T08:42:00Z">
        <w:r w:rsidRPr="009B37C0" w:rsidDel="00282C8D">
          <w:rPr>
            <w:rFonts w:ascii="Arial" w:eastAsia="宋体" w:hAnsi="Arial" w:cs="Arial"/>
            <w:color w:val="212121"/>
            <w:kern w:val="0"/>
            <w:sz w:val="24"/>
            <w:szCs w:val="24"/>
          </w:rPr>
          <w:delText>它会</w:delText>
        </w:r>
      </w:del>
      <w:ins w:id="2393" w:author="Shirley Li" w:date="2018-12-08T08:42:00Z">
        <w:r w:rsidR="00282C8D">
          <w:rPr>
            <w:rFonts w:ascii="Arial" w:eastAsia="宋体" w:hAnsi="Arial" w:cs="Arial" w:hint="eastAsia"/>
            <w:color w:val="212121"/>
            <w:kern w:val="0"/>
            <w:sz w:val="24"/>
            <w:szCs w:val="24"/>
          </w:rPr>
          <w:t>在</w:t>
        </w:r>
      </w:ins>
      <w:del w:id="2394" w:author="Shirley Li" w:date="2018-12-08T08:42:00Z">
        <w:r w:rsidRPr="009B37C0" w:rsidDel="00282C8D">
          <w:rPr>
            <w:rFonts w:ascii="Arial" w:eastAsia="宋体" w:hAnsi="Arial" w:cs="Arial"/>
            <w:color w:val="212121"/>
            <w:kern w:val="0"/>
            <w:sz w:val="24"/>
            <w:szCs w:val="24"/>
          </w:rPr>
          <w:delText>接受</w:delText>
        </w:r>
      </w:del>
      <w:r w:rsidRPr="009B37C0">
        <w:rPr>
          <w:rFonts w:ascii="Arial" w:eastAsia="宋体" w:hAnsi="Arial" w:cs="Arial"/>
          <w:color w:val="212121"/>
          <w:kern w:val="0"/>
          <w:sz w:val="24"/>
          <w:szCs w:val="24"/>
        </w:rPr>
        <w:t>传递参数</w:t>
      </w:r>
      <w:ins w:id="2395" w:author="Shirley Li" w:date="2018-12-08T08:42:00Z">
        <w:r w:rsidR="00282C8D" w:rsidRPr="009B37C0">
          <w:rPr>
            <w:rFonts w:ascii="Courier New" w:eastAsia="宋体" w:hAnsi="Courier New" w:cs="Courier New"/>
            <w:b/>
            <w:bCs/>
            <w:color w:val="0288D1"/>
            <w:kern w:val="0"/>
            <w:sz w:val="19"/>
            <w:szCs w:val="19"/>
            <w:shd w:val="clear" w:color="auto" w:fill="E1F5FE"/>
          </w:rPr>
          <w:t>data_format=channels_first</w:t>
        </w:r>
      </w:ins>
      <w:r w:rsidRPr="009B37C0">
        <w:rPr>
          <w:rFonts w:ascii="Arial" w:eastAsia="宋体" w:hAnsi="Arial" w:cs="Arial"/>
          <w:color w:val="212121"/>
          <w:kern w:val="0"/>
          <w:sz w:val="24"/>
          <w:szCs w:val="24"/>
        </w:rPr>
        <w:t>时</w:t>
      </w:r>
      <w:ins w:id="2396" w:author="Shirley Li" w:date="2018-12-08T08:42:00Z">
        <w:r w:rsidR="00282C8D">
          <w:rPr>
            <w:rFonts w:ascii="Arial" w:eastAsia="宋体" w:hAnsi="Arial" w:cs="Arial" w:hint="eastAsia"/>
            <w:color w:val="212121"/>
            <w:kern w:val="0"/>
            <w:sz w:val="24"/>
            <w:szCs w:val="24"/>
          </w:rPr>
          <w:t>，</w:t>
        </w:r>
        <w:r w:rsidR="00282C8D" w:rsidRPr="009B37C0">
          <w:rPr>
            <w:rFonts w:ascii="Courier New" w:eastAsia="宋体" w:hAnsi="Courier New" w:cs="Courier New"/>
            <w:b/>
            <w:bCs/>
            <w:color w:val="0288D1"/>
            <w:kern w:val="0"/>
            <w:sz w:val="19"/>
            <w:szCs w:val="19"/>
            <w:shd w:val="clear" w:color="auto" w:fill="E1F5FE"/>
          </w:rPr>
          <w:t>conv2d()</w:t>
        </w:r>
        <w:r w:rsidR="00282C8D">
          <w:rPr>
            <w:rFonts w:ascii="Courier New" w:eastAsia="宋体" w:hAnsi="Courier New" w:cs="Courier New" w:hint="eastAsia"/>
            <w:b/>
            <w:bCs/>
            <w:color w:val="0288D1"/>
            <w:kern w:val="0"/>
            <w:sz w:val="19"/>
            <w:szCs w:val="19"/>
            <w:shd w:val="clear" w:color="auto" w:fill="E1F5FE"/>
          </w:rPr>
          <w:t>接受</w:t>
        </w:r>
      </w:ins>
      <w:del w:id="2397" w:author="Shirley Li" w:date="2018-12-08T08:42:00Z">
        <w:r w:rsidRPr="009B37C0" w:rsidDel="00282C8D">
          <w:rPr>
            <w:rFonts w:ascii="Arial" w:eastAsia="宋体" w:hAnsi="Arial" w:cs="Arial"/>
            <w:color w:val="212121"/>
            <w:kern w:val="0"/>
            <w:sz w:val="24"/>
            <w:szCs w:val="24"/>
          </w:rPr>
          <w:delText> </w:delText>
        </w:r>
      </w:del>
      <w:r w:rsidRPr="009B37C0">
        <w:rPr>
          <w:rFonts w:ascii="Arial" w:eastAsia="宋体" w:hAnsi="Arial" w:cs="Arial"/>
          <w:color w:val="212121"/>
          <w:kern w:val="0"/>
          <w:sz w:val="24"/>
          <w:szCs w:val="24"/>
        </w:rPr>
        <w:t>的形状</w:t>
      </w:r>
      <w:ins w:id="2398" w:author="Shirley Li" w:date="2018-12-08T08:42:00Z">
        <w:r w:rsidR="00282C8D">
          <w:rPr>
            <w:rFonts w:ascii="Arial" w:eastAsia="宋体" w:hAnsi="Arial" w:cs="Arial" w:hint="eastAsia"/>
            <w:color w:val="212121"/>
            <w:kern w:val="0"/>
            <w:sz w:val="24"/>
            <w:szCs w:val="24"/>
          </w:rPr>
          <w:t>为</w:t>
        </w:r>
      </w:ins>
      <w:del w:id="2399" w:author="Shirley Li" w:date="2018-12-08T08:42:00Z">
        <w:r w:rsidRPr="009B37C0" w:rsidDel="00282C8D">
          <w:rPr>
            <w:rFonts w:ascii="Arial" w:eastAsia="宋体" w:hAnsi="Arial" w:cs="Arial"/>
            <w:color w:val="212121"/>
            <w:kern w:val="0"/>
            <w:sz w:val="24"/>
            <w:szCs w:val="24"/>
          </w:rPr>
          <w:delText> </w:delText>
        </w:r>
        <w:r w:rsidRPr="009B37C0" w:rsidDel="00282C8D">
          <w:rPr>
            <w:rFonts w:ascii="Arial" w:eastAsia="宋体" w:hAnsi="Arial" w:cs="Arial"/>
            <w:color w:val="212121"/>
            <w:kern w:val="0"/>
            <w:sz w:val="24"/>
            <w:szCs w:val="24"/>
          </w:rPr>
          <w:delText>。</w:delText>
        </w:r>
      </w:del>
      <w:r w:rsidRPr="009B37C0">
        <w:rPr>
          <w:rFonts w:ascii="Arial" w:eastAsia="宋体" w:hAnsi="Arial" w:cs="Arial"/>
          <w:color w:val="212121"/>
          <w:kern w:val="0"/>
          <w:sz w:val="24"/>
          <w:szCs w:val="24"/>
        </w:rPr>
        <w:t> </w:t>
      </w:r>
      <w:ins w:id="2400" w:author="Shirley Li" w:date="2018-12-08T08:42:00Z">
        <w:r w:rsidR="00282C8D" w:rsidRPr="009B37C0" w:rsidDel="00282C8D">
          <w:rPr>
            <w:rFonts w:ascii="Courier New" w:eastAsia="宋体" w:hAnsi="Courier New" w:cs="Courier New"/>
            <w:b/>
            <w:bCs/>
            <w:color w:val="0288D1"/>
            <w:kern w:val="0"/>
            <w:sz w:val="19"/>
            <w:szCs w:val="19"/>
            <w:shd w:val="clear" w:color="auto" w:fill="E1F5FE"/>
          </w:rPr>
          <w:t xml:space="preserve"> </w:t>
        </w:r>
      </w:ins>
      <w:del w:id="2401" w:author="Shirley Li" w:date="2018-12-08T08:42:00Z">
        <w:r w:rsidRPr="009B37C0" w:rsidDel="00282C8D">
          <w:rPr>
            <w:rFonts w:ascii="Courier New" w:eastAsia="宋体" w:hAnsi="Courier New" w:cs="Courier New"/>
            <w:b/>
            <w:bCs/>
            <w:color w:val="0288D1"/>
            <w:kern w:val="0"/>
            <w:sz w:val="19"/>
            <w:szCs w:val="19"/>
            <w:shd w:val="clear" w:color="auto" w:fill="E1F5FE"/>
          </w:rPr>
          <w:delText>conv2d()</w:delText>
        </w:r>
      </w:del>
      <w:r w:rsidRPr="009B37C0">
        <w:rPr>
          <w:rFonts w:ascii="Courier New" w:eastAsia="宋体" w:hAnsi="Courier New" w:cs="Courier New"/>
          <w:b/>
          <w:bCs/>
          <w:color w:val="0288D1"/>
          <w:kern w:val="0"/>
          <w:sz w:val="19"/>
          <w:szCs w:val="19"/>
          <w:shd w:val="clear" w:color="auto" w:fill="E1F5FE"/>
        </w:rPr>
        <w:t>[</w:t>
      </w:r>
      <w:r w:rsidRPr="009B37C0">
        <w:rPr>
          <w:rFonts w:ascii="Courier New" w:eastAsia="宋体" w:hAnsi="Courier New" w:cs="Courier New"/>
          <w:b/>
          <w:bCs/>
          <w:i/>
          <w:iCs/>
          <w:color w:val="0288D1"/>
          <w:kern w:val="0"/>
          <w:sz w:val="19"/>
          <w:szCs w:val="19"/>
          <w:shd w:val="clear" w:color="auto" w:fill="E1F5FE"/>
        </w:rPr>
        <w:t>batch_size</w:t>
      </w:r>
      <w:r w:rsidRPr="009B37C0">
        <w:rPr>
          <w:rFonts w:ascii="Courier New" w:eastAsia="宋体" w:hAnsi="Courier New" w:cs="Courier New"/>
          <w:b/>
          <w:bCs/>
          <w:color w:val="0288D1"/>
          <w:kern w:val="0"/>
          <w:sz w:val="19"/>
          <w:szCs w:val="19"/>
          <w:shd w:val="clear" w:color="auto" w:fill="E1F5FE"/>
        </w:rPr>
        <w:t>, </w:t>
      </w:r>
      <w:r w:rsidRPr="009B37C0">
        <w:rPr>
          <w:rFonts w:ascii="Courier New" w:eastAsia="宋体" w:hAnsi="Courier New" w:cs="Courier New"/>
          <w:b/>
          <w:bCs/>
          <w:i/>
          <w:iCs/>
          <w:color w:val="0288D1"/>
          <w:kern w:val="0"/>
          <w:sz w:val="19"/>
          <w:szCs w:val="19"/>
          <w:shd w:val="clear" w:color="auto" w:fill="E1F5FE"/>
        </w:rPr>
        <w:t>channels</w:t>
      </w:r>
      <w:r w:rsidRPr="009B37C0">
        <w:rPr>
          <w:rFonts w:ascii="Courier New" w:eastAsia="宋体" w:hAnsi="Courier New" w:cs="Courier New"/>
          <w:b/>
          <w:bCs/>
          <w:color w:val="0288D1"/>
          <w:kern w:val="0"/>
          <w:sz w:val="19"/>
          <w:szCs w:val="19"/>
          <w:shd w:val="clear" w:color="auto" w:fill="E1F5FE"/>
        </w:rPr>
        <w:t>,</w:t>
      </w:r>
      <w:r w:rsidRPr="009B37C0">
        <w:rPr>
          <w:rFonts w:ascii="Courier New" w:eastAsia="宋体" w:hAnsi="Courier New" w:cs="Courier New"/>
          <w:b/>
          <w:bCs/>
          <w:i/>
          <w:iCs/>
          <w:color w:val="0288D1"/>
          <w:kern w:val="0"/>
          <w:sz w:val="19"/>
          <w:szCs w:val="19"/>
          <w:shd w:val="clear" w:color="auto" w:fill="E1F5FE"/>
        </w:rPr>
        <w:t>image_height</w:t>
      </w:r>
      <w:r w:rsidRPr="009B37C0">
        <w:rPr>
          <w:rFonts w:ascii="Courier New" w:eastAsia="宋体" w:hAnsi="Courier New" w:cs="Courier New"/>
          <w:b/>
          <w:bCs/>
          <w:color w:val="0288D1"/>
          <w:kern w:val="0"/>
          <w:sz w:val="19"/>
          <w:szCs w:val="19"/>
          <w:shd w:val="clear" w:color="auto" w:fill="E1F5FE"/>
        </w:rPr>
        <w:t>, </w:t>
      </w:r>
      <w:r w:rsidRPr="009B37C0">
        <w:rPr>
          <w:rFonts w:ascii="Courier New" w:eastAsia="宋体" w:hAnsi="Courier New" w:cs="Courier New"/>
          <w:b/>
          <w:bCs/>
          <w:i/>
          <w:iCs/>
          <w:color w:val="0288D1"/>
          <w:kern w:val="0"/>
          <w:sz w:val="19"/>
          <w:szCs w:val="19"/>
          <w:shd w:val="clear" w:color="auto" w:fill="E1F5FE"/>
        </w:rPr>
        <w:t>image_width</w:t>
      </w:r>
      <w:r w:rsidRPr="009B37C0">
        <w:rPr>
          <w:rFonts w:ascii="Courier New" w:eastAsia="宋体" w:hAnsi="Courier New" w:cs="Courier New"/>
          <w:b/>
          <w:bCs/>
          <w:color w:val="0288D1"/>
          <w:kern w:val="0"/>
          <w:sz w:val="19"/>
          <w:szCs w:val="19"/>
          <w:shd w:val="clear" w:color="auto" w:fill="E1F5FE"/>
        </w:rPr>
        <w:t>]</w:t>
      </w:r>
      <w:del w:id="2402" w:author="Shirley Li" w:date="2018-12-08T08:42:00Z">
        <w:r w:rsidRPr="009B37C0" w:rsidDel="00282C8D">
          <w:rPr>
            <w:rFonts w:ascii="Courier New" w:eastAsia="宋体" w:hAnsi="Courier New" w:cs="Courier New"/>
            <w:b/>
            <w:bCs/>
            <w:color w:val="0288D1"/>
            <w:kern w:val="0"/>
            <w:sz w:val="19"/>
            <w:szCs w:val="19"/>
            <w:shd w:val="clear" w:color="auto" w:fill="E1F5FE"/>
          </w:rPr>
          <w:delText>data_format=channels_first</w:delText>
        </w:r>
      </w:del>
      <w:ins w:id="2403" w:author="Shirley Li" w:date="2018-12-08T08:42:00Z">
        <w:r w:rsidR="00282C8D">
          <w:rPr>
            <w:rFonts w:ascii="Courier New" w:eastAsia="宋体" w:hAnsi="Courier New" w:cs="Courier New" w:hint="eastAsia"/>
            <w:b/>
            <w:bCs/>
            <w:color w:val="0288D1"/>
            <w:kern w:val="0"/>
            <w:sz w:val="19"/>
            <w:szCs w:val="19"/>
            <w:shd w:val="clear" w:color="auto" w:fill="E1F5FE"/>
          </w:rPr>
          <w:t>。</w:t>
        </w:r>
      </w:ins>
    </w:p>
    <w:p w:rsidR="006F7728" w:rsidRPr="009B37C0" w:rsidRDefault="006F7728" w:rsidP="006F7728">
      <w:pPr>
        <w:widowControl/>
        <w:spacing w:before="240" w:after="240"/>
        <w:jc w:val="left"/>
        <w:rPr>
          <w:rFonts w:ascii="Arial" w:eastAsia="宋体" w:hAnsi="Arial" w:cs="Arial"/>
          <w:color w:val="212121"/>
          <w:kern w:val="0"/>
          <w:sz w:val="24"/>
          <w:szCs w:val="24"/>
        </w:rPr>
      </w:pPr>
      <w:del w:id="2404" w:author="Shirley Li" w:date="2018-12-08T08:43:00Z">
        <w:r w:rsidRPr="009B37C0" w:rsidDel="00C75020">
          <w:rPr>
            <w:rFonts w:ascii="Arial" w:eastAsia="宋体" w:hAnsi="Arial" w:cs="Arial"/>
            <w:color w:val="212121"/>
            <w:kern w:val="0"/>
            <w:sz w:val="24"/>
            <w:szCs w:val="24"/>
          </w:rPr>
          <w:delText>所述</w:delText>
        </w:r>
      </w:del>
      <w:r w:rsidRPr="009B37C0">
        <w:rPr>
          <w:rFonts w:ascii="Courier New" w:eastAsia="宋体" w:hAnsi="Courier New" w:cs="Courier New"/>
          <w:color w:val="37474F"/>
          <w:kern w:val="0"/>
          <w:sz w:val="22"/>
          <w:shd w:val="clear" w:color="auto" w:fill="F7F7F7"/>
        </w:rPr>
        <w:t>filters</w:t>
      </w:r>
      <w:r w:rsidRPr="009B37C0">
        <w:rPr>
          <w:rFonts w:ascii="Arial" w:eastAsia="宋体" w:hAnsi="Arial" w:cs="Arial"/>
          <w:color w:val="212121"/>
          <w:kern w:val="0"/>
          <w:sz w:val="24"/>
          <w:szCs w:val="24"/>
        </w:rPr>
        <w:t>参数指定的过滤器</w:t>
      </w:r>
      <w:ins w:id="2405" w:author="Shirley Li" w:date="2018-12-08T08:42:00Z">
        <w:r w:rsidR="00D6657C">
          <w:rPr>
            <w:rFonts w:ascii="Arial" w:eastAsia="宋体" w:hAnsi="Arial" w:cs="Arial" w:hint="eastAsia"/>
            <w:color w:val="212121"/>
            <w:kern w:val="0"/>
            <w:sz w:val="24"/>
            <w:szCs w:val="24"/>
          </w:rPr>
          <w:t>数量</w:t>
        </w:r>
      </w:ins>
      <w:del w:id="2406" w:author="Shirley Li" w:date="2018-12-08T08:42:00Z">
        <w:r w:rsidRPr="009B37C0" w:rsidDel="00D6657C">
          <w:rPr>
            <w:rFonts w:ascii="Arial" w:eastAsia="宋体" w:hAnsi="Arial" w:cs="Arial"/>
            <w:color w:val="212121"/>
            <w:kern w:val="0"/>
            <w:sz w:val="24"/>
            <w:szCs w:val="24"/>
          </w:rPr>
          <w:delText>，</w:delText>
        </w:r>
      </w:del>
      <w:del w:id="2407" w:author="Shirley Li" w:date="2018-12-08T08:43:00Z">
        <w:r w:rsidRPr="009B37C0" w:rsidDel="00D6657C">
          <w:rPr>
            <w:rFonts w:ascii="Arial" w:eastAsia="宋体" w:hAnsi="Arial" w:cs="Arial"/>
            <w:color w:val="212121"/>
            <w:kern w:val="0"/>
            <w:sz w:val="24"/>
            <w:szCs w:val="24"/>
          </w:rPr>
          <w:delText>以应用</w:delText>
        </w:r>
      </w:del>
      <w:r w:rsidRPr="009B37C0">
        <w:rPr>
          <w:rFonts w:ascii="Arial" w:eastAsia="宋体" w:hAnsi="Arial" w:cs="Arial"/>
          <w:color w:val="212121"/>
          <w:kern w:val="0"/>
          <w:sz w:val="24"/>
          <w:szCs w:val="24"/>
        </w:rPr>
        <w:t>（</w:t>
      </w:r>
      <w:ins w:id="2408" w:author="Shirley Li" w:date="2018-12-08T08:43:00Z">
        <w:r w:rsidR="00D6657C">
          <w:rPr>
            <w:rFonts w:ascii="Arial" w:eastAsia="宋体" w:hAnsi="Arial" w:cs="Arial" w:hint="eastAsia"/>
            <w:color w:val="212121"/>
            <w:kern w:val="0"/>
            <w:sz w:val="24"/>
            <w:szCs w:val="24"/>
          </w:rPr>
          <w:t>本教程中为</w:t>
        </w:r>
      </w:ins>
      <w:del w:id="2409" w:author="Shirley Li" w:date="2018-12-08T08:43:00Z">
        <w:r w:rsidRPr="009B37C0" w:rsidDel="00D6657C">
          <w:rPr>
            <w:rFonts w:ascii="Arial" w:eastAsia="宋体" w:hAnsi="Arial" w:cs="Arial"/>
            <w:color w:val="212121"/>
            <w:kern w:val="0"/>
            <w:sz w:val="24"/>
            <w:szCs w:val="24"/>
          </w:rPr>
          <w:delText>这里，</w:delText>
        </w:r>
      </w:del>
      <w:r w:rsidRPr="009B37C0">
        <w:rPr>
          <w:rFonts w:ascii="Arial" w:eastAsia="宋体" w:hAnsi="Arial" w:cs="Arial"/>
          <w:color w:val="212121"/>
          <w:kern w:val="0"/>
          <w:sz w:val="24"/>
          <w:szCs w:val="24"/>
        </w:rPr>
        <w:t>32</w:t>
      </w:r>
      <w:r w:rsidRPr="009B37C0">
        <w:rPr>
          <w:rFonts w:ascii="Arial" w:eastAsia="宋体" w:hAnsi="Arial" w:cs="Arial"/>
          <w:color w:val="212121"/>
          <w:kern w:val="0"/>
          <w:sz w:val="24"/>
          <w:szCs w:val="24"/>
        </w:rPr>
        <w:t>）</w:t>
      </w:r>
      <w:del w:id="2410" w:author="Shirley Li" w:date="2018-12-08T08:43:00Z">
        <w:r w:rsidRPr="009B37C0" w:rsidDel="00D6657C">
          <w:rPr>
            <w:rFonts w:ascii="Arial" w:eastAsia="宋体" w:hAnsi="Arial" w:cs="Arial"/>
            <w:color w:val="212121"/>
            <w:kern w:val="0"/>
            <w:sz w:val="24"/>
            <w:szCs w:val="24"/>
          </w:rPr>
          <w:delText>的数量</w:delText>
        </w:r>
      </w:del>
      <w:r w:rsidRPr="009B37C0">
        <w:rPr>
          <w:rFonts w:ascii="Arial" w:eastAsia="宋体" w:hAnsi="Arial" w:cs="Arial"/>
          <w:color w:val="212121"/>
          <w:kern w:val="0"/>
          <w:sz w:val="24"/>
          <w:szCs w:val="24"/>
        </w:rPr>
        <w:t>，</w:t>
      </w:r>
      <w:del w:id="2411" w:author="Shirley Li" w:date="2018-12-08T08:43:00Z">
        <w:r w:rsidRPr="009B37C0" w:rsidDel="00DC247D">
          <w:rPr>
            <w:rFonts w:ascii="Arial" w:eastAsia="宋体" w:hAnsi="Arial" w:cs="Arial"/>
            <w:color w:val="212121"/>
            <w:kern w:val="0"/>
            <w:sz w:val="24"/>
            <w:szCs w:val="24"/>
          </w:rPr>
          <w:delText>并且</w:delText>
        </w:r>
      </w:del>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kernel_size</w:t>
      </w:r>
      <w:r w:rsidRPr="009B37C0">
        <w:rPr>
          <w:rFonts w:ascii="Arial" w:eastAsia="宋体" w:hAnsi="Arial" w:cs="Arial"/>
          <w:color w:val="212121"/>
          <w:kern w:val="0"/>
          <w:sz w:val="24"/>
          <w:szCs w:val="24"/>
        </w:rPr>
        <w:t>指定了</w:t>
      </w:r>
      <w:del w:id="2412" w:author="Shirley Li" w:date="2018-12-08T08:43:00Z">
        <w:r w:rsidRPr="009B37C0" w:rsidDel="00C75020">
          <w:rPr>
            <w:rFonts w:ascii="Arial" w:eastAsia="宋体" w:hAnsi="Arial" w:cs="Arial"/>
            <w:color w:val="212121"/>
            <w:kern w:val="0"/>
            <w:sz w:val="24"/>
            <w:szCs w:val="24"/>
          </w:rPr>
          <w:delText>作为</w:delText>
        </w:r>
      </w:del>
      <w:r w:rsidRPr="009B37C0">
        <w:rPr>
          <w:rFonts w:ascii="Arial" w:eastAsia="宋体" w:hAnsi="Arial" w:cs="Arial"/>
          <w:color w:val="212121"/>
          <w:kern w:val="0"/>
          <w:sz w:val="24"/>
          <w:szCs w:val="24"/>
        </w:rPr>
        <w:t>过滤器的</w:t>
      </w:r>
      <w:del w:id="2413" w:author="Shirley Li" w:date="2018-12-08T08:43:00Z">
        <w:r w:rsidRPr="009B37C0" w:rsidDel="00C75020">
          <w:rPr>
            <w:rFonts w:ascii="Arial" w:eastAsia="宋体" w:hAnsi="Arial" w:cs="Arial" w:hint="eastAsia"/>
            <w:color w:val="212121"/>
            <w:kern w:val="0"/>
            <w:sz w:val="24"/>
            <w:szCs w:val="24"/>
          </w:rPr>
          <w:delText>尺寸</w:delText>
        </w:r>
      </w:del>
      <w:ins w:id="2414" w:author="Shirley Li" w:date="2018-12-08T08:43:00Z">
        <w:r w:rsidR="00C75020">
          <w:rPr>
            <w:rFonts w:ascii="Arial" w:eastAsia="宋体" w:hAnsi="Arial" w:cs="Arial" w:hint="eastAsia"/>
            <w:color w:val="212121"/>
            <w:kern w:val="0"/>
            <w:sz w:val="24"/>
            <w:szCs w:val="24"/>
          </w:rPr>
          <w:t>维度</w:t>
        </w:r>
      </w:ins>
      <w:moveToRangeStart w:id="2415" w:author="Shirley Li" w:date="2018-12-08T08:43:00Z" w:name="move532021965"/>
      <w:moveTo w:id="2416" w:author="Shirley Li" w:date="2018-12-08T08:43:00Z">
        <w:r w:rsidR="00C75020" w:rsidRPr="009B37C0">
          <w:rPr>
            <w:rFonts w:ascii="Courier New" w:eastAsia="宋体" w:hAnsi="Courier New" w:cs="Courier New"/>
            <w:color w:val="37474F"/>
            <w:kern w:val="0"/>
            <w:sz w:val="22"/>
            <w:shd w:val="clear" w:color="auto" w:fill="F7F7F7"/>
          </w:rPr>
          <w:t>[</w:t>
        </w:r>
        <w:r w:rsidR="00C75020" w:rsidRPr="009B37C0">
          <w:rPr>
            <w:rFonts w:ascii="Courier New" w:eastAsia="宋体" w:hAnsi="Courier New" w:cs="Courier New"/>
            <w:i/>
            <w:iCs/>
            <w:color w:val="37474F"/>
            <w:kern w:val="0"/>
            <w:sz w:val="22"/>
            <w:shd w:val="clear" w:color="auto" w:fill="F7F7F7"/>
          </w:rPr>
          <w:t>height</w:t>
        </w:r>
        <w:r w:rsidR="00C75020" w:rsidRPr="009B37C0">
          <w:rPr>
            <w:rFonts w:ascii="Courier New" w:eastAsia="宋体" w:hAnsi="Courier New" w:cs="Courier New"/>
            <w:color w:val="37474F"/>
            <w:kern w:val="0"/>
            <w:sz w:val="22"/>
            <w:shd w:val="clear" w:color="auto" w:fill="F7F7F7"/>
          </w:rPr>
          <w:t>, </w:t>
        </w:r>
        <w:r w:rsidR="00C75020" w:rsidRPr="009B37C0">
          <w:rPr>
            <w:rFonts w:ascii="Courier New" w:eastAsia="宋体" w:hAnsi="Courier New" w:cs="Courier New"/>
            <w:i/>
            <w:iCs/>
            <w:color w:val="37474F"/>
            <w:kern w:val="0"/>
            <w:sz w:val="22"/>
            <w:shd w:val="clear" w:color="auto" w:fill="F7F7F7"/>
          </w:rPr>
          <w:t>width</w:t>
        </w:r>
        <w:r w:rsidR="00C75020" w:rsidRPr="009B37C0">
          <w:rPr>
            <w:rFonts w:ascii="Courier New" w:eastAsia="宋体" w:hAnsi="Courier New" w:cs="Courier New"/>
            <w:color w:val="37474F"/>
            <w:kern w:val="0"/>
            <w:sz w:val="22"/>
            <w:shd w:val="clear" w:color="auto" w:fill="F7F7F7"/>
          </w:rPr>
          <w:t>]</w:t>
        </w:r>
      </w:moveTo>
      <w:moveToRangeEnd w:id="2415"/>
      <w:r w:rsidRPr="009B37C0">
        <w:rPr>
          <w:rFonts w:ascii="Arial" w:eastAsia="宋体" w:hAnsi="Arial" w:cs="Arial"/>
          <w:color w:val="212121"/>
          <w:kern w:val="0"/>
          <w:sz w:val="24"/>
          <w:szCs w:val="24"/>
        </w:rPr>
        <w:t>（</w:t>
      </w:r>
      <w:del w:id="2417" w:author="Shirley Li" w:date="2018-12-08T08:43:00Z">
        <w:r w:rsidRPr="009B37C0" w:rsidDel="00C75020">
          <w:rPr>
            <w:rFonts w:ascii="Arial" w:eastAsia="宋体" w:hAnsi="Arial" w:cs="Arial" w:hint="eastAsia"/>
            <w:color w:val="212121"/>
            <w:kern w:val="0"/>
            <w:sz w:val="24"/>
            <w:szCs w:val="24"/>
          </w:rPr>
          <w:delText>此处，</w:delText>
        </w:r>
      </w:del>
      <w:ins w:id="2418" w:author="Shirley Li" w:date="2018-12-08T08:43:00Z">
        <w:r w:rsidR="00C75020">
          <w:rPr>
            <w:rFonts w:ascii="Arial" w:eastAsia="宋体" w:hAnsi="Arial" w:cs="Arial" w:hint="eastAsia"/>
            <w:color w:val="212121"/>
            <w:kern w:val="0"/>
            <w:sz w:val="24"/>
            <w:szCs w:val="24"/>
          </w:rPr>
          <w:t>本教程中为</w:t>
        </w:r>
        <w:r w:rsidR="00C75020" w:rsidRPr="009B37C0">
          <w:rPr>
            <w:rFonts w:ascii="Courier New" w:eastAsia="宋体" w:hAnsi="Courier New" w:cs="Courier New"/>
            <w:color w:val="37474F"/>
            <w:kern w:val="0"/>
            <w:sz w:val="22"/>
            <w:shd w:val="clear" w:color="auto" w:fill="F7F7F7"/>
          </w:rPr>
          <w:t>[5, 5]</w:t>
        </w:r>
      </w:ins>
      <w:r w:rsidRPr="009B37C0">
        <w:rPr>
          <w:rFonts w:ascii="Arial" w:eastAsia="宋体" w:hAnsi="Arial" w:cs="Arial"/>
          <w:color w:val="212121"/>
          <w:kern w:val="0"/>
          <w:sz w:val="24"/>
          <w:szCs w:val="24"/>
        </w:rPr>
        <w:t>）。</w:t>
      </w:r>
      <w:ins w:id="2419" w:author="Shirley Li" w:date="2018-12-08T08:43:00Z">
        <w:r w:rsidR="00C75020" w:rsidRPr="009B37C0" w:rsidDel="00C75020">
          <w:rPr>
            <w:rFonts w:ascii="Courier New" w:eastAsia="宋体" w:hAnsi="Courier New" w:cs="Courier New"/>
            <w:color w:val="37474F"/>
            <w:kern w:val="0"/>
            <w:sz w:val="22"/>
            <w:shd w:val="clear" w:color="auto" w:fill="F7F7F7"/>
          </w:rPr>
          <w:t xml:space="preserve"> </w:t>
        </w:r>
      </w:ins>
      <w:moveFromRangeStart w:id="2420" w:author="Shirley Li" w:date="2018-12-08T08:43:00Z" w:name="move532021965"/>
      <w:moveFrom w:id="2421" w:author="Shirley Li" w:date="2018-12-08T08:43:00Z">
        <w:r w:rsidRPr="009B37C0" w:rsidDel="00C75020">
          <w:rPr>
            <w:rFonts w:ascii="Courier New" w:eastAsia="宋体" w:hAnsi="Courier New" w:cs="Courier New"/>
            <w:color w:val="37474F"/>
            <w:kern w:val="0"/>
            <w:sz w:val="22"/>
            <w:shd w:val="clear" w:color="auto" w:fill="F7F7F7"/>
          </w:rPr>
          <w:t>[</w:t>
        </w:r>
        <w:r w:rsidRPr="009B37C0" w:rsidDel="00C75020">
          <w:rPr>
            <w:rFonts w:ascii="Courier New" w:eastAsia="宋体" w:hAnsi="Courier New" w:cs="Courier New"/>
            <w:i/>
            <w:iCs/>
            <w:color w:val="37474F"/>
            <w:kern w:val="0"/>
            <w:sz w:val="22"/>
            <w:shd w:val="clear" w:color="auto" w:fill="F7F7F7"/>
          </w:rPr>
          <w:t>height</w:t>
        </w:r>
        <w:r w:rsidRPr="009B37C0" w:rsidDel="00C75020">
          <w:rPr>
            <w:rFonts w:ascii="Courier New" w:eastAsia="宋体" w:hAnsi="Courier New" w:cs="Courier New"/>
            <w:color w:val="37474F"/>
            <w:kern w:val="0"/>
            <w:sz w:val="22"/>
            <w:shd w:val="clear" w:color="auto" w:fill="F7F7F7"/>
          </w:rPr>
          <w:t>, </w:t>
        </w:r>
        <w:r w:rsidRPr="009B37C0" w:rsidDel="00C75020">
          <w:rPr>
            <w:rFonts w:ascii="Courier New" w:eastAsia="宋体" w:hAnsi="Courier New" w:cs="Courier New"/>
            <w:i/>
            <w:iCs/>
            <w:color w:val="37474F"/>
            <w:kern w:val="0"/>
            <w:sz w:val="22"/>
            <w:shd w:val="clear" w:color="auto" w:fill="F7F7F7"/>
          </w:rPr>
          <w:t>width</w:t>
        </w:r>
        <w:r w:rsidRPr="009B37C0" w:rsidDel="00C75020">
          <w:rPr>
            <w:rFonts w:ascii="Courier New" w:eastAsia="宋体" w:hAnsi="Courier New" w:cs="Courier New"/>
            <w:color w:val="37474F"/>
            <w:kern w:val="0"/>
            <w:sz w:val="22"/>
            <w:shd w:val="clear" w:color="auto" w:fill="F7F7F7"/>
          </w:rPr>
          <w:t>]</w:t>
        </w:r>
      </w:moveFrom>
      <w:moveFromRangeEnd w:id="2420"/>
      <w:del w:id="2422" w:author="Shirley Li" w:date="2018-12-08T08:43:00Z">
        <w:r w:rsidRPr="009B37C0" w:rsidDel="00C75020">
          <w:rPr>
            <w:rFonts w:ascii="Courier New" w:eastAsia="宋体" w:hAnsi="Courier New" w:cs="Courier New"/>
            <w:color w:val="37474F"/>
            <w:kern w:val="0"/>
            <w:sz w:val="22"/>
            <w:shd w:val="clear" w:color="auto" w:fill="F7F7F7"/>
          </w:rPr>
          <w:delText>[5, 5]</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提示：</w:t>
      </w:r>
      <w:r w:rsidRPr="009B37C0">
        <w:rPr>
          <w:rFonts w:ascii="Arial" w:eastAsia="宋体" w:hAnsi="Arial" w:cs="Arial"/>
          <w:color w:val="212121"/>
          <w:kern w:val="0"/>
          <w:sz w:val="24"/>
          <w:szCs w:val="24"/>
        </w:rPr>
        <w:t>如果过滤器高度和宽度具有相同的值，则可以为</w:t>
      </w:r>
      <w:r w:rsidRPr="009B37C0">
        <w:rPr>
          <w:rFonts w:ascii="Courier New" w:eastAsia="宋体" w:hAnsi="Courier New" w:cs="Courier New"/>
          <w:color w:val="37474F"/>
          <w:kern w:val="0"/>
          <w:sz w:val="22"/>
          <w:shd w:val="clear" w:color="auto" w:fill="F7F7F7"/>
        </w:rPr>
        <w:t>kernel_size</w:t>
      </w:r>
      <w:del w:id="2423" w:author="Shirley Li" w:date="2018-12-08T08:44:00Z">
        <w:r w:rsidRPr="009B37C0" w:rsidDel="00BC1E6E">
          <w:rPr>
            <w:rFonts w:ascii="Arial" w:eastAsia="宋体" w:hAnsi="Arial" w:cs="Arial"/>
            <w:color w:val="212121"/>
            <w:kern w:val="0"/>
            <w:sz w:val="24"/>
            <w:szCs w:val="24"/>
          </w:rPr>
          <w:delText>-eg</w:delText>
        </w:r>
      </w:del>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指定单个整数</w:t>
      </w:r>
      <w:ins w:id="2424" w:author="Shirley Li" w:date="2018-12-08T08:44:00Z">
        <w:r w:rsidR="00896056">
          <w:rPr>
            <w:rFonts w:ascii="Arial" w:eastAsia="宋体" w:hAnsi="Arial" w:cs="Arial" w:hint="eastAsia"/>
            <w:color w:val="212121"/>
            <w:kern w:val="0"/>
            <w:sz w:val="24"/>
            <w:szCs w:val="24"/>
          </w:rPr>
          <w:t>（例如</w:t>
        </w:r>
      </w:ins>
      <w:r w:rsidRPr="009B37C0">
        <w:rPr>
          <w:rFonts w:ascii="Courier New" w:eastAsia="宋体" w:hAnsi="Courier New" w:cs="Courier New"/>
          <w:color w:val="37474F"/>
          <w:kern w:val="0"/>
          <w:sz w:val="22"/>
          <w:shd w:val="clear" w:color="auto" w:fill="F7F7F7"/>
        </w:rPr>
        <w:t>kernel_size=5</w:t>
      </w:r>
      <w:ins w:id="2425" w:author="Shirley Li" w:date="2018-12-08T08:44:00Z">
        <w:r w:rsidR="00896056">
          <w:rPr>
            <w:rFonts w:ascii="Courier New" w:eastAsia="宋体" w:hAnsi="Courier New" w:cs="Courier New" w:hint="eastAsia"/>
            <w:color w:val="37474F"/>
            <w:kern w:val="0"/>
            <w:sz w:val="22"/>
            <w:shd w:val="clear" w:color="auto" w:fill="F7F7F7"/>
          </w:rPr>
          <w:t>）</w:t>
        </w:r>
      </w:ins>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del w:id="2426" w:author="Shirley Li" w:date="2018-12-08T08:44:00Z">
        <w:r w:rsidRPr="009B37C0" w:rsidDel="00692BF7">
          <w:rPr>
            <w:rFonts w:ascii="Arial" w:eastAsia="宋体" w:hAnsi="Arial" w:cs="Arial"/>
            <w:color w:val="212121"/>
            <w:kern w:val="0"/>
            <w:sz w:val="24"/>
            <w:szCs w:val="24"/>
          </w:rPr>
          <w:delText>该</w:delText>
        </w:r>
      </w:del>
      <w:r w:rsidRPr="009B37C0">
        <w:rPr>
          <w:rFonts w:ascii="Courier New" w:eastAsia="宋体" w:hAnsi="Courier New" w:cs="Courier New"/>
          <w:color w:val="37474F"/>
          <w:kern w:val="0"/>
          <w:sz w:val="22"/>
          <w:shd w:val="clear" w:color="auto" w:fill="F7F7F7"/>
        </w:rPr>
        <w:t>padding</w:t>
      </w:r>
      <w:r w:rsidRPr="009B37C0">
        <w:rPr>
          <w:rFonts w:ascii="Arial" w:eastAsia="宋体" w:hAnsi="Arial" w:cs="Arial"/>
          <w:color w:val="212121"/>
          <w:kern w:val="0"/>
          <w:sz w:val="24"/>
          <w:szCs w:val="24"/>
        </w:rPr>
        <w:t>参数指定了两个枚举值（不区分大小写）中的一个：</w:t>
      </w:r>
      <w:r w:rsidRPr="009B37C0">
        <w:rPr>
          <w:rFonts w:ascii="Courier New" w:eastAsia="宋体" w:hAnsi="Courier New" w:cs="Courier New"/>
          <w:color w:val="37474F"/>
          <w:kern w:val="0"/>
          <w:sz w:val="22"/>
          <w:shd w:val="clear" w:color="auto" w:fill="F7F7F7"/>
        </w:rPr>
        <w:t>valid</w:t>
      </w:r>
      <w:r w:rsidRPr="009B37C0">
        <w:rPr>
          <w:rFonts w:ascii="Arial" w:eastAsia="宋体" w:hAnsi="Arial" w:cs="Arial"/>
          <w:color w:val="212121"/>
          <w:kern w:val="0"/>
          <w:sz w:val="24"/>
          <w:szCs w:val="24"/>
        </w:rPr>
        <w:t>（</w:t>
      </w:r>
      <w:del w:id="2427" w:author="Shirley Li" w:date="2018-12-08T08:44:00Z">
        <w:r w:rsidRPr="009B37C0" w:rsidDel="00692BF7">
          <w:rPr>
            <w:rFonts w:ascii="Arial" w:eastAsia="宋体" w:hAnsi="Arial" w:cs="Arial" w:hint="eastAsia"/>
            <w:color w:val="212121"/>
            <w:kern w:val="0"/>
            <w:sz w:val="24"/>
            <w:szCs w:val="24"/>
          </w:rPr>
          <w:delText>缺省</w:delText>
        </w:r>
      </w:del>
      <w:ins w:id="2428" w:author="Shirley Li" w:date="2018-12-08T08:44:00Z">
        <w:r w:rsidR="00692BF7">
          <w:rPr>
            <w:rFonts w:ascii="Arial" w:eastAsia="宋体" w:hAnsi="Arial" w:cs="Arial" w:hint="eastAsia"/>
            <w:color w:val="212121"/>
            <w:kern w:val="0"/>
            <w:sz w:val="24"/>
            <w:szCs w:val="24"/>
          </w:rPr>
          <w:t>默认</w:t>
        </w:r>
      </w:ins>
      <w:r w:rsidRPr="009B37C0">
        <w:rPr>
          <w:rFonts w:ascii="Arial" w:eastAsia="宋体" w:hAnsi="Arial" w:cs="Arial"/>
          <w:color w:val="212121"/>
          <w:kern w:val="0"/>
          <w:sz w:val="24"/>
          <w:szCs w:val="24"/>
        </w:rPr>
        <w:t>值）或</w:t>
      </w:r>
      <w:r w:rsidRPr="009B37C0">
        <w:rPr>
          <w:rFonts w:ascii="Courier New" w:eastAsia="宋体" w:hAnsi="Courier New" w:cs="Courier New"/>
          <w:color w:val="37474F"/>
          <w:kern w:val="0"/>
          <w:sz w:val="22"/>
          <w:shd w:val="clear" w:color="auto" w:fill="F7F7F7"/>
        </w:rPr>
        <w:t>same</w:t>
      </w:r>
      <w:r w:rsidRPr="009B37C0">
        <w:rPr>
          <w:rFonts w:ascii="Arial" w:eastAsia="宋体" w:hAnsi="Arial" w:cs="Arial"/>
          <w:color w:val="212121"/>
          <w:kern w:val="0"/>
          <w:sz w:val="24"/>
          <w:szCs w:val="24"/>
        </w:rPr>
        <w:t>。要指定输出张量应具有与输入张量相同的高度和宽度值，我们</w:t>
      </w:r>
      <w:del w:id="2429" w:author="Shirley Li" w:date="2018-12-08T08:44:00Z">
        <w:r w:rsidRPr="009B37C0" w:rsidDel="00692BF7">
          <w:rPr>
            <w:rFonts w:ascii="Courier New" w:eastAsia="宋体" w:hAnsi="Courier New" w:cs="Courier New"/>
            <w:color w:val="37474F"/>
            <w:kern w:val="0"/>
            <w:sz w:val="22"/>
            <w:shd w:val="clear" w:color="auto" w:fill="F7F7F7"/>
          </w:rPr>
          <w:delText>padding=same</w:delText>
        </w:r>
      </w:del>
      <w:r w:rsidRPr="009B37C0">
        <w:rPr>
          <w:rFonts w:ascii="Arial" w:eastAsia="宋体" w:hAnsi="Arial" w:cs="Arial"/>
          <w:color w:val="212121"/>
          <w:kern w:val="0"/>
          <w:sz w:val="24"/>
          <w:szCs w:val="24"/>
        </w:rPr>
        <w:t>在此处设置</w:t>
      </w:r>
      <w:ins w:id="2430" w:author="Shirley Li" w:date="2018-12-08T08:44:00Z">
        <w:r w:rsidR="00692BF7" w:rsidRPr="009B37C0">
          <w:rPr>
            <w:rFonts w:ascii="Courier New" w:eastAsia="宋体" w:hAnsi="Courier New" w:cs="Courier New"/>
            <w:color w:val="37474F"/>
            <w:kern w:val="0"/>
            <w:sz w:val="22"/>
            <w:shd w:val="clear" w:color="auto" w:fill="F7F7F7"/>
          </w:rPr>
          <w:t>padding=same</w:t>
        </w:r>
      </w:ins>
      <w:r w:rsidRPr="009B37C0">
        <w:rPr>
          <w:rFonts w:ascii="Arial" w:eastAsia="宋体" w:hAnsi="Arial" w:cs="Arial"/>
          <w:color w:val="212121"/>
          <w:kern w:val="0"/>
          <w:sz w:val="24"/>
          <w:szCs w:val="24"/>
        </w:rPr>
        <w:t>，它指示</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将</w:t>
      </w:r>
      <w:r w:rsidRPr="009B37C0">
        <w:rPr>
          <w:rFonts w:ascii="Arial" w:eastAsia="宋体" w:hAnsi="Arial" w:cs="Arial"/>
          <w:color w:val="212121"/>
          <w:kern w:val="0"/>
          <w:sz w:val="24"/>
          <w:szCs w:val="24"/>
        </w:rPr>
        <w:t>0</w:t>
      </w:r>
      <w:r w:rsidRPr="009B37C0">
        <w:rPr>
          <w:rFonts w:ascii="Arial" w:eastAsia="宋体" w:hAnsi="Arial" w:cs="Arial"/>
          <w:color w:val="212121"/>
          <w:kern w:val="0"/>
          <w:sz w:val="24"/>
          <w:szCs w:val="24"/>
        </w:rPr>
        <w:t>值添加到输入张量的边缘以保持</w:t>
      </w:r>
      <w:r w:rsidRPr="009B37C0">
        <w:rPr>
          <w:rFonts w:ascii="Arial" w:eastAsia="宋体" w:hAnsi="Arial" w:cs="Arial"/>
          <w:color w:val="212121"/>
          <w:kern w:val="0"/>
          <w:sz w:val="24"/>
          <w:szCs w:val="24"/>
        </w:rPr>
        <w:t>28</w:t>
      </w:r>
      <w:r w:rsidRPr="009B37C0">
        <w:rPr>
          <w:rFonts w:ascii="Arial" w:eastAsia="宋体" w:hAnsi="Arial" w:cs="Arial"/>
          <w:color w:val="212121"/>
          <w:kern w:val="0"/>
          <w:sz w:val="24"/>
          <w:szCs w:val="24"/>
        </w:rPr>
        <w:t>的高度和宽度。（没有填充</w:t>
      </w:r>
      <w:ins w:id="2431" w:author="Shirley Li" w:date="2018-12-08T08:45:00Z">
        <w:r w:rsidR="00881233">
          <w:rPr>
            <w:rFonts w:ascii="Arial" w:eastAsia="宋体" w:hAnsi="Arial" w:cs="Arial" w:hint="eastAsia"/>
            <w:color w:val="212121"/>
            <w:kern w:val="0"/>
            <w:sz w:val="24"/>
            <w:szCs w:val="24"/>
          </w:rPr>
          <w:t>的话</w:t>
        </w:r>
      </w:ins>
      <w:r w:rsidRPr="009B37C0">
        <w:rPr>
          <w:rFonts w:ascii="Arial" w:eastAsia="宋体" w:hAnsi="Arial" w:cs="Arial"/>
          <w:color w:val="212121"/>
          <w:kern w:val="0"/>
          <w:sz w:val="24"/>
          <w:szCs w:val="24"/>
        </w:rPr>
        <w:t>，</w:t>
      </w:r>
      <w:del w:id="2432" w:author="Shirley Li" w:date="2018-12-08T08:45:00Z">
        <w:r w:rsidRPr="009B37C0" w:rsidDel="00881233">
          <w:rPr>
            <w:rFonts w:ascii="Arial" w:eastAsia="宋体" w:hAnsi="Arial" w:cs="Arial"/>
            <w:color w:val="212121"/>
            <w:kern w:val="0"/>
            <w:sz w:val="24"/>
            <w:szCs w:val="24"/>
          </w:rPr>
          <w:delText>a</w:delText>
        </w:r>
      </w:del>
      <w:r w:rsidRPr="009B37C0">
        <w:rPr>
          <w:rFonts w:ascii="Arial" w:eastAsia="宋体" w:hAnsi="Arial" w:cs="Arial"/>
          <w:color w:val="212121"/>
          <w:kern w:val="0"/>
          <w:sz w:val="24"/>
          <w:szCs w:val="24"/>
        </w:rPr>
        <w:t>在</w:t>
      </w:r>
      <w:r w:rsidRPr="009B37C0">
        <w:rPr>
          <w:rFonts w:ascii="Arial" w:eastAsia="宋体" w:hAnsi="Arial" w:cs="Arial"/>
          <w:color w:val="212121"/>
          <w:kern w:val="0"/>
          <w:sz w:val="24"/>
          <w:szCs w:val="24"/>
        </w:rPr>
        <w:t>28x28</w:t>
      </w:r>
      <w:r w:rsidRPr="009B37C0">
        <w:rPr>
          <w:rFonts w:ascii="Arial" w:eastAsia="宋体" w:hAnsi="Arial" w:cs="Arial"/>
          <w:color w:val="212121"/>
          <w:kern w:val="0"/>
          <w:sz w:val="24"/>
          <w:szCs w:val="24"/>
        </w:rPr>
        <w:t>张量上进行</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卷积将产生</w:t>
      </w:r>
      <w:r w:rsidRPr="009B37C0">
        <w:rPr>
          <w:rFonts w:ascii="Arial" w:eastAsia="宋体" w:hAnsi="Arial" w:cs="Arial"/>
          <w:color w:val="212121"/>
          <w:kern w:val="0"/>
          <w:sz w:val="24"/>
          <w:szCs w:val="24"/>
        </w:rPr>
        <w:t>24x24</w:t>
      </w:r>
      <w:r w:rsidRPr="009B37C0">
        <w:rPr>
          <w:rFonts w:ascii="Arial" w:eastAsia="宋体" w:hAnsi="Arial" w:cs="Arial"/>
          <w:color w:val="212121"/>
          <w:kern w:val="0"/>
          <w:sz w:val="24"/>
          <w:szCs w:val="24"/>
        </w:rPr>
        <w:t>张量，因为</w:t>
      </w:r>
      <w:del w:id="2433" w:author="Shirley Li" w:date="2018-12-08T08:45:00Z">
        <w:r w:rsidRPr="009B37C0" w:rsidDel="00881233">
          <w:rPr>
            <w:rFonts w:ascii="Arial" w:eastAsia="宋体" w:hAnsi="Arial" w:cs="Arial"/>
            <w:color w:val="212121"/>
            <w:kern w:val="0"/>
            <w:sz w:val="24"/>
            <w:szCs w:val="24"/>
          </w:rPr>
          <w:delText>有</w:delText>
        </w:r>
        <w:r w:rsidRPr="009B37C0" w:rsidDel="00881233">
          <w:rPr>
            <w:rFonts w:ascii="Arial" w:eastAsia="宋体" w:hAnsi="Arial" w:cs="Arial"/>
            <w:color w:val="212121"/>
            <w:kern w:val="0"/>
            <w:sz w:val="24"/>
            <w:szCs w:val="24"/>
          </w:rPr>
          <w:delText>24x24</w:delText>
        </w:r>
        <w:r w:rsidRPr="009B37C0" w:rsidDel="00881233">
          <w:rPr>
            <w:rFonts w:ascii="Arial" w:eastAsia="宋体" w:hAnsi="Arial" w:cs="Arial"/>
            <w:color w:val="212121"/>
            <w:kern w:val="0"/>
            <w:sz w:val="24"/>
            <w:szCs w:val="24"/>
          </w:rPr>
          <w:delText>个位置从</w:delText>
        </w:r>
      </w:del>
      <w:ins w:id="2434" w:author="Shirley Li" w:date="2018-12-08T08:45:00Z">
        <w:r w:rsidR="00881233">
          <w:rPr>
            <w:rFonts w:ascii="Arial" w:eastAsia="宋体" w:hAnsi="Arial" w:cs="Arial" w:hint="eastAsia"/>
            <w:color w:val="212121"/>
            <w:kern w:val="0"/>
            <w:sz w:val="24"/>
            <w:szCs w:val="24"/>
          </w:rPr>
          <w:t>在</w:t>
        </w:r>
      </w:ins>
      <w:r w:rsidRPr="009B37C0">
        <w:rPr>
          <w:rFonts w:ascii="Arial" w:eastAsia="宋体" w:hAnsi="Arial" w:cs="Arial"/>
          <w:color w:val="212121"/>
          <w:kern w:val="0"/>
          <w:sz w:val="24"/>
          <w:szCs w:val="24"/>
        </w:rPr>
        <w:t>28x28</w:t>
      </w:r>
      <w:r w:rsidRPr="009B37C0">
        <w:rPr>
          <w:rFonts w:ascii="Arial" w:eastAsia="宋体" w:hAnsi="Arial" w:cs="Arial"/>
          <w:color w:val="212121"/>
          <w:kern w:val="0"/>
          <w:sz w:val="24"/>
          <w:szCs w:val="24"/>
        </w:rPr>
        <w:t>网格中</w:t>
      </w:r>
      <w:ins w:id="2435" w:author="Shirley Li" w:date="2018-12-08T08:45:00Z">
        <w:r w:rsidR="00881233" w:rsidRPr="009B37C0">
          <w:rPr>
            <w:rFonts w:ascii="Arial" w:eastAsia="宋体" w:hAnsi="Arial" w:cs="Arial"/>
            <w:color w:val="212121"/>
            <w:kern w:val="0"/>
            <w:sz w:val="24"/>
            <w:szCs w:val="24"/>
          </w:rPr>
          <w:t>有</w:t>
        </w:r>
        <w:r w:rsidR="00881233" w:rsidRPr="009B37C0">
          <w:rPr>
            <w:rFonts w:ascii="Arial" w:eastAsia="宋体" w:hAnsi="Arial" w:cs="Arial"/>
            <w:color w:val="212121"/>
            <w:kern w:val="0"/>
            <w:sz w:val="24"/>
            <w:szCs w:val="24"/>
          </w:rPr>
          <w:t>24x24</w:t>
        </w:r>
        <w:r w:rsidR="00881233" w:rsidRPr="009B37C0">
          <w:rPr>
            <w:rFonts w:ascii="Arial" w:eastAsia="宋体" w:hAnsi="Arial" w:cs="Arial"/>
            <w:color w:val="212121"/>
            <w:kern w:val="0"/>
            <w:sz w:val="24"/>
            <w:szCs w:val="24"/>
          </w:rPr>
          <w:t>个位置</w:t>
        </w:r>
      </w:ins>
      <w:ins w:id="2436" w:author="Shirley Li" w:date="2018-12-08T08:46:00Z">
        <w:r w:rsidR="00881233">
          <w:rPr>
            <w:rFonts w:ascii="Arial" w:eastAsia="宋体" w:hAnsi="Arial" w:cs="Arial" w:hint="eastAsia"/>
            <w:color w:val="212121"/>
            <w:kern w:val="0"/>
            <w:sz w:val="24"/>
            <w:szCs w:val="24"/>
          </w:rPr>
          <w:t>可以</w:t>
        </w:r>
      </w:ins>
      <w:r w:rsidRPr="009B37C0">
        <w:rPr>
          <w:rFonts w:ascii="Arial" w:eastAsia="宋体" w:hAnsi="Arial" w:cs="Arial"/>
          <w:color w:val="212121"/>
          <w:kern w:val="0"/>
          <w:sz w:val="24"/>
          <w:szCs w:val="24"/>
        </w:rPr>
        <w:t>提取</w:t>
      </w:r>
      <w:r w:rsidRPr="009B37C0">
        <w:rPr>
          <w:rFonts w:ascii="Arial" w:eastAsia="宋体" w:hAnsi="Arial" w:cs="Arial"/>
          <w:color w:val="212121"/>
          <w:kern w:val="0"/>
          <w:sz w:val="24"/>
          <w:szCs w:val="24"/>
        </w:rPr>
        <w:t>5x5</w:t>
      </w:r>
      <w:del w:id="2437" w:author="Shirley Li" w:date="2018-12-08T08:46:00Z">
        <w:r w:rsidRPr="009B37C0" w:rsidDel="00881233">
          <w:rPr>
            <w:rFonts w:ascii="Arial" w:eastAsia="宋体" w:hAnsi="Arial" w:cs="Arial"/>
            <w:color w:val="212121"/>
            <w:kern w:val="0"/>
            <w:sz w:val="24"/>
            <w:szCs w:val="24"/>
          </w:rPr>
          <w:delText>瓦片</w:delText>
        </w:r>
      </w:del>
      <w:ins w:id="2438" w:author="Shirley Li" w:date="2018-12-08T08:46:00Z">
        <w:r w:rsidR="00881233">
          <w:rPr>
            <w:rFonts w:ascii="Arial" w:eastAsia="宋体" w:hAnsi="Arial" w:cs="Arial" w:hint="eastAsia"/>
            <w:color w:val="212121"/>
            <w:kern w:val="0"/>
            <w:sz w:val="24"/>
            <w:szCs w:val="24"/>
          </w:rPr>
          <w:t>图块</w:t>
        </w:r>
      </w:ins>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del w:id="2439" w:author="Shirley Li" w:date="2018-12-08T08:46:00Z">
        <w:r w:rsidRPr="009B37C0" w:rsidDel="008541E2">
          <w:rPr>
            <w:rFonts w:ascii="Arial" w:eastAsia="宋体" w:hAnsi="Arial" w:cs="Arial"/>
            <w:color w:val="212121"/>
            <w:kern w:val="0"/>
            <w:sz w:val="24"/>
            <w:szCs w:val="24"/>
          </w:rPr>
          <w:delText>该</w:delText>
        </w:r>
      </w:del>
      <w:r w:rsidRPr="009B37C0">
        <w:rPr>
          <w:rFonts w:ascii="Courier New" w:eastAsia="宋体" w:hAnsi="Courier New" w:cs="Courier New"/>
          <w:color w:val="37474F"/>
          <w:kern w:val="0"/>
          <w:sz w:val="22"/>
          <w:shd w:val="clear" w:color="auto" w:fill="F7F7F7"/>
        </w:rPr>
        <w:t>activation</w:t>
      </w:r>
      <w:r w:rsidRPr="009B37C0">
        <w:rPr>
          <w:rFonts w:ascii="Arial" w:eastAsia="宋体" w:hAnsi="Arial" w:cs="Arial"/>
          <w:color w:val="212121"/>
          <w:kern w:val="0"/>
          <w:sz w:val="24"/>
          <w:szCs w:val="24"/>
        </w:rPr>
        <w:t>参数指定了</w:t>
      </w:r>
      <w:del w:id="2440" w:author="Shirley Li" w:date="2018-12-08T08:46:00Z">
        <w:r w:rsidRPr="009B37C0" w:rsidDel="008541E2">
          <w:rPr>
            <w:rFonts w:ascii="Arial" w:eastAsia="宋体" w:hAnsi="Arial" w:cs="Arial"/>
            <w:color w:val="212121"/>
            <w:kern w:val="0"/>
            <w:sz w:val="24"/>
            <w:szCs w:val="24"/>
          </w:rPr>
          <w:delText>激活功能</w:delText>
        </w:r>
      </w:del>
      <w:r w:rsidRPr="009B37C0">
        <w:rPr>
          <w:rFonts w:ascii="Arial" w:eastAsia="宋体" w:hAnsi="Arial" w:cs="Arial"/>
          <w:color w:val="212121"/>
          <w:kern w:val="0"/>
          <w:sz w:val="24"/>
          <w:szCs w:val="24"/>
        </w:rPr>
        <w:t>应用</w:t>
      </w:r>
      <w:ins w:id="2441" w:author="Shirley Li" w:date="2018-12-08T08:46:00Z">
        <w:r w:rsidR="008541E2">
          <w:rPr>
            <w:rFonts w:ascii="Arial" w:eastAsia="宋体" w:hAnsi="Arial" w:cs="Arial" w:hint="eastAsia"/>
            <w:color w:val="212121"/>
            <w:kern w:val="0"/>
            <w:sz w:val="24"/>
            <w:szCs w:val="24"/>
          </w:rPr>
          <w:t>于</w:t>
        </w:r>
      </w:ins>
      <w:del w:id="2442" w:author="Shirley Li" w:date="2018-12-08T08:46:00Z">
        <w:r w:rsidRPr="009B37C0" w:rsidDel="008541E2">
          <w:rPr>
            <w:rFonts w:ascii="Arial" w:eastAsia="宋体" w:hAnsi="Arial" w:cs="Arial"/>
            <w:color w:val="212121"/>
            <w:kern w:val="0"/>
            <w:sz w:val="24"/>
            <w:szCs w:val="24"/>
          </w:rPr>
          <w:delText>到</w:delText>
        </w:r>
      </w:del>
      <w:r w:rsidRPr="009B37C0">
        <w:rPr>
          <w:rFonts w:ascii="Arial" w:eastAsia="宋体" w:hAnsi="Arial" w:cs="Arial"/>
          <w:color w:val="212121"/>
          <w:kern w:val="0"/>
          <w:sz w:val="24"/>
          <w:szCs w:val="24"/>
        </w:rPr>
        <w:t>卷积</w:t>
      </w:r>
      <w:del w:id="2443" w:author="Shirley Li" w:date="2018-12-08T08:46:00Z">
        <w:r w:rsidRPr="009B37C0" w:rsidDel="008541E2">
          <w:rPr>
            <w:rFonts w:ascii="Arial" w:eastAsia="宋体" w:hAnsi="Arial" w:cs="Arial"/>
            <w:color w:val="212121"/>
            <w:kern w:val="0"/>
            <w:sz w:val="24"/>
            <w:szCs w:val="24"/>
          </w:rPr>
          <w:delText>的</w:delText>
        </w:r>
      </w:del>
      <w:r w:rsidRPr="009B37C0">
        <w:rPr>
          <w:rFonts w:ascii="Arial" w:eastAsia="宋体" w:hAnsi="Arial" w:cs="Arial"/>
          <w:color w:val="212121"/>
          <w:kern w:val="0"/>
          <w:sz w:val="24"/>
          <w:szCs w:val="24"/>
        </w:rPr>
        <w:t>输出</w:t>
      </w:r>
      <w:ins w:id="2444" w:author="Shirley Li" w:date="2018-12-08T08:46:00Z">
        <w:r w:rsidR="008541E2">
          <w:rPr>
            <w:rFonts w:ascii="Arial" w:eastAsia="宋体" w:hAnsi="Arial" w:cs="Arial" w:hint="eastAsia"/>
            <w:color w:val="212121"/>
            <w:kern w:val="0"/>
            <w:sz w:val="24"/>
            <w:szCs w:val="24"/>
          </w:rPr>
          <w:t>的</w:t>
        </w:r>
      </w:ins>
      <w:ins w:id="2445" w:author="Shirley Li" w:date="2018-12-08T08:47:00Z">
        <w:r w:rsidR="008541E2">
          <w:rPr>
            <w:rFonts w:ascii="Arial" w:eastAsia="宋体" w:hAnsi="Arial" w:cs="Arial" w:hint="eastAsia"/>
            <w:color w:val="212121"/>
            <w:kern w:val="0"/>
            <w:sz w:val="24"/>
            <w:szCs w:val="24"/>
          </w:rPr>
          <w:t>激活函数</w:t>
        </w:r>
      </w:ins>
      <w:r w:rsidRPr="009B37C0">
        <w:rPr>
          <w:rFonts w:ascii="Arial" w:eastAsia="宋体" w:hAnsi="Arial" w:cs="Arial"/>
          <w:color w:val="212121"/>
          <w:kern w:val="0"/>
          <w:sz w:val="24"/>
          <w:szCs w:val="24"/>
        </w:rPr>
        <w:t>。在这里，我们</w:t>
      </w:r>
      <w:del w:id="2446" w:author="Shirley Li" w:date="2018-12-08T08:47:00Z">
        <w:r w:rsidRPr="009B37C0" w:rsidDel="00F661A0">
          <w:rPr>
            <w:rFonts w:ascii="Arial" w:eastAsia="宋体" w:hAnsi="Arial" w:cs="Arial"/>
            <w:color w:val="212121"/>
            <w:kern w:val="0"/>
            <w:sz w:val="24"/>
            <w:szCs w:val="24"/>
          </w:rPr>
          <w:delText>指定</w:delText>
        </w:r>
      </w:del>
      <w:ins w:id="2447" w:author="Shirley Li" w:date="2018-12-08T08:47:00Z">
        <w:r w:rsidR="006B6090">
          <w:rPr>
            <w:rFonts w:ascii="Arial" w:eastAsia="宋体" w:hAnsi="Arial" w:cs="Arial" w:hint="eastAsia"/>
            <w:color w:val="212121"/>
            <w:kern w:val="0"/>
            <w:sz w:val="24"/>
            <w:szCs w:val="24"/>
          </w:rPr>
          <w:t>使用</w:t>
        </w:r>
        <w:r w:rsidR="00F661A0">
          <w:rPr>
            <w:rFonts w:ascii="Courier New" w:eastAsia="宋体" w:hAnsi="Courier New" w:cs="Courier New"/>
            <w:color w:val="039BE5"/>
            <w:kern w:val="0"/>
            <w:sz w:val="22"/>
            <w:shd w:val="clear" w:color="auto" w:fill="F7F7F7"/>
          </w:rPr>
          <w:fldChar w:fldCharType="begin"/>
        </w:r>
        <w:r w:rsidR="00F661A0">
          <w:rPr>
            <w:rFonts w:ascii="Courier New" w:eastAsia="宋体" w:hAnsi="Courier New" w:cs="Courier New"/>
            <w:color w:val="039BE5"/>
            <w:kern w:val="0"/>
            <w:sz w:val="22"/>
            <w:shd w:val="clear" w:color="auto" w:fill="F7F7F7"/>
          </w:rPr>
          <w:instrText xml:space="preserve"> HYPERLINK "https://tensorflow.google.cn/api_docs/python/tf/nn/relu" </w:instrText>
        </w:r>
        <w:r w:rsidR="00F661A0">
          <w:rPr>
            <w:rFonts w:ascii="Courier New" w:eastAsia="宋体" w:hAnsi="Courier New" w:cs="Courier New"/>
            <w:color w:val="039BE5"/>
            <w:kern w:val="0"/>
            <w:sz w:val="22"/>
            <w:shd w:val="clear" w:color="auto" w:fill="F7F7F7"/>
          </w:rPr>
          <w:fldChar w:fldCharType="separate"/>
        </w:r>
        <w:r w:rsidR="00F661A0" w:rsidRPr="009B37C0">
          <w:rPr>
            <w:rFonts w:ascii="Courier New" w:eastAsia="宋体" w:hAnsi="Courier New" w:cs="Courier New"/>
            <w:color w:val="039BE5"/>
            <w:kern w:val="0"/>
            <w:sz w:val="22"/>
            <w:shd w:val="clear" w:color="auto" w:fill="F7F7F7"/>
          </w:rPr>
          <w:t>tf.nn.relu</w:t>
        </w:r>
        <w:r w:rsidR="00F661A0">
          <w:rPr>
            <w:rFonts w:ascii="Courier New" w:eastAsia="宋体" w:hAnsi="Courier New" w:cs="Courier New"/>
            <w:color w:val="039BE5"/>
            <w:kern w:val="0"/>
            <w:sz w:val="22"/>
            <w:shd w:val="clear" w:color="auto" w:fill="F7F7F7"/>
          </w:rPr>
          <w:fldChar w:fldCharType="end"/>
        </w:r>
        <w:r w:rsidR="00F96E44">
          <w:rPr>
            <w:rFonts w:ascii="Courier New" w:eastAsia="宋体" w:hAnsi="Courier New" w:cs="Courier New" w:hint="eastAsia"/>
            <w:color w:val="039BE5"/>
            <w:kern w:val="0"/>
            <w:sz w:val="22"/>
            <w:shd w:val="clear" w:color="auto" w:fill="F7F7F7"/>
          </w:rPr>
          <w:t>指定作为</w:t>
        </w:r>
      </w:ins>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w:t>
      </w:r>
      <w:ins w:id="2448" w:author="Shirley Li" w:date="2018-12-08T08:47:00Z">
        <w:r w:rsidR="00F96E44">
          <w:rPr>
            <w:rFonts w:ascii="Arial" w:eastAsia="宋体" w:hAnsi="Arial" w:cs="Arial" w:hint="eastAsia"/>
            <w:color w:val="212121"/>
            <w:kern w:val="0"/>
            <w:sz w:val="24"/>
            <w:szCs w:val="24"/>
          </w:rPr>
          <w:t>函数</w:t>
        </w:r>
      </w:ins>
      <w:del w:id="2449" w:author="Shirley Li" w:date="2018-12-08T08:47:00Z">
        <w:r w:rsidR="00FA200B" w:rsidDel="00F661A0">
          <w:rPr>
            <w:rFonts w:ascii="Courier New" w:eastAsia="宋体" w:hAnsi="Courier New" w:cs="Courier New"/>
            <w:color w:val="039BE5"/>
            <w:kern w:val="0"/>
            <w:sz w:val="22"/>
            <w:shd w:val="clear" w:color="auto" w:fill="F7F7F7"/>
          </w:rPr>
          <w:fldChar w:fldCharType="begin"/>
        </w:r>
        <w:r w:rsidR="00FA200B" w:rsidDel="00F661A0">
          <w:rPr>
            <w:rFonts w:ascii="Courier New" w:eastAsia="宋体" w:hAnsi="Courier New" w:cs="Courier New"/>
            <w:color w:val="039BE5"/>
            <w:kern w:val="0"/>
            <w:sz w:val="22"/>
            <w:shd w:val="clear" w:color="auto" w:fill="F7F7F7"/>
          </w:rPr>
          <w:delInstrText xml:space="preserve"> HYPERLINK "https://tensorflow.google.cn/api_docs/python/tf/nn/relu" </w:delInstrText>
        </w:r>
        <w:r w:rsidR="00FA200B" w:rsidDel="00F661A0">
          <w:rPr>
            <w:rFonts w:ascii="Courier New" w:eastAsia="宋体" w:hAnsi="Courier New" w:cs="Courier New"/>
            <w:color w:val="039BE5"/>
            <w:kern w:val="0"/>
            <w:sz w:val="22"/>
            <w:shd w:val="clear" w:color="auto" w:fill="F7F7F7"/>
          </w:rPr>
          <w:fldChar w:fldCharType="separate"/>
        </w:r>
        <w:r w:rsidRPr="009B37C0" w:rsidDel="00F661A0">
          <w:rPr>
            <w:rFonts w:ascii="Courier New" w:eastAsia="宋体" w:hAnsi="Courier New" w:cs="Courier New"/>
            <w:color w:val="039BE5"/>
            <w:kern w:val="0"/>
            <w:sz w:val="22"/>
            <w:shd w:val="clear" w:color="auto" w:fill="F7F7F7"/>
          </w:rPr>
          <w:delText>tf.nn.relu</w:delText>
        </w:r>
        <w:r w:rsidR="00FA200B" w:rsidDel="00F661A0">
          <w:rPr>
            <w:rFonts w:ascii="Courier New" w:eastAsia="宋体" w:hAnsi="Courier New" w:cs="Courier New"/>
            <w:color w:val="039BE5"/>
            <w:kern w:val="0"/>
            <w:sz w:val="22"/>
            <w:shd w:val="clear" w:color="auto" w:fill="F7F7F7"/>
          </w:rPr>
          <w:fldChar w:fldCharType="end"/>
        </w:r>
      </w:del>
      <w:r w:rsidRPr="009B37C0">
        <w:rPr>
          <w:rFonts w:ascii="Arial" w:eastAsia="宋体" w:hAnsi="Arial" w:cs="Arial"/>
          <w:color w:val="212121"/>
          <w:kern w:val="0"/>
          <w:sz w:val="24"/>
          <w:szCs w:val="24"/>
        </w:rPr>
        <w:t>。</w:t>
      </w:r>
    </w:p>
    <w:p w:rsidR="006F7728" w:rsidRPr="009B37C0" w:rsidRDefault="00007238" w:rsidP="006F7728">
      <w:pPr>
        <w:widowControl/>
        <w:spacing w:before="240" w:after="240"/>
        <w:jc w:val="left"/>
        <w:rPr>
          <w:rFonts w:ascii="Arial" w:eastAsia="宋体" w:hAnsi="Arial" w:cs="Arial"/>
          <w:color w:val="212121"/>
          <w:kern w:val="0"/>
          <w:sz w:val="24"/>
          <w:szCs w:val="24"/>
        </w:rPr>
      </w:pPr>
      <w:ins w:id="2450" w:author="Shirley Li" w:date="2018-12-08T08:47:00Z">
        <w:r w:rsidRPr="009B37C0">
          <w:rPr>
            <w:rFonts w:ascii="Courier New" w:eastAsia="宋体" w:hAnsi="Courier New" w:cs="Courier New"/>
            <w:color w:val="37474F"/>
            <w:kern w:val="0"/>
            <w:sz w:val="22"/>
            <w:shd w:val="clear" w:color="auto" w:fill="F7F7F7"/>
          </w:rPr>
          <w:t>conv2d()</w:t>
        </w:r>
      </w:ins>
      <w:del w:id="2451" w:author="Shirley Li" w:date="2018-12-08T08:47:00Z">
        <w:r w:rsidR="006F7728" w:rsidRPr="009B37C0" w:rsidDel="00007238">
          <w:rPr>
            <w:rFonts w:ascii="Arial" w:eastAsia="宋体" w:hAnsi="Arial" w:cs="Arial"/>
            <w:color w:val="212121"/>
            <w:kern w:val="0"/>
            <w:sz w:val="24"/>
            <w:szCs w:val="24"/>
          </w:rPr>
          <w:delText>我们产生</w:delText>
        </w:r>
      </w:del>
      <w:ins w:id="2452" w:author="Shirley Li" w:date="2018-12-08T08:47:00Z">
        <w:r>
          <w:rPr>
            <w:rFonts w:ascii="Arial" w:eastAsia="宋体" w:hAnsi="Arial" w:cs="Arial" w:hint="eastAsia"/>
            <w:color w:val="212121"/>
            <w:kern w:val="0"/>
            <w:sz w:val="24"/>
            <w:szCs w:val="24"/>
          </w:rPr>
          <w:t>生成</w:t>
        </w:r>
      </w:ins>
      <w:r w:rsidR="006F7728" w:rsidRPr="009B37C0">
        <w:rPr>
          <w:rFonts w:ascii="Arial" w:eastAsia="宋体" w:hAnsi="Arial" w:cs="Arial"/>
          <w:color w:val="212121"/>
          <w:kern w:val="0"/>
          <w:sz w:val="24"/>
          <w:szCs w:val="24"/>
        </w:rPr>
        <w:t>的输出张量</w:t>
      </w:r>
      <w:del w:id="2453" w:author="Shirley Li" w:date="2018-12-08T08:47:00Z">
        <w:r w:rsidR="006F7728" w:rsidRPr="009B37C0" w:rsidDel="00007238">
          <w:rPr>
            <w:rFonts w:ascii="Courier New" w:eastAsia="宋体" w:hAnsi="Courier New" w:cs="Courier New"/>
            <w:color w:val="37474F"/>
            <w:kern w:val="0"/>
            <w:sz w:val="22"/>
            <w:shd w:val="clear" w:color="auto" w:fill="F7F7F7"/>
          </w:rPr>
          <w:delText>conv2d()</w:delText>
        </w:r>
      </w:del>
      <w:r w:rsidR="006F7728" w:rsidRPr="009B37C0">
        <w:rPr>
          <w:rFonts w:ascii="Arial" w:eastAsia="宋体" w:hAnsi="Arial" w:cs="Arial"/>
          <w:color w:val="212121"/>
          <w:kern w:val="0"/>
          <w:sz w:val="24"/>
          <w:szCs w:val="24"/>
        </w:rPr>
        <w:t>具有以下形状</w:t>
      </w:r>
      <w:r w:rsidR="006F7728" w:rsidRPr="009B37C0">
        <w:rPr>
          <w:rFonts w:ascii="Arial" w:eastAsia="宋体" w:hAnsi="Arial" w:cs="Arial"/>
          <w:color w:val="212121"/>
          <w:kern w:val="0"/>
          <w:sz w:val="24"/>
          <w:szCs w:val="24"/>
        </w:rPr>
        <w:t> </w:t>
      </w:r>
      <w:r w:rsidR="006F7728" w:rsidRPr="009B37C0">
        <w:rPr>
          <w:rFonts w:ascii="Arial" w:eastAsia="宋体" w:hAnsi="Arial" w:cs="Arial"/>
          <w:color w:val="212121"/>
          <w:kern w:val="0"/>
          <w:sz w:val="24"/>
          <w:szCs w:val="24"/>
        </w:rPr>
        <w:t>：</w:t>
      </w:r>
      <w:moveToRangeStart w:id="2454" w:author="Shirley Li" w:date="2018-12-08T08:48:00Z" w:name="move532022210"/>
      <w:moveTo w:id="2455" w:author="Shirley Li" w:date="2018-12-08T08:48:00Z">
        <w:r w:rsidR="002E2930" w:rsidRPr="009B37C0">
          <w:rPr>
            <w:rFonts w:ascii="Courier New" w:eastAsia="宋体" w:hAnsi="Courier New" w:cs="Courier New"/>
            <w:color w:val="37474F"/>
            <w:kern w:val="0"/>
            <w:sz w:val="22"/>
            <w:shd w:val="clear" w:color="auto" w:fill="F7F7F7"/>
          </w:rPr>
          <w:t>[</w:t>
        </w:r>
        <w:r w:rsidR="002E2930" w:rsidRPr="009B37C0">
          <w:rPr>
            <w:rFonts w:ascii="Courier New" w:eastAsia="宋体" w:hAnsi="Courier New" w:cs="Courier New"/>
            <w:i/>
            <w:iCs/>
            <w:color w:val="37474F"/>
            <w:kern w:val="0"/>
            <w:sz w:val="22"/>
            <w:shd w:val="clear" w:color="auto" w:fill="F7F7F7"/>
          </w:rPr>
          <w:t>batch_size</w:t>
        </w:r>
        <w:r w:rsidR="002E2930" w:rsidRPr="009B37C0">
          <w:rPr>
            <w:rFonts w:ascii="Courier New" w:eastAsia="宋体" w:hAnsi="Courier New" w:cs="Courier New"/>
            <w:color w:val="37474F"/>
            <w:kern w:val="0"/>
            <w:sz w:val="22"/>
            <w:shd w:val="clear" w:color="auto" w:fill="F7F7F7"/>
          </w:rPr>
          <w:t>, 28, 28, 32]</w:t>
        </w:r>
      </w:moveTo>
      <w:moveToRangeEnd w:id="2454"/>
      <w:ins w:id="2456" w:author="Shirley Li" w:date="2018-12-08T08:48:00Z">
        <w:r w:rsidR="002E2930">
          <w:rPr>
            <w:rFonts w:ascii="Courier New" w:eastAsia="宋体" w:hAnsi="Courier New" w:cs="Courier New" w:hint="eastAsia"/>
            <w:color w:val="37474F"/>
            <w:kern w:val="0"/>
            <w:sz w:val="22"/>
            <w:shd w:val="clear" w:color="auto" w:fill="F7F7F7"/>
          </w:rPr>
          <w:t>，</w:t>
        </w:r>
      </w:ins>
      <w:r w:rsidR="006F7728" w:rsidRPr="009B37C0">
        <w:rPr>
          <w:rFonts w:ascii="Arial" w:eastAsia="宋体" w:hAnsi="Arial" w:cs="Arial"/>
          <w:color w:val="212121"/>
          <w:kern w:val="0"/>
          <w:sz w:val="24"/>
          <w:szCs w:val="24"/>
        </w:rPr>
        <w:t>与输入</w:t>
      </w:r>
      <w:ins w:id="2457" w:author="Shirley Li" w:date="2018-12-08T08:48:00Z">
        <w:r w:rsidR="002E2930">
          <w:rPr>
            <w:rFonts w:ascii="Arial" w:eastAsia="宋体" w:hAnsi="Arial" w:cs="Arial" w:hint="eastAsia"/>
            <w:color w:val="212121"/>
            <w:kern w:val="0"/>
            <w:sz w:val="24"/>
            <w:szCs w:val="24"/>
          </w:rPr>
          <w:t>具有</w:t>
        </w:r>
      </w:ins>
      <w:r w:rsidR="006F7728" w:rsidRPr="009B37C0">
        <w:rPr>
          <w:rFonts w:ascii="Arial" w:eastAsia="宋体" w:hAnsi="Arial" w:cs="Arial"/>
          <w:color w:val="212121"/>
          <w:kern w:val="0"/>
          <w:sz w:val="24"/>
          <w:szCs w:val="24"/>
        </w:rPr>
        <w:t>相同的高度和宽度尺寸，但现在有</w:t>
      </w:r>
      <w:r w:rsidR="006F7728" w:rsidRPr="009B37C0">
        <w:rPr>
          <w:rFonts w:ascii="Arial" w:eastAsia="宋体" w:hAnsi="Arial" w:cs="Arial"/>
          <w:color w:val="212121"/>
          <w:kern w:val="0"/>
          <w:sz w:val="24"/>
          <w:szCs w:val="24"/>
        </w:rPr>
        <w:t>32</w:t>
      </w:r>
      <w:r w:rsidR="006F7728" w:rsidRPr="009B37C0">
        <w:rPr>
          <w:rFonts w:ascii="Arial" w:eastAsia="宋体" w:hAnsi="Arial" w:cs="Arial"/>
          <w:color w:val="212121"/>
          <w:kern w:val="0"/>
          <w:sz w:val="24"/>
          <w:szCs w:val="24"/>
        </w:rPr>
        <w:t>个通道</w:t>
      </w:r>
      <w:ins w:id="2458" w:author="Shirley Li" w:date="2018-12-08T08:48:00Z">
        <w:r w:rsidR="004E5BE1" w:rsidRPr="004E5BE1">
          <w:rPr>
            <w:rFonts w:ascii="Arial" w:eastAsia="宋体" w:hAnsi="Arial" w:cs="Arial" w:hint="eastAsia"/>
            <w:color w:val="212121"/>
            <w:kern w:val="0"/>
            <w:sz w:val="24"/>
            <w:szCs w:val="24"/>
          </w:rPr>
          <w:t>，用于保存每个过滤器的输出</w:t>
        </w:r>
      </w:ins>
      <w:del w:id="2459" w:author="Shirley Li" w:date="2018-12-08T08:48:00Z">
        <w:r w:rsidR="006F7728" w:rsidRPr="009B37C0" w:rsidDel="004E5BE1">
          <w:rPr>
            <w:rFonts w:ascii="Arial" w:eastAsia="宋体" w:hAnsi="Arial" w:cs="Arial"/>
            <w:color w:val="212121"/>
            <w:kern w:val="0"/>
            <w:sz w:val="24"/>
            <w:szCs w:val="24"/>
          </w:rPr>
          <w:delText>保持每个滤波器的输出</w:delText>
        </w:r>
      </w:del>
      <w:r w:rsidR="006F7728" w:rsidRPr="009B37C0">
        <w:rPr>
          <w:rFonts w:ascii="Arial" w:eastAsia="宋体" w:hAnsi="Arial" w:cs="Arial"/>
          <w:color w:val="212121"/>
          <w:kern w:val="0"/>
          <w:sz w:val="24"/>
          <w:szCs w:val="24"/>
        </w:rPr>
        <w:t>。</w:t>
      </w:r>
      <w:moveFromRangeStart w:id="2460" w:author="Shirley Li" w:date="2018-12-08T08:48:00Z" w:name="move532022210"/>
      <w:moveFrom w:id="2461" w:author="Shirley Li" w:date="2018-12-08T08:48:00Z">
        <w:r w:rsidR="006F7728" w:rsidRPr="009B37C0" w:rsidDel="002E2930">
          <w:rPr>
            <w:rFonts w:ascii="Courier New" w:eastAsia="宋体" w:hAnsi="Courier New" w:cs="Courier New"/>
            <w:color w:val="37474F"/>
            <w:kern w:val="0"/>
            <w:sz w:val="22"/>
            <w:shd w:val="clear" w:color="auto" w:fill="F7F7F7"/>
          </w:rPr>
          <w:t>[</w:t>
        </w:r>
        <w:r w:rsidR="006F7728" w:rsidRPr="009B37C0" w:rsidDel="002E2930">
          <w:rPr>
            <w:rFonts w:ascii="Courier New" w:eastAsia="宋体" w:hAnsi="Courier New" w:cs="Courier New"/>
            <w:i/>
            <w:iCs/>
            <w:color w:val="37474F"/>
            <w:kern w:val="0"/>
            <w:sz w:val="22"/>
            <w:shd w:val="clear" w:color="auto" w:fill="F7F7F7"/>
          </w:rPr>
          <w:t>batch_size</w:t>
        </w:r>
        <w:r w:rsidR="006F7728" w:rsidRPr="009B37C0" w:rsidDel="002E2930">
          <w:rPr>
            <w:rFonts w:ascii="Courier New" w:eastAsia="宋体" w:hAnsi="Courier New" w:cs="Courier New"/>
            <w:color w:val="37474F"/>
            <w:kern w:val="0"/>
            <w:sz w:val="22"/>
            <w:shd w:val="clear" w:color="auto" w:fill="F7F7F7"/>
          </w:rPr>
          <w:t>, 28, 28, 32]</w:t>
        </w:r>
      </w:moveFrom>
      <w:moveFromRangeEnd w:id="2460"/>
    </w:p>
    <w:p w:rsidR="006F7728" w:rsidRPr="009B37C0" w:rsidRDefault="00321714" w:rsidP="006F7728">
      <w:pPr>
        <w:widowControl/>
        <w:spacing w:before="480" w:after="240" w:line="480" w:lineRule="atLeast"/>
        <w:jc w:val="left"/>
        <w:outlineLvl w:val="2"/>
        <w:rPr>
          <w:rFonts w:ascii="Arial" w:eastAsia="宋体" w:hAnsi="Arial" w:cs="Arial"/>
          <w:color w:val="212121"/>
          <w:kern w:val="0"/>
          <w:sz w:val="30"/>
          <w:szCs w:val="30"/>
        </w:rPr>
      </w:pPr>
      <w:ins w:id="2462" w:author="Shirley Li" w:date="2018-12-08T08:49:00Z">
        <w:r>
          <w:rPr>
            <w:rFonts w:ascii="Arial" w:eastAsia="宋体" w:hAnsi="Arial" w:cs="Arial" w:hint="eastAsia"/>
            <w:color w:val="212121"/>
            <w:kern w:val="0"/>
            <w:sz w:val="30"/>
            <w:szCs w:val="30"/>
          </w:rPr>
          <w:t>池化</w:t>
        </w:r>
      </w:ins>
      <w:del w:id="2463" w:author="Shirley Li" w:date="2018-12-08T08:49:00Z">
        <w:r w:rsidR="006F7728" w:rsidRPr="009B37C0" w:rsidDel="00321714">
          <w:rPr>
            <w:rFonts w:ascii="Arial" w:eastAsia="宋体" w:hAnsi="Arial" w:cs="Arial"/>
            <w:color w:val="212121"/>
            <w:kern w:val="0"/>
            <w:sz w:val="30"/>
            <w:szCs w:val="30"/>
          </w:rPr>
          <w:delText>汇集</w:delText>
        </w:r>
      </w:del>
      <w:r w:rsidR="006F7728" w:rsidRPr="009B37C0">
        <w:rPr>
          <w:rFonts w:ascii="Arial" w:eastAsia="宋体" w:hAnsi="Arial" w:cs="Arial"/>
          <w:color w:val="212121"/>
          <w:kern w:val="0"/>
          <w:sz w:val="30"/>
          <w:szCs w:val="30"/>
        </w:rPr>
        <w:t>层＃</w:t>
      </w:r>
      <w:r w:rsidR="006F7728" w:rsidRPr="009B37C0">
        <w:rPr>
          <w:rFonts w:ascii="Arial" w:eastAsia="宋体" w:hAnsi="Arial" w:cs="Arial"/>
          <w:color w:val="212121"/>
          <w:kern w:val="0"/>
          <w:sz w:val="30"/>
          <w:szCs w:val="30"/>
        </w:rPr>
        <w:t>1</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接下来，我们将第一个池化层连接到刚刚创建的卷积层。我们可以使用</w:t>
      </w:r>
      <w:ins w:id="2464" w:author="Shirley Li" w:date="2018-12-08T08:49:00Z">
        <w:r w:rsidR="00AB6EBD" w:rsidRPr="009B37C0">
          <w:rPr>
            <w:rFonts w:ascii="Courier New" w:eastAsia="宋体" w:hAnsi="Courier New" w:cs="Courier New"/>
            <w:color w:val="37474F"/>
            <w:kern w:val="0"/>
            <w:sz w:val="22"/>
            <w:shd w:val="clear" w:color="auto" w:fill="F7F7F7"/>
          </w:rPr>
          <w:t>layers</w:t>
        </w:r>
        <w:r w:rsidR="00AB6EBD">
          <w:rPr>
            <w:rFonts w:ascii="Courier New" w:eastAsia="宋体" w:hAnsi="Courier New" w:cs="Courier New" w:hint="eastAsia"/>
            <w:color w:val="37474F"/>
            <w:kern w:val="0"/>
            <w:sz w:val="22"/>
            <w:shd w:val="clear" w:color="auto" w:fill="F7F7F7"/>
          </w:rPr>
          <w:t>中</w:t>
        </w:r>
      </w:ins>
      <w:del w:id="2465" w:author="Shirley Li" w:date="2018-12-08T08:49:00Z">
        <w:r w:rsidRPr="009B37C0" w:rsidDel="00AB6EBD">
          <w:rPr>
            <w:rFonts w:ascii="Arial" w:eastAsia="宋体" w:hAnsi="Arial" w:cs="Arial"/>
            <w:color w:val="212121"/>
            <w:kern w:val="0"/>
            <w:sz w:val="24"/>
            <w:szCs w:val="24"/>
          </w:rPr>
          <w:delText>该</w:delText>
        </w:r>
      </w:del>
      <w:ins w:id="2466" w:author="Shirley Li" w:date="2018-12-08T08:49:00Z">
        <w:r w:rsidR="00AB6EBD">
          <w:rPr>
            <w:rFonts w:ascii="Arial" w:eastAsia="宋体" w:hAnsi="Arial" w:cs="Arial" w:hint="eastAsia"/>
            <w:color w:val="212121"/>
            <w:kern w:val="0"/>
            <w:sz w:val="24"/>
            <w:szCs w:val="24"/>
          </w:rPr>
          <w:t>的</w:t>
        </w:r>
      </w:ins>
      <w:r w:rsidRPr="009B37C0">
        <w:rPr>
          <w:rFonts w:ascii="Courier New" w:eastAsia="宋体" w:hAnsi="Courier New" w:cs="Courier New"/>
          <w:color w:val="37474F"/>
          <w:kern w:val="0"/>
          <w:sz w:val="22"/>
          <w:shd w:val="clear" w:color="auto" w:fill="F7F7F7"/>
        </w:rPr>
        <w:t>max_pooling2d()</w:t>
      </w:r>
      <w:r w:rsidRPr="009B37C0">
        <w:rPr>
          <w:rFonts w:ascii="Arial" w:eastAsia="宋体" w:hAnsi="Arial" w:cs="Arial"/>
          <w:color w:val="212121"/>
          <w:kern w:val="0"/>
          <w:sz w:val="24"/>
          <w:szCs w:val="24"/>
        </w:rPr>
        <w:t>方法</w:t>
      </w:r>
      <w:del w:id="2467" w:author="Shirley Li" w:date="2018-12-08T08:49:00Z">
        <w:r w:rsidRPr="009B37C0" w:rsidDel="00AB6EBD">
          <w:rPr>
            <w:rFonts w:ascii="Courier New" w:eastAsia="宋体" w:hAnsi="Courier New" w:cs="Courier New"/>
            <w:color w:val="37474F"/>
            <w:kern w:val="0"/>
            <w:sz w:val="22"/>
            <w:shd w:val="clear" w:color="auto" w:fill="F7F7F7"/>
          </w:rPr>
          <w:delText>layers</w:delText>
        </w:r>
      </w:del>
      <w:r w:rsidRPr="009B37C0">
        <w:rPr>
          <w:rFonts w:ascii="Arial" w:eastAsia="宋体" w:hAnsi="Arial" w:cs="Arial"/>
          <w:color w:val="212121"/>
          <w:kern w:val="0"/>
          <w:sz w:val="24"/>
          <w:szCs w:val="24"/>
        </w:rPr>
        <w:t>构造一个层，该层使用</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过滤器和</w:t>
      </w:r>
      <w:ins w:id="2468" w:author="Shirley Li" w:date="2018-12-08T08:49:00Z">
        <w:r w:rsidR="008F394A">
          <w:rPr>
            <w:rFonts w:ascii="Arial" w:eastAsia="宋体" w:hAnsi="Arial" w:cs="Arial" w:hint="eastAsia"/>
            <w:color w:val="212121"/>
            <w:kern w:val="0"/>
            <w:sz w:val="24"/>
            <w:szCs w:val="24"/>
          </w:rPr>
          <w:t>步长为</w:t>
        </w:r>
      </w:ins>
      <w:r w:rsidRPr="009B37C0">
        <w:rPr>
          <w:rFonts w:ascii="Arial" w:eastAsia="宋体" w:hAnsi="Arial" w:cs="Arial"/>
          <w:color w:val="212121"/>
          <w:kern w:val="0"/>
          <w:sz w:val="24"/>
          <w:szCs w:val="24"/>
        </w:rPr>
        <w:t>2</w:t>
      </w:r>
      <w:del w:id="2469" w:author="Shirley Li" w:date="2018-12-08T08:49:00Z">
        <w:r w:rsidRPr="009B37C0" w:rsidDel="008F394A">
          <w:rPr>
            <w:rFonts w:ascii="Arial" w:eastAsia="宋体" w:hAnsi="Arial" w:cs="Arial"/>
            <w:color w:val="212121"/>
            <w:kern w:val="0"/>
            <w:sz w:val="24"/>
            <w:szCs w:val="24"/>
          </w:rPr>
          <w:delText>的步幅</w:delText>
        </w:r>
      </w:del>
      <w:r w:rsidRPr="009B37C0">
        <w:rPr>
          <w:rFonts w:ascii="Arial" w:eastAsia="宋体" w:hAnsi="Arial" w:cs="Arial"/>
          <w:color w:val="212121"/>
          <w:kern w:val="0"/>
          <w:sz w:val="24"/>
          <w:szCs w:val="24"/>
        </w:rPr>
        <w:t>执行最大池</w:t>
      </w:r>
      <w:ins w:id="2470" w:author="Shirley Li" w:date="2018-12-08T08:50:00Z">
        <w:r w:rsidR="00F01C39">
          <w:rPr>
            <w:rFonts w:ascii="Arial" w:eastAsia="宋体" w:hAnsi="Arial" w:cs="Arial" w:hint="eastAsia"/>
            <w:color w:val="212121"/>
            <w:kern w:val="0"/>
            <w:sz w:val="24"/>
            <w:szCs w:val="24"/>
          </w:rPr>
          <w:t>化运算</w:t>
        </w:r>
      </w:ins>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lastRenderedPageBreak/>
        <w:t>pool1 = tf.layers.max_pooling2</w:t>
      </w:r>
      <w:proofErr w:type="gramStart"/>
      <w:r w:rsidRPr="009B37C0">
        <w:rPr>
          <w:rFonts w:ascii="Courier New" w:eastAsia="宋体" w:hAnsi="Courier New" w:cs="Courier New"/>
          <w:color w:val="37474F"/>
          <w:kern w:val="0"/>
          <w:szCs w:val="21"/>
        </w:rPr>
        <w:t>d(</w:t>
      </w:r>
      <w:proofErr w:type="gramEnd"/>
      <w:r w:rsidRPr="009B37C0">
        <w:rPr>
          <w:rFonts w:ascii="Courier New" w:eastAsia="宋体" w:hAnsi="Courier New" w:cs="Courier New"/>
          <w:color w:val="37474F"/>
          <w:kern w:val="0"/>
          <w:szCs w:val="21"/>
        </w:rPr>
        <w:t>inputs=conv1, pool_size=[</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strides=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CC64C7" w:rsidP="006F7728">
      <w:pPr>
        <w:widowControl/>
        <w:spacing w:before="240" w:after="240"/>
        <w:jc w:val="left"/>
        <w:rPr>
          <w:rFonts w:ascii="Arial" w:eastAsia="宋体" w:hAnsi="Arial" w:cs="Arial"/>
          <w:color w:val="212121"/>
          <w:kern w:val="0"/>
          <w:sz w:val="24"/>
          <w:szCs w:val="24"/>
        </w:rPr>
      </w:pPr>
      <w:ins w:id="2471" w:author="Shirley Li" w:date="2018-12-08T08:50:00Z">
        <w:r>
          <w:rPr>
            <w:rFonts w:ascii="Arial" w:eastAsia="宋体" w:hAnsi="Arial" w:cs="Arial" w:hint="eastAsia"/>
            <w:color w:val="212121"/>
            <w:kern w:val="0"/>
            <w:sz w:val="24"/>
            <w:szCs w:val="24"/>
          </w:rPr>
          <w:t>同样</w:t>
        </w:r>
      </w:ins>
      <w:del w:id="2472" w:author="Shirley Li" w:date="2018-12-08T08:50:00Z">
        <w:r w:rsidR="006F7728" w:rsidRPr="009B37C0" w:rsidDel="00CC64C7">
          <w:rPr>
            <w:rFonts w:ascii="Arial" w:eastAsia="宋体" w:hAnsi="Arial" w:cs="Arial"/>
            <w:color w:val="212121"/>
            <w:kern w:val="0"/>
            <w:sz w:val="24"/>
            <w:szCs w:val="24"/>
          </w:rPr>
          <w:delText>再次</w:delText>
        </w:r>
      </w:del>
      <w:r w:rsidR="006F7728" w:rsidRPr="009B37C0">
        <w:rPr>
          <w:rFonts w:ascii="Arial" w:eastAsia="宋体" w:hAnsi="Arial" w:cs="Arial"/>
          <w:color w:val="212121"/>
          <w:kern w:val="0"/>
          <w:sz w:val="24"/>
          <w:szCs w:val="24"/>
        </w:rPr>
        <w:t>，</w:t>
      </w:r>
      <w:r w:rsidR="006F7728" w:rsidRPr="009B37C0">
        <w:rPr>
          <w:rFonts w:ascii="Courier New" w:eastAsia="宋体" w:hAnsi="Courier New" w:cs="Courier New"/>
          <w:color w:val="37474F"/>
          <w:kern w:val="0"/>
          <w:sz w:val="22"/>
          <w:shd w:val="clear" w:color="auto" w:fill="F7F7F7"/>
        </w:rPr>
        <w:t>inputs</w:t>
      </w:r>
      <w:r w:rsidR="006F7728" w:rsidRPr="009B37C0">
        <w:rPr>
          <w:rFonts w:ascii="Arial" w:eastAsia="宋体" w:hAnsi="Arial" w:cs="Arial"/>
          <w:color w:val="212121"/>
          <w:kern w:val="0"/>
          <w:sz w:val="24"/>
          <w:szCs w:val="24"/>
        </w:rPr>
        <w:t>指定输入张量，形状为</w:t>
      </w:r>
      <w:r w:rsidR="006F7728" w:rsidRPr="009B37C0">
        <w:rPr>
          <w:rFonts w:ascii="Arial" w:eastAsia="宋体" w:hAnsi="Arial" w:cs="Arial"/>
          <w:color w:val="212121"/>
          <w:kern w:val="0"/>
          <w:sz w:val="24"/>
          <w:szCs w:val="24"/>
        </w:rPr>
        <w:t> </w:t>
      </w:r>
      <w:ins w:id="2473" w:author="Shirley Li" w:date="2018-12-08T08:50:00Z">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image_height</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image_width</w:t>
        </w:r>
        <w:r w:rsidRPr="009B37C0">
          <w:rPr>
            <w:rFonts w:ascii="Courier New" w:eastAsia="宋体" w:hAnsi="Courier New" w:cs="Courier New"/>
            <w:color w:val="37474F"/>
            <w:kern w:val="0"/>
            <w:sz w:val="22"/>
            <w:shd w:val="clear" w:color="auto" w:fill="F7F7F7"/>
          </w:rPr>
          <w:t>, </w:t>
        </w:r>
        <w:r w:rsidRPr="009B37C0">
          <w:rPr>
            <w:rFonts w:ascii="Courier New" w:eastAsia="宋体" w:hAnsi="Courier New" w:cs="Courier New"/>
            <w:i/>
            <w:iCs/>
            <w:color w:val="37474F"/>
            <w:kern w:val="0"/>
            <w:sz w:val="22"/>
            <w:shd w:val="clear" w:color="auto" w:fill="F7F7F7"/>
          </w:rPr>
          <w:t>channels</w:t>
        </w:r>
        <w:r w:rsidRPr="009B37C0">
          <w:rPr>
            <w:rFonts w:ascii="Courier New" w:eastAsia="宋体" w:hAnsi="Courier New" w:cs="Courier New"/>
            <w:color w:val="37474F"/>
            <w:kern w:val="0"/>
            <w:sz w:val="22"/>
            <w:shd w:val="clear" w:color="auto" w:fill="F7F7F7"/>
          </w:rPr>
          <w:t>]</w:t>
        </w:r>
      </w:ins>
      <w:r w:rsidR="006F7728" w:rsidRPr="009B37C0">
        <w:rPr>
          <w:rFonts w:ascii="Arial" w:eastAsia="宋体" w:hAnsi="Arial" w:cs="Arial"/>
          <w:color w:val="212121"/>
          <w:kern w:val="0"/>
          <w:sz w:val="24"/>
          <w:szCs w:val="24"/>
        </w:rPr>
        <w:t>。这里，我们的输入张量是第一个卷积层的输出</w:t>
      </w:r>
      <w:ins w:id="2474" w:author="Shirley Li" w:date="2018-12-08T08:50:00Z">
        <w:r w:rsidRPr="009B37C0">
          <w:rPr>
            <w:rFonts w:ascii="Courier New" w:eastAsia="宋体" w:hAnsi="Courier New" w:cs="Courier New"/>
            <w:color w:val="37474F"/>
            <w:kern w:val="0"/>
            <w:sz w:val="22"/>
            <w:shd w:val="clear" w:color="auto" w:fill="F7F7F7"/>
          </w:rPr>
          <w:t>conv1</w:t>
        </w:r>
      </w:ins>
      <w:r w:rsidR="006F7728" w:rsidRPr="009B37C0">
        <w:rPr>
          <w:rFonts w:ascii="Arial" w:eastAsia="宋体" w:hAnsi="Arial" w:cs="Arial"/>
          <w:color w:val="212121"/>
          <w:kern w:val="0"/>
          <w:sz w:val="24"/>
          <w:szCs w:val="24"/>
        </w:rPr>
        <w:t>，其形状为</w:t>
      </w:r>
      <w:del w:id="2475" w:author="Shirley Li" w:date="2018-12-08T08:51:00Z">
        <w:r w:rsidR="006F7728" w:rsidRPr="009B37C0" w:rsidDel="001F3832">
          <w:rPr>
            <w:rFonts w:ascii="Arial" w:eastAsia="宋体" w:hAnsi="Arial" w:cs="Arial"/>
            <w:color w:val="212121"/>
            <w:kern w:val="0"/>
            <w:sz w:val="24"/>
            <w:szCs w:val="24"/>
          </w:rPr>
          <w:delText>。</w:delText>
        </w:r>
      </w:del>
      <w:del w:id="2476" w:author="Shirley Li" w:date="2018-12-08T08:50:00Z">
        <w:r w:rsidR="006F7728" w:rsidRPr="009B37C0" w:rsidDel="00CC64C7">
          <w:rPr>
            <w:rFonts w:ascii="Courier New" w:eastAsia="宋体" w:hAnsi="Courier New" w:cs="Courier New"/>
            <w:color w:val="37474F"/>
            <w:kern w:val="0"/>
            <w:sz w:val="22"/>
            <w:shd w:val="clear" w:color="auto" w:fill="F7F7F7"/>
          </w:rPr>
          <w:delText>[</w:delText>
        </w:r>
        <w:r w:rsidR="006F7728" w:rsidRPr="009B37C0" w:rsidDel="00CC64C7">
          <w:rPr>
            <w:rFonts w:ascii="Courier New" w:eastAsia="宋体" w:hAnsi="Courier New" w:cs="Courier New"/>
            <w:i/>
            <w:iCs/>
            <w:color w:val="37474F"/>
            <w:kern w:val="0"/>
            <w:sz w:val="22"/>
            <w:shd w:val="clear" w:color="auto" w:fill="F7F7F7"/>
          </w:rPr>
          <w:delText>batch_size</w:delText>
        </w:r>
        <w:r w:rsidR="006F7728" w:rsidRPr="009B37C0" w:rsidDel="00CC64C7">
          <w:rPr>
            <w:rFonts w:ascii="Courier New" w:eastAsia="宋体" w:hAnsi="Courier New" w:cs="Courier New"/>
            <w:color w:val="37474F"/>
            <w:kern w:val="0"/>
            <w:sz w:val="22"/>
            <w:shd w:val="clear" w:color="auto" w:fill="F7F7F7"/>
          </w:rPr>
          <w:delText>, </w:delText>
        </w:r>
        <w:r w:rsidR="006F7728" w:rsidRPr="009B37C0" w:rsidDel="00CC64C7">
          <w:rPr>
            <w:rFonts w:ascii="Courier New" w:eastAsia="宋体" w:hAnsi="Courier New" w:cs="Courier New"/>
            <w:i/>
            <w:iCs/>
            <w:color w:val="37474F"/>
            <w:kern w:val="0"/>
            <w:sz w:val="22"/>
            <w:shd w:val="clear" w:color="auto" w:fill="F7F7F7"/>
          </w:rPr>
          <w:delText>image_height</w:delText>
        </w:r>
        <w:r w:rsidR="006F7728" w:rsidRPr="009B37C0" w:rsidDel="00CC64C7">
          <w:rPr>
            <w:rFonts w:ascii="Courier New" w:eastAsia="宋体" w:hAnsi="Courier New" w:cs="Courier New"/>
            <w:color w:val="37474F"/>
            <w:kern w:val="0"/>
            <w:sz w:val="22"/>
            <w:shd w:val="clear" w:color="auto" w:fill="F7F7F7"/>
          </w:rPr>
          <w:delText>, </w:delText>
        </w:r>
        <w:r w:rsidR="006F7728" w:rsidRPr="009B37C0" w:rsidDel="00CC64C7">
          <w:rPr>
            <w:rFonts w:ascii="Courier New" w:eastAsia="宋体" w:hAnsi="Courier New" w:cs="Courier New"/>
            <w:i/>
            <w:iCs/>
            <w:color w:val="37474F"/>
            <w:kern w:val="0"/>
            <w:sz w:val="22"/>
            <w:shd w:val="clear" w:color="auto" w:fill="F7F7F7"/>
          </w:rPr>
          <w:delText>image_width</w:delText>
        </w:r>
        <w:r w:rsidR="006F7728" w:rsidRPr="009B37C0" w:rsidDel="00CC64C7">
          <w:rPr>
            <w:rFonts w:ascii="Courier New" w:eastAsia="宋体" w:hAnsi="Courier New" w:cs="Courier New"/>
            <w:color w:val="37474F"/>
            <w:kern w:val="0"/>
            <w:sz w:val="22"/>
            <w:shd w:val="clear" w:color="auto" w:fill="F7F7F7"/>
          </w:rPr>
          <w:delText>, </w:delText>
        </w:r>
        <w:r w:rsidR="006F7728" w:rsidRPr="009B37C0" w:rsidDel="00CC64C7">
          <w:rPr>
            <w:rFonts w:ascii="Courier New" w:eastAsia="宋体" w:hAnsi="Courier New" w:cs="Courier New"/>
            <w:i/>
            <w:iCs/>
            <w:color w:val="37474F"/>
            <w:kern w:val="0"/>
            <w:sz w:val="22"/>
            <w:shd w:val="clear" w:color="auto" w:fill="F7F7F7"/>
          </w:rPr>
          <w:delText>channels</w:delText>
        </w:r>
        <w:r w:rsidR="006F7728" w:rsidRPr="009B37C0" w:rsidDel="00CC64C7">
          <w:rPr>
            <w:rFonts w:ascii="Courier New" w:eastAsia="宋体" w:hAnsi="Courier New" w:cs="Courier New"/>
            <w:color w:val="37474F"/>
            <w:kern w:val="0"/>
            <w:sz w:val="22"/>
            <w:shd w:val="clear" w:color="auto" w:fill="F7F7F7"/>
          </w:rPr>
          <w:delText>]</w:delText>
        </w:r>
      </w:del>
      <w:ins w:id="2477" w:author="Shirley Li" w:date="2018-12-08T08:50:00Z">
        <w:r w:rsidRPr="009B37C0" w:rsidDel="00CC64C7">
          <w:rPr>
            <w:rFonts w:ascii="Courier New" w:eastAsia="宋体" w:hAnsi="Courier New" w:cs="Courier New"/>
            <w:color w:val="37474F"/>
            <w:kern w:val="0"/>
            <w:sz w:val="22"/>
            <w:shd w:val="clear" w:color="auto" w:fill="F7F7F7"/>
          </w:rPr>
          <w:t xml:space="preserve"> </w:t>
        </w:r>
      </w:ins>
      <w:del w:id="2478" w:author="Shirley Li" w:date="2018-12-08T08:50:00Z">
        <w:r w:rsidR="006F7728" w:rsidRPr="009B37C0" w:rsidDel="00CC64C7">
          <w:rPr>
            <w:rFonts w:ascii="Courier New" w:eastAsia="宋体" w:hAnsi="Courier New" w:cs="Courier New"/>
            <w:color w:val="37474F"/>
            <w:kern w:val="0"/>
            <w:sz w:val="22"/>
            <w:shd w:val="clear" w:color="auto" w:fill="F7F7F7"/>
          </w:rPr>
          <w:delText>conv1</w:delText>
        </w:r>
      </w:del>
      <w:r w:rsidR="006F7728" w:rsidRPr="009B37C0">
        <w:rPr>
          <w:rFonts w:ascii="Courier New" w:eastAsia="宋体" w:hAnsi="Courier New" w:cs="Courier New"/>
          <w:color w:val="37474F"/>
          <w:kern w:val="0"/>
          <w:sz w:val="22"/>
          <w:shd w:val="clear" w:color="auto" w:fill="F7F7F7"/>
        </w:rPr>
        <w:t>[</w:t>
      </w:r>
      <w:r w:rsidR="006F7728" w:rsidRPr="009B37C0">
        <w:rPr>
          <w:rFonts w:ascii="Courier New" w:eastAsia="宋体" w:hAnsi="Courier New" w:cs="Courier New"/>
          <w:i/>
          <w:iCs/>
          <w:color w:val="37474F"/>
          <w:kern w:val="0"/>
          <w:sz w:val="22"/>
          <w:shd w:val="clear" w:color="auto" w:fill="F7F7F7"/>
        </w:rPr>
        <w:t>batch_size</w:t>
      </w:r>
      <w:r w:rsidR="006F7728" w:rsidRPr="009B37C0">
        <w:rPr>
          <w:rFonts w:ascii="Courier New" w:eastAsia="宋体" w:hAnsi="Courier New" w:cs="Courier New"/>
          <w:color w:val="37474F"/>
          <w:kern w:val="0"/>
          <w:sz w:val="22"/>
          <w:shd w:val="clear" w:color="auto" w:fill="F7F7F7"/>
        </w:rPr>
        <w:t>, 28, 28, 32]</w:t>
      </w:r>
      <w:ins w:id="2479" w:author="Shirley Li" w:date="2018-12-08T08:51:00Z">
        <w:r w:rsidR="001F3832">
          <w:rPr>
            <w:rFonts w:ascii="Courier New" w:eastAsia="宋体" w:hAnsi="Courier New" w:cs="Courier New" w:hint="eastAsia"/>
            <w:color w:val="37474F"/>
            <w:kern w:val="0"/>
            <w:sz w:val="22"/>
            <w:shd w:val="clear" w:color="auto" w:fill="F7F7F7"/>
          </w:rPr>
          <w:t>。</w:t>
        </w:r>
      </w:ins>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del w:id="2480" w:author="Shirley Li" w:date="2018-12-08T08:51:00Z">
        <w:r w:rsidRPr="009B37C0" w:rsidDel="008F2F66">
          <w:rPr>
            <w:rFonts w:ascii="Arial" w:eastAsia="宋体" w:hAnsi="Arial" w:cs="Arial" w:hint="eastAsia"/>
            <w:color w:val="212121"/>
            <w:kern w:val="0"/>
            <w:sz w:val="24"/>
            <w:szCs w:val="24"/>
          </w:rPr>
          <w:delText>与之相反</w:delText>
        </w:r>
      </w:del>
      <w:ins w:id="2481" w:author="Shirley Li" w:date="2018-12-08T08:51:00Z">
        <w:r w:rsidR="008F2F66">
          <w:rPr>
            <w:rFonts w:ascii="Arial" w:eastAsia="宋体" w:hAnsi="Arial" w:cs="Arial" w:hint="eastAsia"/>
            <w:color w:val="212121"/>
            <w:kern w:val="0"/>
            <w:sz w:val="24"/>
            <w:szCs w:val="24"/>
          </w:rPr>
          <w:t>和</w:t>
        </w:r>
      </w:ins>
      <w:r w:rsidRPr="009B37C0">
        <w:rPr>
          <w:rFonts w:ascii="Courier New" w:eastAsia="宋体" w:hAnsi="Courier New" w:cs="Courier New"/>
          <w:b/>
          <w:bCs/>
          <w:color w:val="0288D1"/>
          <w:kern w:val="0"/>
          <w:sz w:val="19"/>
          <w:szCs w:val="19"/>
          <w:shd w:val="clear" w:color="auto" w:fill="E1F5FE"/>
        </w:rPr>
        <w:t>conv2d()</w:t>
      </w:r>
      <w:ins w:id="2482" w:author="Shirley Li" w:date="2018-12-08T08:51:00Z">
        <w:r w:rsidR="008F2F66">
          <w:rPr>
            <w:rFonts w:ascii="Courier New" w:eastAsia="宋体" w:hAnsi="Courier New" w:cs="Courier New" w:hint="eastAsia"/>
            <w:b/>
            <w:bCs/>
            <w:color w:val="0288D1"/>
            <w:kern w:val="0"/>
            <w:sz w:val="19"/>
            <w:szCs w:val="19"/>
            <w:shd w:val="clear" w:color="auto" w:fill="E1F5FE"/>
          </w:rPr>
          <w:t>一样</w:t>
        </w:r>
      </w:ins>
      <w:r w:rsidRPr="009B37C0">
        <w:rPr>
          <w:rFonts w:ascii="Arial" w:eastAsia="宋体" w:hAnsi="Arial" w:cs="Arial"/>
          <w:color w:val="212121"/>
          <w:kern w:val="0"/>
          <w:sz w:val="24"/>
          <w:szCs w:val="24"/>
        </w:rPr>
        <w:t>，</w:t>
      </w:r>
      <w:r w:rsidRPr="009B37C0">
        <w:rPr>
          <w:rFonts w:ascii="Courier New" w:eastAsia="宋体" w:hAnsi="Courier New" w:cs="Courier New"/>
          <w:b/>
          <w:bCs/>
          <w:color w:val="0288D1"/>
          <w:kern w:val="0"/>
          <w:sz w:val="19"/>
          <w:szCs w:val="19"/>
          <w:shd w:val="clear" w:color="auto" w:fill="E1F5FE"/>
        </w:rPr>
        <w:t>max_pooling2d()</w:t>
      </w:r>
      <w:r w:rsidRPr="009B37C0">
        <w:rPr>
          <w:rFonts w:ascii="Arial" w:eastAsia="宋体" w:hAnsi="Arial" w:cs="Arial"/>
          <w:color w:val="212121"/>
          <w:kern w:val="0"/>
          <w:sz w:val="24"/>
          <w:szCs w:val="24"/>
        </w:rPr>
        <w:t>将接受传递参数</w:t>
      </w:r>
      <w:ins w:id="2483" w:author="Shirley Li" w:date="2018-12-08T08:51:00Z">
        <w:r w:rsidR="000F56BA" w:rsidRPr="009B37C0">
          <w:rPr>
            <w:rFonts w:ascii="Courier New" w:eastAsia="宋体" w:hAnsi="Courier New" w:cs="Courier New"/>
            <w:b/>
            <w:bCs/>
            <w:color w:val="0288D1"/>
            <w:kern w:val="0"/>
            <w:sz w:val="19"/>
            <w:szCs w:val="19"/>
            <w:shd w:val="clear" w:color="auto" w:fill="E1F5FE"/>
          </w:rPr>
          <w:t>data_format=channels_first</w:t>
        </w:r>
      </w:ins>
      <w:r w:rsidRPr="009B37C0">
        <w:rPr>
          <w:rFonts w:ascii="Arial" w:eastAsia="宋体" w:hAnsi="Arial" w:cs="Arial"/>
          <w:color w:val="212121"/>
          <w:kern w:val="0"/>
          <w:sz w:val="24"/>
          <w:szCs w:val="24"/>
        </w:rPr>
        <w:t>时</w:t>
      </w:r>
      <w:del w:id="2484" w:author="Shirley Li" w:date="2018-12-08T08:51:00Z">
        <w:r w:rsidRPr="009B37C0" w:rsidDel="000F56BA">
          <w:rPr>
            <w:rFonts w:ascii="Arial" w:eastAsia="宋体" w:hAnsi="Arial" w:cs="Arial"/>
            <w:color w:val="212121"/>
            <w:kern w:val="0"/>
            <w:sz w:val="24"/>
            <w:szCs w:val="24"/>
          </w:rPr>
          <w:delText> </w:delText>
        </w:r>
        <w:r w:rsidRPr="009B37C0" w:rsidDel="000F56BA">
          <w:rPr>
            <w:rFonts w:ascii="Arial" w:eastAsia="宋体" w:hAnsi="Arial" w:cs="Arial"/>
            <w:color w:val="212121"/>
            <w:kern w:val="0"/>
            <w:sz w:val="24"/>
            <w:szCs w:val="24"/>
          </w:rPr>
          <w:delText>的</w:delText>
        </w:r>
      </w:del>
      <w:ins w:id="2485" w:author="Shirley Li" w:date="2018-12-08T08:51:00Z">
        <w:r w:rsidR="000F56BA">
          <w:rPr>
            <w:rFonts w:ascii="Arial" w:eastAsia="宋体" w:hAnsi="Arial" w:cs="Arial" w:hint="eastAsia"/>
            <w:color w:val="212121"/>
            <w:kern w:val="0"/>
            <w:sz w:val="24"/>
            <w:szCs w:val="24"/>
          </w:rPr>
          <w:t>将接受</w:t>
        </w:r>
        <w:r w:rsidR="000F56BA" w:rsidRPr="009B37C0">
          <w:rPr>
            <w:rFonts w:ascii="Courier New" w:eastAsia="宋体" w:hAnsi="Courier New" w:cs="Courier New"/>
            <w:b/>
            <w:bCs/>
            <w:color w:val="0288D1"/>
            <w:kern w:val="0"/>
            <w:sz w:val="19"/>
            <w:szCs w:val="19"/>
            <w:shd w:val="clear" w:color="auto" w:fill="E1F5FE"/>
          </w:rPr>
          <w:t>[</w:t>
        </w:r>
        <w:r w:rsidR="000F56BA" w:rsidRPr="009B37C0">
          <w:rPr>
            <w:rFonts w:ascii="Courier New" w:eastAsia="宋体" w:hAnsi="Courier New" w:cs="Courier New"/>
            <w:b/>
            <w:bCs/>
            <w:i/>
            <w:iCs/>
            <w:color w:val="0288D1"/>
            <w:kern w:val="0"/>
            <w:sz w:val="19"/>
            <w:szCs w:val="19"/>
            <w:shd w:val="clear" w:color="auto" w:fill="E1F5FE"/>
          </w:rPr>
          <w:t>batch_size</w:t>
        </w:r>
        <w:r w:rsidR="000F56BA" w:rsidRPr="009B37C0">
          <w:rPr>
            <w:rFonts w:ascii="Courier New" w:eastAsia="宋体" w:hAnsi="Courier New" w:cs="Courier New"/>
            <w:b/>
            <w:bCs/>
            <w:color w:val="0288D1"/>
            <w:kern w:val="0"/>
            <w:sz w:val="19"/>
            <w:szCs w:val="19"/>
            <w:shd w:val="clear" w:color="auto" w:fill="E1F5FE"/>
          </w:rPr>
          <w:t>,</w:t>
        </w:r>
        <w:r w:rsidR="000F56BA" w:rsidRPr="009B37C0">
          <w:rPr>
            <w:rFonts w:ascii="Courier New" w:eastAsia="宋体" w:hAnsi="Courier New" w:cs="Courier New"/>
            <w:b/>
            <w:bCs/>
            <w:i/>
            <w:iCs/>
            <w:color w:val="0288D1"/>
            <w:kern w:val="0"/>
            <w:sz w:val="19"/>
            <w:szCs w:val="19"/>
            <w:shd w:val="clear" w:color="auto" w:fill="E1F5FE"/>
          </w:rPr>
          <w:t>channels</w:t>
        </w:r>
        <w:r w:rsidR="000F56BA" w:rsidRPr="009B37C0">
          <w:rPr>
            <w:rFonts w:ascii="Courier New" w:eastAsia="宋体" w:hAnsi="Courier New" w:cs="Courier New"/>
            <w:b/>
            <w:bCs/>
            <w:color w:val="0288D1"/>
            <w:kern w:val="0"/>
            <w:sz w:val="19"/>
            <w:szCs w:val="19"/>
            <w:shd w:val="clear" w:color="auto" w:fill="E1F5FE"/>
          </w:rPr>
          <w:t>, </w:t>
        </w:r>
        <w:r w:rsidR="000F56BA" w:rsidRPr="009B37C0">
          <w:rPr>
            <w:rFonts w:ascii="Courier New" w:eastAsia="宋体" w:hAnsi="Courier New" w:cs="Courier New"/>
            <w:b/>
            <w:bCs/>
            <w:i/>
            <w:iCs/>
            <w:color w:val="0288D1"/>
            <w:kern w:val="0"/>
            <w:sz w:val="19"/>
            <w:szCs w:val="19"/>
            <w:shd w:val="clear" w:color="auto" w:fill="E1F5FE"/>
          </w:rPr>
          <w:t>image_height</w:t>
        </w:r>
        <w:r w:rsidR="000F56BA" w:rsidRPr="009B37C0">
          <w:rPr>
            <w:rFonts w:ascii="Courier New" w:eastAsia="宋体" w:hAnsi="Courier New" w:cs="Courier New"/>
            <w:b/>
            <w:bCs/>
            <w:color w:val="0288D1"/>
            <w:kern w:val="0"/>
            <w:sz w:val="19"/>
            <w:szCs w:val="19"/>
            <w:shd w:val="clear" w:color="auto" w:fill="E1F5FE"/>
          </w:rPr>
          <w:t>, </w:t>
        </w:r>
        <w:r w:rsidR="000F56BA" w:rsidRPr="009B37C0">
          <w:rPr>
            <w:rFonts w:ascii="Courier New" w:eastAsia="宋体" w:hAnsi="Courier New" w:cs="Courier New"/>
            <w:b/>
            <w:bCs/>
            <w:i/>
            <w:iCs/>
            <w:color w:val="0288D1"/>
            <w:kern w:val="0"/>
            <w:sz w:val="19"/>
            <w:szCs w:val="19"/>
            <w:shd w:val="clear" w:color="auto" w:fill="E1F5FE"/>
          </w:rPr>
          <w:t>image_width</w:t>
        </w:r>
        <w:r w:rsidR="000F56BA" w:rsidRPr="009B37C0">
          <w:rPr>
            <w:rFonts w:ascii="Courier New" w:eastAsia="宋体" w:hAnsi="Courier New" w:cs="Courier New"/>
            <w:b/>
            <w:bCs/>
            <w:color w:val="0288D1"/>
            <w:kern w:val="0"/>
            <w:sz w:val="19"/>
            <w:szCs w:val="19"/>
            <w:shd w:val="clear" w:color="auto" w:fill="E1F5FE"/>
          </w:rPr>
          <w:t>]</w:t>
        </w:r>
        <w:r w:rsidR="000F56BA">
          <w:rPr>
            <w:rFonts w:ascii="Courier New" w:eastAsia="宋体" w:hAnsi="Courier New" w:cs="Courier New" w:hint="eastAsia"/>
            <w:b/>
            <w:bCs/>
            <w:color w:val="0288D1"/>
            <w:kern w:val="0"/>
            <w:sz w:val="19"/>
            <w:szCs w:val="19"/>
            <w:shd w:val="clear" w:color="auto" w:fill="E1F5FE"/>
          </w:rPr>
          <w:t>这种</w:t>
        </w:r>
      </w:ins>
      <w:r w:rsidRPr="009B37C0">
        <w:rPr>
          <w:rFonts w:ascii="Arial" w:eastAsia="宋体" w:hAnsi="Arial" w:cs="Arial"/>
          <w:color w:val="212121"/>
          <w:kern w:val="0"/>
          <w:sz w:val="24"/>
          <w:szCs w:val="24"/>
        </w:rPr>
        <w:t>形状</w:t>
      </w:r>
      <w:del w:id="2486" w:author="Shirley Li" w:date="2018-12-08T08:51:00Z">
        <w:r w:rsidRPr="009B37C0" w:rsidDel="000F56BA">
          <w:rPr>
            <w:rFonts w:ascii="Arial" w:eastAsia="宋体" w:hAnsi="Arial" w:cs="Arial"/>
            <w:color w:val="212121"/>
            <w:kern w:val="0"/>
            <w:sz w:val="24"/>
            <w:szCs w:val="24"/>
          </w:rPr>
          <w:delText>。</w:delText>
        </w:r>
        <w:r w:rsidRPr="009B37C0" w:rsidDel="000F56BA">
          <w:rPr>
            <w:rFonts w:ascii="Courier New" w:eastAsia="宋体" w:hAnsi="Courier New" w:cs="Courier New"/>
            <w:b/>
            <w:bCs/>
            <w:color w:val="0288D1"/>
            <w:kern w:val="0"/>
            <w:sz w:val="19"/>
            <w:szCs w:val="19"/>
            <w:shd w:val="clear" w:color="auto" w:fill="E1F5FE"/>
          </w:rPr>
          <w:delText>[</w:delText>
        </w:r>
        <w:r w:rsidRPr="009B37C0" w:rsidDel="000F56BA">
          <w:rPr>
            <w:rFonts w:ascii="Courier New" w:eastAsia="宋体" w:hAnsi="Courier New" w:cs="Courier New"/>
            <w:b/>
            <w:bCs/>
            <w:i/>
            <w:iCs/>
            <w:color w:val="0288D1"/>
            <w:kern w:val="0"/>
            <w:sz w:val="19"/>
            <w:szCs w:val="19"/>
            <w:shd w:val="clear" w:color="auto" w:fill="E1F5FE"/>
          </w:rPr>
          <w:delText>batch_size</w:delText>
        </w:r>
        <w:r w:rsidRPr="009B37C0" w:rsidDel="000F56BA">
          <w:rPr>
            <w:rFonts w:ascii="Courier New" w:eastAsia="宋体" w:hAnsi="Courier New" w:cs="Courier New"/>
            <w:b/>
            <w:bCs/>
            <w:color w:val="0288D1"/>
            <w:kern w:val="0"/>
            <w:sz w:val="19"/>
            <w:szCs w:val="19"/>
            <w:shd w:val="clear" w:color="auto" w:fill="E1F5FE"/>
          </w:rPr>
          <w:delText>,</w:delText>
        </w:r>
        <w:r w:rsidRPr="009B37C0" w:rsidDel="000F56BA">
          <w:rPr>
            <w:rFonts w:ascii="Courier New" w:eastAsia="宋体" w:hAnsi="Courier New" w:cs="Courier New"/>
            <w:b/>
            <w:bCs/>
            <w:i/>
            <w:iCs/>
            <w:color w:val="0288D1"/>
            <w:kern w:val="0"/>
            <w:sz w:val="19"/>
            <w:szCs w:val="19"/>
            <w:shd w:val="clear" w:color="auto" w:fill="E1F5FE"/>
          </w:rPr>
          <w:delText>channels</w:delText>
        </w:r>
        <w:r w:rsidRPr="009B37C0" w:rsidDel="000F56BA">
          <w:rPr>
            <w:rFonts w:ascii="Courier New" w:eastAsia="宋体" w:hAnsi="Courier New" w:cs="Courier New"/>
            <w:b/>
            <w:bCs/>
            <w:color w:val="0288D1"/>
            <w:kern w:val="0"/>
            <w:sz w:val="19"/>
            <w:szCs w:val="19"/>
            <w:shd w:val="clear" w:color="auto" w:fill="E1F5FE"/>
          </w:rPr>
          <w:delText>, </w:delText>
        </w:r>
        <w:r w:rsidRPr="009B37C0" w:rsidDel="000F56BA">
          <w:rPr>
            <w:rFonts w:ascii="Courier New" w:eastAsia="宋体" w:hAnsi="Courier New" w:cs="Courier New"/>
            <w:b/>
            <w:bCs/>
            <w:i/>
            <w:iCs/>
            <w:color w:val="0288D1"/>
            <w:kern w:val="0"/>
            <w:sz w:val="19"/>
            <w:szCs w:val="19"/>
            <w:shd w:val="clear" w:color="auto" w:fill="E1F5FE"/>
          </w:rPr>
          <w:delText>image_height</w:delText>
        </w:r>
        <w:r w:rsidRPr="009B37C0" w:rsidDel="000F56BA">
          <w:rPr>
            <w:rFonts w:ascii="Courier New" w:eastAsia="宋体" w:hAnsi="Courier New" w:cs="Courier New"/>
            <w:b/>
            <w:bCs/>
            <w:color w:val="0288D1"/>
            <w:kern w:val="0"/>
            <w:sz w:val="19"/>
            <w:szCs w:val="19"/>
            <w:shd w:val="clear" w:color="auto" w:fill="E1F5FE"/>
          </w:rPr>
          <w:delText>, </w:delText>
        </w:r>
        <w:r w:rsidRPr="009B37C0" w:rsidDel="000F56BA">
          <w:rPr>
            <w:rFonts w:ascii="Courier New" w:eastAsia="宋体" w:hAnsi="Courier New" w:cs="Courier New"/>
            <w:b/>
            <w:bCs/>
            <w:i/>
            <w:iCs/>
            <w:color w:val="0288D1"/>
            <w:kern w:val="0"/>
            <w:sz w:val="19"/>
            <w:szCs w:val="19"/>
            <w:shd w:val="clear" w:color="auto" w:fill="E1F5FE"/>
          </w:rPr>
          <w:delText>image_width</w:delText>
        </w:r>
        <w:r w:rsidRPr="009B37C0" w:rsidDel="000F56BA">
          <w:rPr>
            <w:rFonts w:ascii="Courier New" w:eastAsia="宋体" w:hAnsi="Courier New" w:cs="Courier New"/>
            <w:b/>
            <w:bCs/>
            <w:color w:val="0288D1"/>
            <w:kern w:val="0"/>
            <w:sz w:val="19"/>
            <w:szCs w:val="19"/>
            <w:shd w:val="clear" w:color="auto" w:fill="E1F5FE"/>
          </w:rPr>
          <w:delText>]data_format=channels_first</w:delText>
        </w:r>
      </w:del>
      <w:ins w:id="2487" w:author="Shirley Li" w:date="2018-12-08T08:51:00Z">
        <w:r w:rsidR="000F56BA">
          <w:rPr>
            <w:rFonts w:ascii="Courier New" w:eastAsia="宋体" w:hAnsi="Courier New" w:cs="Courier New" w:hint="eastAsia"/>
            <w:b/>
            <w:bCs/>
            <w:color w:val="0288D1"/>
            <w:kern w:val="0"/>
            <w:sz w:val="19"/>
            <w:szCs w:val="19"/>
            <w:shd w:val="clear" w:color="auto" w:fill="E1F5FE"/>
          </w:rPr>
          <w:t>。</w:t>
        </w:r>
      </w:ins>
    </w:p>
    <w:p w:rsidR="006F7728" w:rsidRPr="009B37C0" w:rsidRDefault="006F7728" w:rsidP="006F7728">
      <w:pPr>
        <w:widowControl/>
        <w:spacing w:before="240" w:after="240"/>
        <w:jc w:val="left"/>
        <w:rPr>
          <w:rFonts w:ascii="Arial" w:eastAsia="宋体" w:hAnsi="Arial" w:cs="Arial"/>
          <w:color w:val="212121"/>
          <w:kern w:val="0"/>
          <w:sz w:val="24"/>
          <w:szCs w:val="24"/>
        </w:rPr>
      </w:pPr>
      <w:del w:id="2488" w:author="Shirley Li" w:date="2018-12-08T08:52:00Z">
        <w:r w:rsidRPr="009B37C0" w:rsidDel="008E3439">
          <w:rPr>
            <w:rFonts w:ascii="Arial" w:eastAsia="宋体" w:hAnsi="Arial" w:cs="Arial"/>
            <w:color w:val="212121"/>
            <w:kern w:val="0"/>
            <w:sz w:val="24"/>
            <w:szCs w:val="24"/>
          </w:rPr>
          <w:delText>该</w:delText>
        </w:r>
      </w:del>
      <w:r w:rsidRPr="009B37C0">
        <w:rPr>
          <w:rFonts w:ascii="Courier New" w:eastAsia="宋体" w:hAnsi="Courier New" w:cs="Courier New"/>
          <w:color w:val="37474F"/>
          <w:kern w:val="0"/>
          <w:sz w:val="22"/>
          <w:shd w:val="clear" w:color="auto" w:fill="F7F7F7"/>
        </w:rPr>
        <w:t>pool_size</w:t>
      </w:r>
      <w:r w:rsidRPr="009B37C0">
        <w:rPr>
          <w:rFonts w:ascii="Arial" w:eastAsia="宋体" w:hAnsi="Arial" w:cs="Arial"/>
          <w:color w:val="212121"/>
          <w:kern w:val="0"/>
          <w:sz w:val="24"/>
          <w:szCs w:val="24"/>
        </w:rPr>
        <w:t>参数指定了最大池过滤器的大小</w:t>
      </w:r>
      <w:ins w:id="2489" w:author="Shirley Li" w:date="2018-12-08T08:52:00Z">
        <w:r w:rsidR="008E3439">
          <w:rPr>
            <w:rFonts w:ascii="Arial" w:eastAsia="宋体" w:hAnsi="Arial" w:cs="Arial" w:hint="eastAsia"/>
            <w:color w:val="212121"/>
            <w:kern w:val="0"/>
            <w:sz w:val="24"/>
            <w:szCs w:val="24"/>
          </w:rPr>
          <w:t>为</w:t>
        </w:r>
      </w:ins>
      <w:r w:rsidRPr="009B37C0">
        <w:rPr>
          <w:rFonts w:ascii="Arial" w:eastAsia="宋体" w:hAnsi="Arial" w:cs="Arial"/>
          <w:color w:val="212121"/>
          <w:kern w:val="0"/>
          <w:sz w:val="24"/>
          <w:szCs w:val="24"/>
        </w:rPr>
        <w:t> </w:t>
      </w:r>
      <w:ins w:id="2490" w:author="Shirley Li" w:date="2018-12-08T08:52:00Z">
        <w:r w:rsidR="008E3439" w:rsidRPr="009B37C0">
          <w:rPr>
            <w:rFonts w:ascii="Courier New" w:eastAsia="宋体" w:hAnsi="Courier New" w:cs="Courier New"/>
            <w:color w:val="37474F"/>
            <w:kern w:val="0"/>
            <w:sz w:val="22"/>
            <w:shd w:val="clear" w:color="auto" w:fill="F7F7F7"/>
          </w:rPr>
          <w:t>[</w:t>
        </w:r>
        <w:r w:rsidR="008E3439" w:rsidRPr="009B37C0">
          <w:rPr>
            <w:rFonts w:ascii="Courier New" w:eastAsia="宋体" w:hAnsi="Courier New" w:cs="Courier New"/>
            <w:i/>
            <w:iCs/>
            <w:color w:val="37474F"/>
            <w:kern w:val="0"/>
            <w:sz w:val="22"/>
            <w:shd w:val="clear" w:color="auto" w:fill="F7F7F7"/>
          </w:rPr>
          <w:t>height</w:t>
        </w:r>
        <w:r w:rsidR="008E3439" w:rsidRPr="009B37C0">
          <w:rPr>
            <w:rFonts w:ascii="Courier New" w:eastAsia="宋体" w:hAnsi="Courier New" w:cs="Courier New"/>
            <w:color w:val="37474F"/>
            <w:kern w:val="0"/>
            <w:sz w:val="22"/>
            <w:shd w:val="clear" w:color="auto" w:fill="F7F7F7"/>
          </w:rPr>
          <w:t>, </w:t>
        </w:r>
        <w:r w:rsidR="008E3439" w:rsidRPr="009B37C0">
          <w:rPr>
            <w:rFonts w:ascii="Courier New" w:eastAsia="宋体" w:hAnsi="Courier New" w:cs="Courier New"/>
            <w:i/>
            <w:iCs/>
            <w:color w:val="37474F"/>
            <w:kern w:val="0"/>
            <w:sz w:val="22"/>
            <w:shd w:val="clear" w:color="auto" w:fill="F7F7F7"/>
          </w:rPr>
          <w:t>width</w:t>
        </w:r>
        <w:r w:rsidR="008E3439" w:rsidRPr="009B37C0">
          <w:rPr>
            <w:rFonts w:ascii="Courier New" w:eastAsia="宋体" w:hAnsi="Courier New" w:cs="Courier New"/>
            <w:color w:val="37474F"/>
            <w:kern w:val="0"/>
            <w:sz w:val="22"/>
            <w:shd w:val="clear" w:color="auto" w:fill="F7F7F7"/>
          </w:rPr>
          <w:t>]</w:t>
        </w:r>
      </w:ins>
      <w:r w:rsidRPr="009B37C0">
        <w:rPr>
          <w:rFonts w:ascii="Arial" w:eastAsia="宋体" w:hAnsi="Arial" w:cs="Arial"/>
          <w:color w:val="212121"/>
          <w:kern w:val="0"/>
          <w:sz w:val="24"/>
          <w:szCs w:val="24"/>
        </w:rPr>
        <w:t>（这里</w:t>
      </w:r>
      <w:ins w:id="2491" w:author="Shirley Li" w:date="2018-12-08T08:52:00Z">
        <w:r w:rsidR="008E3439">
          <w:rPr>
            <w:rFonts w:ascii="Arial" w:eastAsia="宋体" w:hAnsi="Arial" w:cs="Arial" w:hint="eastAsia"/>
            <w:color w:val="212121"/>
            <w:kern w:val="0"/>
            <w:sz w:val="24"/>
            <w:szCs w:val="24"/>
          </w:rPr>
          <w:t>为</w:t>
        </w:r>
        <w:r w:rsidR="008E3439" w:rsidRPr="009B37C0">
          <w:rPr>
            <w:rFonts w:ascii="Courier New" w:eastAsia="宋体" w:hAnsi="Courier New" w:cs="Courier New"/>
            <w:color w:val="37474F"/>
            <w:kern w:val="0"/>
            <w:sz w:val="22"/>
            <w:shd w:val="clear" w:color="auto" w:fill="F7F7F7"/>
          </w:rPr>
          <w:t>[2, 2]</w:t>
        </w:r>
      </w:ins>
      <w:r w:rsidRPr="009B37C0">
        <w:rPr>
          <w:rFonts w:ascii="Arial" w:eastAsia="宋体" w:hAnsi="Arial" w:cs="Arial"/>
          <w:color w:val="212121"/>
          <w:kern w:val="0"/>
          <w:sz w:val="24"/>
          <w:szCs w:val="24"/>
        </w:rPr>
        <w:t>）。如果两个维</w:t>
      </w:r>
      <w:proofErr w:type="gramStart"/>
      <w:r w:rsidRPr="009B37C0">
        <w:rPr>
          <w:rFonts w:ascii="Arial" w:eastAsia="宋体" w:hAnsi="Arial" w:cs="Arial"/>
          <w:color w:val="212121"/>
          <w:kern w:val="0"/>
          <w:sz w:val="24"/>
          <w:szCs w:val="24"/>
        </w:rPr>
        <w:t>度具有</w:t>
      </w:r>
      <w:proofErr w:type="gramEnd"/>
      <w:r w:rsidRPr="009B37C0">
        <w:rPr>
          <w:rFonts w:ascii="Arial" w:eastAsia="宋体" w:hAnsi="Arial" w:cs="Arial"/>
          <w:color w:val="212121"/>
          <w:kern w:val="0"/>
          <w:sz w:val="24"/>
          <w:szCs w:val="24"/>
        </w:rPr>
        <w:t>相同的值，则可以改为指定单个整数（例如，</w:t>
      </w:r>
      <w:ins w:id="2492" w:author="Shirley Li" w:date="2018-12-08T08:52:00Z">
        <w:r w:rsidR="00DA274C" w:rsidRPr="009B37C0">
          <w:rPr>
            <w:rFonts w:ascii="Courier New" w:eastAsia="宋体" w:hAnsi="Courier New" w:cs="Courier New"/>
            <w:color w:val="37474F"/>
            <w:kern w:val="0"/>
            <w:sz w:val="22"/>
            <w:shd w:val="clear" w:color="auto" w:fill="F7F7F7"/>
          </w:rPr>
          <w:t>pool_size=2</w:t>
        </w:r>
      </w:ins>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w:t>
      </w:r>
      <w:del w:id="2493" w:author="Shirley Li" w:date="2018-12-08T08:52:00Z">
        <w:r w:rsidRPr="009B37C0" w:rsidDel="008E3439">
          <w:rPr>
            <w:rFonts w:ascii="Courier New" w:eastAsia="宋体" w:hAnsi="Courier New" w:cs="Courier New"/>
            <w:color w:val="37474F"/>
            <w:kern w:val="0"/>
            <w:sz w:val="22"/>
            <w:shd w:val="clear" w:color="auto" w:fill="F7F7F7"/>
          </w:rPr>
          <w:delText>[</w:delText>
        </w:r>
        <w:r w:rsidRPr="009B37C0" w:rsidDel="008E3439">
          <w:rPr>
            <w:rFonts w:ascii="Courier New" w:eastAsia="宋体" w:hAnsi="Courier New" w:cs="Courier New"/>
            <w:i/>
            <w:iCs/>
            <w:color w:val="37474F"/>
            <w:kern w:val="0"/>
            <w:sz w:val="22"/>
            <w:shd w:val="clear" w:color="auto" w:fill="F7F7F7"/>
          </w:rPr>
          <w:delText>height</w:delText>
        </w:r>
        <w:r w:rsidRPr="009B37C0" w:rsidDel="008E3439">
          <w:rPr>
            <w:rFonts w:ascii="Courier New" w:eastAsia="宋体" w:hAnsi="Courier New" w:cs="Courier New"/>
            <w:color w:val="37474F"/>
            <w:kern w:val="0"/>
            <w:sz w:val="22"/>
            <w:shd w:val="clear" w:color="auto" w:fill="F7F7F7"/>
          </w:rPr>
          <w:delText>, </w:delText>
        </w:r>
        <w:r w:rsidRPr="009B37C0" w:rsidDel="008E3439">
          <w:rPr>
            <w:rFonts w:ascii="Courier New" w:eastAsia="宋体" w:hAnsi="Courier New" w:cs="Courier New"/>
            <w:i/>
            <w:iCs/>
            <w:color w:val="37474F"/>
            <w:kern w:val="0"/>
            <w:sz w:val="22"/>
            <w:shd w:val="clear" w:color="auto" w:fill="F7F7F7"/>
          </w:rPr>
          <w:delText>width</w:delText>
        </w:r>
        <w:r w:rsidRPr="009B37C0" w:rsidDel="008E3439">
          <w:rPr>
            <w:rFonts w:ascii="Courier New" w:eastAsia="宋体" w:hAnsi="Courier New" w:cs="Courier New"/>
            <w:color w:val="37474F"/>
            <w:kern w:val="0"/>
            <w:sz w:val="22"/>
            <w:shd w:val="clear" w:color="auto" w:fill="F7F7F7"/>
          </w:rPr>
          <w:delText>][2, 2]</w:delText>
        </w:r>
        <w:r w:rsidRPr="009B37C0" w:rsidDel="00DA274C">
          <w:rPr>
            <w:rFonts w:ascii="Courier New" w:eastAsia="宋体" w:hAnsi="Courier New" w:cs="Courier New"/>
            <w:color w:val="37474F"/>
            <w:kern w:val="0"/>
            <w:sz w:val="22"/>
            <w:shd w:val="clear" w:color="auto" w:fill="F7F7F7"/>
          </w:rPr>
          <w:delText>pool_size=2</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del w:id="2494" w:author="Shirley Li" w:date="2018-12-08T08:52:00Z">
        <w:r w:rsidRPr="009B37C0" w:rsidDel="002B402C">
          <w:rPr>
            <w:rFonts w:ascii="Arial" w:eastAsia="宋体" w:hAnsi="Arial" w:cs="Arial"/>
            <w:color w:val="212121"/>
            <w:kern w:val="0"/>
            <w:sz w:val="24"/>
            <w:szCs w:val="24"/>
          </w:rPr>
          <w:delText>该</w:delText>
        </w:r>
      </w:del>
      <w:r w:rsidRPr="009B37C0">
        <w:rPr>
          <w:rFonts w:ascii="Courier New" w:eastAsia="宋体" w:hAnsi="Courier New" w:cs="Courier New"/>
          <w:color w:val="37474F"/>
          <w:kern w:val="0"/>
          <w:sz w:val="22"/>
          <w:shd w:val="clear" w:color="auto" w:fill="F7F7F7"/>
        </w:rPr>
        <w:t>strides</w:t>
      </w:r>
      <w:r w:rsidRPr="009B37C0">
        <w:rPr>
          <w:rFonts w:ascii="Arial" w:eastAsia="宋体" w:hAnsi="Arial" w:cs="Arial"/>
          <w:color w:val="212121"/>
          <w:kern w:val="0"/>
          <w:sz w:val="24"/>
          <w:szCs w:val="24"/>
        </w:rPr>
        <w:t>参数指定步幅的大小。在这里，我们设置了</w:t>
      </w:r>
      <w:del w:id="2495" w:author="Shirley Li" w:date="2018-12-08T08:52:00Z">
        <w:r w:rsidRPr="009B37C0" w:rsidDel="002B402C">
          <w:rPr>
            <w:rFonts w:ascii="Arial" w:eastAsia="宋体" w:hAnsi="Arial" w:cs="Arial"/>
            <w:color w:val="212121"/>
            <w:kern w:val="0"/>
            <w:sz w:val="24"/>
            <w:szCs w:val="24"/>
          </w:rPr>
          <w:delText>一个</w:delText>
        </w:r>
      </w:del>
      <w:r w:rsidRPr="009B37C0">
        <w:rPr>
          <w:rFonts w:ascii="Arial" w:eastAsia="宋体" w:hAnsi="Arial" w:cs="Arial"/>
          <w:color w:val="212121"/>
          <w:kern w:val="0"/>
          <w:sz w:val="24"/>
          <w:szCs w:val="24"/>
        </w:rPr>
        <w:t>步幅为</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，表示过滤器提取的子区域在高度和宽度维度上应分开</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个像素（对于</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过滤器，这意味着所提取的区域都不会重叠）。如果要为高度和宽度设置不同的步幅值，可以改为指定元组或列表（例如，</w:t>
      </w:r>
      <w:r w:rsidRPr="009B37C0">
        <w:rPr>
          <w:rFonts w:ascii="Courier New" w:eastAsia="宋体" w:hAnsi="Courier New" w:cs="Courier New"/>
          <w:color w:val="37474F"/>
          <w:kern w:val="0"/>
          <w:sz w:val="22"/>
          <w:shd w:val="clear" w:color="auto" w:fill="F7F7F7"/>
        </w:rPr>
        <w:t>stride=[3, 6]</w:t>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del w:id="2496" w:author="Shirley Li" w:date="2018-12-08T08:53:00Z">
        <w:r w:rsidRPr="009B37C0" w:rsidDel="002B402C">
          <w:rPr>
            <w:rFonts w:ascii="Arial" w:eastAsia="宋体" w:hAnsi="Arial" w:cs="Arial"/>
            <w:color w:val="212121"/>
            <w:kern w:val="0"/>
            <w:sz w:val="24"/>
            <w:szCs w:val="24"/>
          </w:rPr>
          <w:delText>我们的</w:delText>
        </w:r>
      </w:del>
      <w:r w:rsidRPr="009B37C0">
        <w:rPr>
          <w:rFonts w:ascii="Courier New" w:eastAsia="宋体" w:hAnsi="Courier New" w:cs="Courier New"/>
          <w:color w:val="37474F"/>
          <w:kern w:val="0"/>
          <w:sz w:val="22"/>
          <w:shd w:val="clear" w:color="auto" w:fill="F7F7F7"/>
        </w:rPr>
        <w:t>max_pooling2d()</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pool1</w:t>
      </w:r>
      <w:r w:rsidRPr="009B37C0">
        <w:rPr>
          <w:rFonts w:ascii="Arial" w:eastAsia="宋体" w:hAnsi="Arial" w:cs="Arial"/>
          <w:color w:val="212121"/>
          <w:kern w:val="0"/>
          <w:sz w:val="24"/>
          <w:szCs w:val="24"/>
        </w:rPr>
        <w:t>）</w:t>
      </w:r>
      <w:ins w:id="2497" w:author="Shirley Li" w:date="2018-12-08T08:53:00Z">
        <w:r w:rsidR="002B402C">
          <w:rPr>
            <w:rFonts w:ascii="Arial" w:eastAsia="宋体" w:hAnsi="Arial" w:cs="Arial" w:hint="eastAsia"/>
            <w:color w:val="212121"/>
            <w:kern w:val="0"/>
            <w:sz w:val="24"/>
            <w:szCs w:val="24"/>
          </w:rPr>
          <w:t>生成</w:t>
        </w:r>
      </w:ins>
      <w:del w:id="2498" w:author="Shirley Li" w:date="2018-12-08T08:53:00Z">
        <w:r w:rsidRPr="009B37C0" w:rsidDel="002B402C">
          <w:rPr>
            <w:rFonts w:ascii="Arial" w:eastAsia="宋体" w:hAnsi="Arial" w:cs="Arial"/>
            <w:color w:val="212121"/>
            <w:kern w:val="0"/>
            <w:sz w:val="24"/>
            <w:szCs w:val="24"/>
          </w:rPr>
          <w:delText>产生</w:delText>
        </w:r>
      </w:del>
      <w:r w:rsidRPr="009B37C0">
        <w:rPr>
          <w:rFonts w:ascii="Arial" w:eastAsia="宋体" w:hAnsi="Arial" w:cs="Arial"/>
          <w:color w:val="212121"/>
          <w:kern w:val="0"/>
          <w:sz w:val="24"/>
          <w:szCs w:val="24"/>
        </w:rPr>
        <w:t>的输出张量具有以下形状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w:t>
      </w:r>
      <w:moveToRangeStart w:id="2499" w:author="Shirley Li" w:date="2018-12-08T08:53:00Z" w:name="move532022526"/>
      <w:moveTo w:id="2500" w:author="Shirley Li" w:date="2018-12-08T08:53:00Z">
        <w:r w:rsidR="00E27DDD" w:rsidRPr="009B37C0">
          <w:rPr>
            <w:rFonts w:ascii="Courier New" w:eastAsia="宋体" w:hAnsi="Courier New" w:cs="Courier New"/>
            <w:color w:val="37474F"/>
            <w:kern w:val="0"/>
            <w:sz w:val="22"/>
            <w:shd w:val="clear" w:color="auto" w:fill="F7F7F7"/>
          </w:rPr>
          <w:t>[</w:t>
        </w:r>
        <w:r w:rsidR="00E27DDD" w:rsidRPr="009B37C0">
          <w:rPr>
            <w:rFonts w:ascii="Courier New" w:eastAsia="宋体" w:hAnsi="Courier New" w:cs="Courier New"/>
            <w:i/>
            <w:iCs/>
            <w:color w:val="37474F"/>
            <w:kern w:val="0"/>
            <w:sz w:val="22"/>
            <w:shd w:val="clear" w:color="auto" w:fill="F7F7F7"/>
          </w:rPr>
          <w:t>batch_size</w:t>
        </w:r>
        <w:r w:rsidR="00E27DDD" w:rsidRPr="009B37C0">
          <w:rPr>
            <w:rFonts w:ascii="Courier New" w:eastAsia="宋体" w:hAnsi="Courier New" w:cs="Courier New"/>
            <w:color w:val="37474F"/>
            <w:kern w:val="0"/>
            <w:sz w:val="22"/>
            <w:shd w:val="clear" w:color="auto" w:fill="F7F7F7"/>
          </w:rPr>
          <w:t>, 14, 14, 32]</w:t>
        </w:r>
      </w:moveTo>
      <w:moveToRangeEnd w:id="2499"/>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滤波器将高度和宽度各减少</w:t>
      </w:r>
      <w:r w:rsidRPr="009B37C0">
        <w:rPr>
          <w:rFonts w:ascii="Arial" w:eastAsia="宋体" w:hAnsi="Arial" w:cs="Arial"/>
          <w:color w:val="212121"/>
          <w:kern w:val="0"/>
          <w:sz w:val="24"/>
          <w:szCs w:val="24"/>
        </w:rPr>
        <w:t>50</w:t>
      </w:r>
      <w:r w:rsidRPr="009B37C0">
        <w:rPr>
          <w:rFonts w:ascii="Arial" w:eastAsia="宋体" w:hAnsi="Arial" w:cs="Arial"/>
          <w:color w:val="212121"/>
          <w:kern w:val="0"/>
          <w:sz w:val="24"/>
          <w:szCs w:val="24"/>
        </w:rPr>
        <w:t>％。</w:t>
      </w:r>
      <w:moveFromRangeStart w:id="2501" w:author="Shirley Li" w:date="2018-12-08T08:53:00Z" w:name="move532022526"/>
      <w:moveFrom w:id="2502" w:author="Shirley Li" w:date="2018-12-08T08:53:00Z">
        <w:r w:rsidRPr="009B37C0" w:rsidDel="00E27DDD">
          <w:rPr>
            <w:rFonts w:ascii="Courier New" w:eastAsia="宋体" w:hAnsi="Courier New" w:cs="Courier New"/>
            <w:color w:val="37474F"/>
            <w:kern w:val="0"/>
            <w:sz w:val="22"/>
            <w:shd w:val="clear" w:color="auto" w:fill="F7F7F7"/>
          </w:rPr>
          <w:t>[</w:t>
        </w:r>
        <w:r w:rsidRPr="009B37C0" w:rsidDel="00E27DDD">
          <w:rPr>
            <w:rFonts w:ascii="Courier New" w:eastAsia="宋体" w:hAnsi="Courier New" w:cs="Courier New"/>
            <w:i/>
            <w:iCs/>
            <w:color w:val="37474F"/>
            <w:kern w:val="0"/>
            <w:sz w:val="22"/>
            <w:shd w:val="clear" w:color="auto" w:fill="F7F7F7"/>
          </w:rPr>
          <w:t>batch_size</w:t>
        </w:r>
        <w:r w:rsidRPr="009B37C0" w:rsidDel="00E27DDD">
          <w:rPr>
            <w:rFonts w:ascii="Courier New" w:eastAsia="宋体" w:hAnsi="Courier New" w:cs="Courier New"/>
            <w:color w:val="37474F"/>
            <w:kern w:val="0"/>
            <w:sz w:val="22"/>
            <w:shd w:val="clear" w:color="auto" w:fill="F7F7F7"/>
          </w:rPr>
          <w:t>, 14, 14, 32]</w:t>
        </w:r>
      </w:moveFrom>
      <w:moveFromRangeEnd w:id="2501"/>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卷积层＃</w:t>
      </w:r>
      <w:r w:rsidRPr="009B37C0">
        <w:rPr>
          <w:rFonts w:ascii="Arial" w:eastAsia="宋体" w:hAnsi="Arial" w:cs="Arial"/>
          <w:color w:val="212121"/>
          <w:kern w:val="0"/>
          <w:sz w:val="30"/>
          <w:szCs w:val="30"/>
        </w:rPr>
        <w:t>2</w:t>
      </w:r>
      <w:r w:rsidRPr="009B37C0">
        <w:rPr>
          <w:rFonts w:ascii="Arial" w:eastAsia="宋体" w:hAnsi="Arial" w:cs="Arial"/>
          <w:color w:val="212121"/>
          <w:kern w:val="0"/>
          <w:sz w:val="30"/>
          <w:szCs w:val="30"/>
        </w:rPr>
        <w:t>和</w:t>
      </w:r>
      <w:proofErr w:type="gramStart"/>
      <w:r w:rsidRPr="009B37C0">
        <w:rPr>
          <w:rFonts w:ascii="Arial" w:eastAsia="宋体" w:hAnsi="Arial" w:cs="Arial"/>
          <w:color w:val="212121"/>
          <w:kern w:val="0"/>
          <w:sz w:val="30"/>
          <w:szCs w:val="30"/>
        </w:rPr>
        <w:t>池层</w:t>
      </w:r>
      <w:proofErr w:type="gramEnd"/>
      <w:r w:rsidRPr="009B37C0">
        <w:rPr>
          <w:rFonts w:ascii="Arial" w:eastAsia="宋体" w:hAnsi="Arial" w:cs="Arial"/>
          <w:color w:val="212121"/>
          <w:kern w:val="0"/>
          <w:sz w:val="30"/>
          <w:szCs w:val="30"/>
        </w:rPr>
        <w:t>＃</w:t>
      </w:r>
      <w:r w:rsidRPr="009B37C0">
        <w:rPr>
          <w:rFonts w:ascii="Arial" w:eastAsia="宋体" w:hAnsi="Arial" w:cs="Arial"/>
          <w:color w:val="212121"/>
          <w:kern w:val="0"/>
          <w:sz w:val="30"/>
          <w:szCs w:val="30"/>
        </w:rPr>
        <w:t>2</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我们可以使用</w:t>
      </w:r>
      <w:r w:rsidRPr="009B37C0">
        <w:rPr>
          <w:rFonts w:ascii="Courier New" w:eastAsia="宋体" w:hAnsi="Courier New" w:cs="Courier New"/>
          <w:color w:val="37474F"/>
          <w:kern w:val="0"/>
          <w:sz w:val="22"/>
          <w:shd w:val="clear" w:color="auto" w:fill="F7F7F7"/>
        </w:rPr>
        <w:t>conv2d()</w:t>
      </w:r>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t>max_pooling2d()</w:t>
      </w:r>
      <w:del w:id="2503" w:author="Shirley Li" w:date="2018-12-08T08:53:00Z">
        <w:r w:rsidRPr="009B37C0" w:rsidDel="00CE4A25">
          <w:rPr>
            <w:rFonts w:ascii="Arial" w:eastAsia="宋体" w:hAnsi="Arial" w:cs="Arial"/>
            <w:color w:val="212121"/>
            <w:kern w:val="0"/>
            <w:sz w:val="24"/>
            <w:szCs w:val="24"/>
          </w:rPr>
          <w:delText>以前一样</w:delText>
        </w:r>
      </w:del>
      <w:r w:rsidRPr="009B37C0">
        <w:rPr>
          <w:rFonts w:ascii="Arial" w:eastAsia="宋体" w:hAnsi="Arial" w:cs="Arial"/>
          <w:color w:val="212121"/>
          <w:kern w:val="0"/>
          <w:sz w:val="24"/>
          <w:szCs w:val="24"/>
        </w:rPr>
        <w:t>将第二个卷积和池化层连接到</w:t>
      </w:r>
      <w:del w:id="2504" w:author="Shirley Li" w:date="2018-12-08T08:53:00Z">
        <w:r w:rsidRPr="009B37C0" w:rsidDel="00506733">
          <w:rPr>
            <w:rFonts w:ascii="Arial" w:eastAsia="宋体" w:hAnsi="Arial" w:cs="Arial"/>
            <w:color w:val="212121"/>
            <w:kern w:val="0"/>
            <w:sz w:val="24"/>
            <w:szCs w:val="24"/>
          </w:rPr>
          <w:delText>我们的</w:delText>
        </w:r>
      </w:del>
      <w:r w:rsidRPr="009B37C0">
        <w:rPr>
          <w:rFonts w:ascii="Arial" w:eastAsia="宋体" w:hAnsi="Arial" w:cs="Arial"/>
          <w:color w:val="212121"/>
          <w:kern w:val="0"/>
          <w:sz w:val="24"/>
          <w:szCs w:val="24"/>
        </w:rPr>
        <w:t>CNN </w:t>
      </w:r>
      <w:r w:rsidRPr="009B37C0">
        <w:rPr>
          <w:rFonts w:ascii="Arial" w:eastAsia="宋体" w:hAnsi="Arial" w:cs="Arial"/>
          <w:color w:val="212121"/>
          <w:kern w:val="0"/>
          <w:sz w:val="24"/>
          <w:szCs w:val="24"/>
        </w:rPr>
        <w:t>。对于卷积层＃</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，我们使用</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激活配置</w:t>
      </w:r>
      <w:r w:rsidRPr="009B37C0">
        <w:rPr>
          <w:rFonts w:ascii="Arial" w:eastAsia="宋体" w:hAnsi="Arial" w:cs="Arial"/>
          <w:color w:val="212121"/>
          <w:kern w:val="0"/>
          <w:sz w:val="24"/>
          <w:szCs w:val="24"/>
        </w:rPr>
        <w:t>64</w:t>
      </w:r>
      <w:r w:rsidRPr="009B37C0">
        <w:rPr>
          <w:rFonts w:ascii="Arial" w:eastAsia="宋体" w:hAnsi="Arial" w:cs="Arial"/>
          <w:color w:val="212121"/>
          <w:kern w:val="0"/>
          <w:sz w:val="24"/>
          <w:szCs w:val="24"/>
        </w:rPr>
        <w:t>个</w:t>
      </w:r>
      <w:r w:rsidRPr="009B37C0">
        <w:rPr>
          <w:rFonts w:ascii="Arial" w:eastAsia="宋体" w:hAnsi="Arial" w:cs="Arial"/>
          <w:color w:val="212121"/>
          <w:kern w:val="0"/>
          <w:sz w:val="24"/>
          <w:szCs w:val="24"/>
        </w:rPr>
        <w:t>5x5</w:t>
      </w:r>
      <w:r w:rsidRPr="009B37C0">
        <w:rPr>
          <w:rFonts w:ascii="Arial" w:eastAsia="宋体" w:hAnsi="Arial" w:cs="Arial"/>
          <w:color w:val="212121"/>
          <w:kern w:val="0"/>
          <w:sz w:val="24"/>
          <w:szCs w:val="24"/>
        </w:rPr>
        <w:t>过滤器，对于池＃</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，我们使用</w:t>
      </w:r>
      <w:ins w:id="2505" w:author="Shirley Li" w:date="2018-12-08T08:54:00Z">
        <w:r w:rsidR="00C27C01">
          <w:rPr>
            <w:rFonts w:ascii="Arial" w:eastAsia="宋体" w:hAnsi="Arial" w:cs="Arial" w:hint="eastAsia"/>
            <w:color w:val="212121"/>
            <w:kern w:val="0"/>
            <w:sz w:val="24"/>
            <w:szCs w:val="24"/>
          </w:rPr>
          <w:t>与池化层</w:t>
        </w:r>
        <w:r w:rsidR="00C27C01">
          <w:rPr>
            <w:rFonts w:ascii="Arial" w:eastAsia="宋体" w:hAnsi="Arial" w:cs="Arial" w:hint="eastAsia"/>
            <w:color w:val="212121"/>
            <w:kern w:val="0"/>
            <w:sz w:val="24"/>
            <w:szCs w:val="24"/>
          </w:rPr>
          <w:t>1</w:t>
        </w:r>
      </w:ins>
      <w:r w:rsidRPr="009B37C0">
        <w:rPr>
          <w:rFonts w:ascii="Arial" w:eastAsia="宋体" w:hAnsi="Arial" w:cs="Arial"/>
          <w:color w:val="212121"/>
          <w:kern w:val="0"/>
          <w:sz w:val="24"/>
          <w:szCs w:val="24"/>
        </w:rPr>
        <w:t>相同的</w:t>
      </w:r>
      <w:ins w:id="2506" w:author="Shirley Li" w:date="2018-12-08T08:54:00Z">
        <w:r w:rsidR="00C27C01">
          <w:rPr>
            <w:rFonts w:ascii="Arial" w:eastAsia="宋体" w:hAnsi="Arial" w:cs="Arial" w:hint="eastAsia"/>
            <w:color w:val="212121"/>
            <w:kern w:val="0"/>
            <w:sz w:val="24"/>
            <w:szCs w:val="24"/>
          </w:rPr>
          <w:t>规格</w:t>
        </w:r>
      </w:ins>
      <w:del w:id="2507" w:author="Shirley Li" w:date="2018-12-08T08:54:00Z">
        <w:r w:rsidRPr="009B37C0" w:rsidDel="00C27C01">
          <w:rPr>
            <w:rFonts w:ascii="Arial" w:eastAsia="宋体" w:hAnsi="Arial" w:cs="Arial"/>
            <w:color w:val="212121"/>
            <w:kern w:val="0"/>
            <w:sz w:val="24"/>
            <w:szCs w:val="24"/>
          </w:rPr>
          <w:delText>规范</w:delText>
        </w:r>
      </w:del>
      <w:del w:id="2508" w:author="Shirley Li" w:date="2018-12-08T08:53:00Z">
        <w:r w:rsidRPr="009B37C0" w:rsidDel="00C27C01">
          <w:rPr>
            <w:rFonts w:ascii="Arial" w:eastAsia="宋体" w:hAnsi="Arial" w:cs="Arial"/>
            <w:color w:val="212121"/>
            <w:kern w:val="0"/>
            <w:sz w:val="24"/>
            <w:szCs w:val="24"/>
          </w:rPr>
          <w:delText>作为池＃</w:delText>
        </w:r>
        <w:r w:rsidRPr="009B37C0" w:rsidDel="00C27C01">
          <w:rPr>
            <w:rFonts w:ascii="Arial" w:eastAsia="宋体" w:hAnsi="Arial" w:cs="Arial"/>
            <w:color w:val="212121"/>
            <w:kern w:val="0"/>
            <w:sz w:val="24"/>
            <w:szCs w:val="24"/>
          </w:rPr>
          <w:delText>1</w:delText>
        </w:r>
      </w:del>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2x2</w:t>
      </w:r>
      <w:r w:rsidRPr="009B37C0">
        <w:rPr>
          <w:rFonts w:ascii="Arial" w:eastAsia="宋体" w:hAnsi="Arial" w:cs="Arial"/>
          <w:color w:val="212121"/>
          <w:kern w:val="0"/>
          <w:sz w:val="24"/>
          <w:szCs w:val="24"/>
        </w:rPr>
        <w:t>最大池过滤器，步幅为</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conv2 = </w:t>
      </w:r>
      <w:proofErr w:type="gramStart"/>
      <w:r w:rsidRPr="009B37C0">
        <w:rPr>
          <w:rFonts w:ascii="Courier New" w:eastAsia="宋体" w:hAnsi="Courier New" w:cs="Courier New"/>
          <w:color w:val="37474F"/>
          <w:kern w:val="0"/>
          <w:szCs w:val="21"/>
        </w:rPr>
        <w:t>tf.layers</w:t>
      </w:r>
      <w:proofErr w:type="gramEnd"/>
      <w:r w:rsidRPr="009B37C0">
        <w:rPr>
          <w:rFonts w:ascii="Courier New" w:eastAsia="宋体" w:hAnsi="Courier New" w:cs="Courier New"/>
          <w:color w:val="37474F"/>
          <w:kern w:val="0"/>
          <w:szCs w:val="21"/>
        </w:rPr>
        <w:t>.conv2d(</w:t>
      </w:r>
      <w:r w:rsidRPr="009B37C0">
        <w:rPr>
          <w:rFonts w:ascii="Courier New" w:eastAsia="宋体" w:hAnsi="Courier New" w:cs="Courier New"/>
          <w:color w:val="37474F"/>
          <w:kern w:val="0"/>
          <w:szCs w:val="21"/>
        </w:rPr>
        <w:br/>
        <w:t>    inputs=pool1,</w:t>
      </w:r>
      <w:r w:rsidRPr="009B37C0">
        <w:rPr>
          <w:rFonts w:ascii="Courier New" w:eastAsia="宋体" w:hAnsi="Courier New" w:cs="Courier New"/>
          <w:color w:val="37474F"/>
          <w:kern w:val="0"/>
          <w:szCs w:val="21"/>
        </w:rPr>
        <w:br/>
        <w:t>    filters=</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kernel_size=[</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5</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padding=</w:t>
      </w:r>
      <w:r w:rsidRPr="009B37C0">
        <w:rPr>
          <w:rFonts w:ascii="Courier New" w:eastAsia="宋体" w:hAnsi="Courier New" w:cs="Courier New"/>
          <w:color w:val="0D904F"/>
          <w:kern w:val="0"/>
          <w:szCs w:val="21"/>
        </w:rPr>
        <w:t>"same"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activation=tf.nn.relu)</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pool2 = tf.layers.max_pooling2d(inputs=conv2, pool_size=[</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 strides=</w:t>
      </w:r>
      <w:r w:rsidRPr="009B37C0">
        <w:rPr>
          <w:rFonts w:ascii="Courier New" w:eastAsia="宋体" w:hAnsi="Courier New" w:cs="Courier New"/>
          <w:color w:val="C53929"/>
          <w:kern w:val="0"/>
          <w:szCs w:val="21"/>
        </w:rPr>
        <w:t>2</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注意，卷积层＃</w:t>
      </w:r>
      <w:r w:rsidRPr="009B37C0">
        <w:rPr>
          <w:rFonts w:ascii="Arial" w:eastAsia="宋体" w:hAnsi="Arial" w:cs="Arial"/>
          <w:color w:val="212121"/>
          <w:kern w:val="0"/>
          <w:sz w:val="24"/>
          <w:szCs w:val="24"/>
        </w:rPr>
        <w:t>2</w:t>
      </w:r>
      <w:r w:rsidRPr="009B37C0">
        <w:rPr>
          <w:rFonts w:ascii="Arial" w:eastAsia="宋体" w:hAnsi="Arial" w:cs="Arial"/>
          <w:color w:val="212121"/>
          <w:kern w:val="0"/>
          <w:sz w:val="24"/>
          <w:szCs w:val="24"/>
        </w:rPr>
        <w:t>将我们的第一个池化层（</w:t>
      </w:r>
      <w:r w:rsidRPr="009B37C0">
        <w:rPr>
          <w:rFonts w:ascii="Courier New" w:eastAsia="宋体" w:hAnsi="Courier New" w:cs="Courier New"/>
          <w:color w:val="37474F"/>
          <w:kern w:val="0"/>
          <w:sz w:val="22"/>
          <w:shd w:val="clear" w:color="auto" w:fill="F7F7F7"/>
        </w:rPr>
        <w:t>pool1</w:t>
      </w:r>
      <w:r w:rsidRPr="009B37C0">
        <w:rPr>
          <w:rFonts w:ascii="Arial" w:eastAsia="宋体" w:hAnsi="Arial" w:cs="Arial"/>
          <w:color w:val="212121"/>
          <w:kern w:val="0"/>
          <w:sz w:val="24"/>
          <w:szCs w:val="24"/>
        </w:rPr>
        <w:t>）的输出张量作为输入，并将张量</w:t>
      </w:r>
      <w:r w:rsidRPr="009B37C0">
        <w:rPr>
          <w:rFonts w:ascii="Courier New" w:eastAsia="宋体" w:hAnsi="Courier New" w:cs="Courier New"/>
          <w:color w:val="37474F"/>
          <w:kern w:val="0"/>
          <w:sz w:val="22"/>
          <w:shd w:val="clear" w:color="auto" w:fill="F7F7F7"/>
        </w:rPr>
        <w:t>conv2</w:t>
      </w:r>
      <w:r w:rsidRPr="009B37C0">
        <w:rPr>
          <w:rFonts w:ascii="Arial" w:eastAsia="宋体" w:hAnsi="Arial" w:cs="Arial"/>
          <w:color w:val="212121"/>
          <w:kern w:val="0"/>
          <w:sz w:val="24"/>
          <w:szCs w:val="24"/>
        </w:rPr>
        <w:t>作为输出。</w:t>
      </w:r>
      <w:r w:rsidRPr="009B37C0">
        <w:rPr>
          <w:rFonts w:ascii="Courier New" w:eastAsia="宋体" w:hAnsi="Courier New" w:cs="Courier New"/>
          <w:color w:val="37474F"/>
          <w:kern w:val="0"/>
          <w:sz w:val="22"/>
          <w:shd w:val="clear" w:color="auto" w:fill="F7F7F7"/>
        </w:rPr>
        <w:t>conv2</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具有与</w:t>
      </w:r>
      <w:del w:id="2509" w:author="Shirley Li" w:date="2018-12-08T08:55:00Z">
        <w:r w:rsidRPr="009B37C0" w:rsidDel="00375F61">
          <w:rPr>
            <w:rFonts w:ascii="Arial" w:eastAsia="宋体" w:hAnsi="Arial" w:cs="Arial"/>
            <w:color w:val="212121"/>
            <w:kern w:val="0"/>
            <w:sz w:val="24"/>
            <w:szCs w:val="24"/>
          </w:rPr>
          <w:delText>（由</w:delText>
        </w:r>
      </w:del>
      <w:del w:id="2510" w:author="Shirley Li" w:date="2018-12-08T08:54:00Z">
        <w:r w:rsidRPr="009B37C0" w:rsidDel="00375F61">
          <w:rPr>
            <w:rFonts w:ascii="Arial" w:eastAsia="宋体" w:hAnsi="Arial" w:cs="Arial"/>
            <w:color w:val="212121"/>
            <w:kern w:val="0"/>
            <w:sz w:val="24"/>
            <w:szCs w:val="24"/>
          </w:rPr>
          <w:delText>于</w:delText>
        </w:r>
      </w:del>
      <w:del w:id="2511" w:author="Shirley Li" w:date="2018-12-08T08:55:00Z">
        <w:r w:rsidRPr="009B37C0" w:rsidDel="00375F61">
          <w:rPr>
            <w:rFonts w:ascii="Arial" w:eastAsia="宋体" w:hAnsi="Arial" w:cs="Arial"/>
            <w:color w:val="212121"/>
            <w:kern w:val="0"/>
            <w:sz w:val="24"/>
            <w:szCs w:val="24"/>
          </w:rPr>
          <w:delText>）</w:delText>
        </w:r>
      </w:del>
      <w:ins w:id="2512" w:author="Shirley Li" w:date="2018-12-08T08:55:00Z">
        <w:r w:rsidR="00375F61" w:rsidRPr="009B37C0">
          <w:rPr>
            <w:rFonts w:ascii="Courier New" w:eastAsia="宋体" w:hAnsi="Courier New" w:cs="Courier New"/>
            <w:color w:val="37474F"/>
            <w:kern w:val="0"/>
            <w:sz w:val="22"/>
            <w:shd w:val="clear" w:color="auto" w:fill="F7F7F7"/>
          </w:rPr>
          <w:t>pool1</w:t>
        </w:r>
      </w:ins>
      <w:r w:rsidRPr="009B37C0">
        <w:rPr>
          <w:rFonts w:ascii="Arial" w:eastAsia="宋体" w:hAnsi="Arial" w:cs="Arial"/>
          <w:color w:val="212121"/>
          <w:kern w:val="0"/>
          <w:sz w:val="24"/>
          <w:szCs w:val="24"/>
        </w:rPr>
        <w:t>相同的高度和宽度的形状</w:t>
      </w:r>
      <w:ins w:id="2513" w:author="Shirley Li" w:date="2018-12-08T08:55:00Z">
        <w:r w:rsidR="00375F61" w:rsidRPr="009B37C0">
          <w:rPr>
            <w:rFonts w:ascii="Arial" w:eastAsia="宋体" w:hAnsi="Arial" w:cs="Arial"/>
            <w:color w:val="212121"/>
            <w:kern w:val="0"/>
            <w:sz w:val="24"/>
            <w:szCs w:val="24"/>
          </w:rPr>
          <w:t>（</w:t>
        </w:r>
        <w:r w:rsidR="00375F61">
          <w:rPr>
            <w:rFonts w:ascii="Arial" w:eastAsia="宋体" w:hAnsi="Arial" w:cs="Arial" w:hint="eastAsia"/>
            <w:color w:val="212121"/>
            <w:kern w:val="0"/>
            <w:sz w:val="24"/>
            <w:szCs w:val="24"/>
          </w:rPr>
          <w:t>因为</w:t>
        </w:r>
        <w:r w:rsidR="00375F61" w:rsidRPr="009B37C0">
          <w:rPr>
            <w:rFonts w:ascii="Courier New" w:eastAsia="宋体" w:hAnsi="Courier New" w:cs="Courier New"/>
            <w:color w:val="37474F"/>
            <w:kern w:val="0"/>
            <w:sz w:val="22"/>
            <w:shd w:val="clear" w:color="auto" w:fill="F7F7F7"/>
          </w:rPr>
          <w:lastRenderedPageBreak/>
          <w:t>padding="same"</w:t>
        </w:r>
        <w:r w:rsidR="00375F61" w:rsidRPr="009B37C0">
          <w:rPr>
            <w:rFonts w:ascii="Arial" w:eastAsia="宋体" w:hAnsi="Arial" w:cs="Arial"/>
            <w:color w:val="212121"/>
            <w:kern w:val="0"/>
            <w:sz w:val="24"/>
            <w:szCs w:val="24"/>
          </w:rPr>
          <w:t>）</w:t>
        </w:r>
      </w:ins>
      <w:r w:rsidRPr="009B37C0">
        <w:rPr>
          <w:rFonts w:ascii="Arial" w:eastAsia="宋体" w:hAnsi="Arial" w:cs="Arial"/>
          <w:color w:val="212121"/>
          <w:kern w:val="0"/>
          <w:sz w:val="24"/>
          <w:szCs w:val="24"/>
        </w:rPr>
        <w:t>，以及用于</w:t>
      </w:r>
      <w:r w:rsidRPr="009B37C0">
        <w:rPr>
          <w:rFonts w:ascii="Arial" w:eastAsia="宋体" w:hAnsi="Arial" w:cs="Arial"/>
          <w:color w:val="212121"/>
          <w:kern w:val="0"/>
          <w:sz w:val="24"/>
          <w:szCs w:val="24"/>
        </w:rPr>
        <w:t>64</w:t>
      </w:r>
      <w:r w:rsidRPr="009B37C0">
        <w:rPr>
          <w:rFonts w:ascii="Arial" w:eastAsia="宋体" w:hAnsi="Arial" w:cs="Arial"/>
          <w:color w:val="212121"/>
          <w:kern w:val="0"/>
          <w:sz w:val="24"/>
          <w:szCs w:val="24"/>
        </w:rPr>
        <w:t>个滤波器的</w:t>
      </w:r>
      <w:r w:rsidRPr="009B37C0">
        <w:rPr>
          <w:rFonts w:ascii="Arial" w:eastAsia="宋体" w:hAnsi="Arial" w:cs="Arial"/>
          <w:color w:val="212121"/>
          <w:kern w:val="0"/>
          <w:sz w:val="24"/>
          <w:szCs w:val="24"/>
        </w:rPr>
        <w:t>64</w:t>
      </w:r>
      <w:r w:rsidRPr="009B37C0">
        <w:rPr>
          <w:rFonts w:ascii="Arial" w:eastAsia="宋体" w:hAnsi="Arial" w:cs="Arial"/>
          <w:color w:val="212121"/>
          <w:kern w:val="0"/>
          <w:sz w:val="24"/>
          <w:szCs w:val="24"/>
        </w:rPr>
        <w:t>个通道</w:t>
      </w:r>
      <w:ins w:id="2514" w:author="Shirley Li" w:date="2018-12-08T08:55:00Z">
        <w:r w:rsidR="00DC10AD">
          <w:rPr>
            <w:rFonts w:ascii="Arial" w:eastAsia="宋体" w:hAnsi="Arial" w:cs="Arial" w:hint="eastAsia"/>
            <w:color w:val="212121"/>
            <w:kern w:val="0"/>
            <w:sz w:val="24"/>
            <w:szCs w:val="24"/>
          </w:rPr>
          <w:t>，形状为</w:t>
        </w:r>
      </w:ins>
      <w:del w:id="2515" w:author="Shirley Li" w:date="2018-12-08T08:55:00Z">
        <w:r w:rsidRPr="009B37C0" w:rsidDel="00DC10AD">
          <w:rPr>
            <w:rFonts w:ascii="Arial" w:eastAsia="宋体" w:hAnsi="Arial" w:cs="Arial"/>
            <w:color w:val="212121"/>
            <w:kern w:val="0"/>
            <w:sz w:val="24"/>
            <w:szCs w:val="24"/>
          </w:rPr>
          <w:delText>。</w:delText>
        </w:r>
      </w:del>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14, 14, 64]</w:t>
      </w:r>
      <w:ins w:id="2516" w:author="Shirley Li" w:date="2018-12-08T08:55:00Z">
        <w:r w:rsidR="00375F61" w:rsidRPr="009B37C0" w:rsidDel="00375F61">
          <w:rPr>
            <w:rFonts w:ascii="Courier New" w:eastAsia="宋体" w:hAnsi="Courier New" w:cs="Courier New"/>
            <w:color w:val="37474F"/>
            <w:kern w:val="0"/>
            <w:sz w:val="22"/>
            <w:shd w:val="clear" w:color="auto" w:fill="F7F7F7"/>
          </w:rPr>
          <w:t xml:space="preserve"> </w:t>
        </w:r>
      </w:ins>
      <w:del w:id="2517" w:author="Shirley Li" w:date="2018-12-08T08:55:00Z">
        <w:r w:rsidRPr="009B37C0" w:rsidDel="00375F61">
          <w:rPr>
            <w:rFonts w:ascii="Courier New" w:eastAsia="宋体" w:hAnsi="Courier New" w:cs="Courier New"/>
            <w:color w:val="37474F"/>
            <w:kern w:val="0"/>
            <w:sz w:val="22"/>
            <w:shd w:val="clear" w:color="auto" w:fill="F7F7F7"/>
          </w:rPr>
          <w:delText>pool1padding="same"</w:delText>
        </w:r>
      </w:del>
      <w:ins w:id="2518" w:author="Shirley Li" w:date="2018-12-08T08:55:00Z">
        <w:r w:rsidR="00DC10AD">
          <w:rPr>
            <w:rFonts w:ascii="Courier New" w:eastAsia="宋体" w:hAnsi="Courier New" w:cs="Courier New" w:hint="eastAsia"/>
            <w:color w:val="37474F"/>
            <w:kern w:val="0"/>
            <w:sz w:val="22"/>
            <w:shd w:val="clear" w:color="auto" w:fill="F7F7F7"/>
          </w:rPr>
          <w:t>。</w:t>
        </w:r>
      </w:ins>
    </w:p>
    <w:p w:rsidR="006F7728" w:rsidRPr="009B37C0" w:rsidRDefault="002848CE" w:rsidP="006F7728">
      <w:pPr>
        <w:widowControl/>
        <w:spacing w:before="240" w:after="240"/>
        <w:jc w:val="left"/>
        <w:rPr>
          <w:rFonts w:ascii="Arial" w:eastAsia="宋体" w:hAnsi="Arial" w:cs="Arial"/>
          <w:color w:val="212121"/>
          <w:kern w:val="0"/>
          <w:sz w:val="24"/>
          <w:szCs w:val="24"/>
        </w:rPr>
      </w:pPr>
      <w:ins w:id="2519" w:author="Shirley Li" w:date="2018-12-08T08:55:00Z">
        <w:r>
          <w:rPr>
            <w:rFonts w:ascii="Arial" w:eastAsia="宋体" w:hAnsi="Arial" w:cs="Arial" w:hint="eastAsia"/>
            <w:color w:val="212121"/>
            <w:kern w:val="0"/>
            <w:sz w:val="24"/>
            <w:szCs w:val="24"/>
          </w:rPr>
          <w:t>池化层</w:t>
        </w:r>
      </w:ins>
      <w:del w:id="2520" w:author="Shirley Li" w:date="2018-12-08T08:55:00Z">
        <w:r w:rsidR="006F7728" w:rsidRPr="009B37C0" w:rsidDel="002848CE">
          <w:rPr>
            <w:rFonts w:ascii="Arial" w:eastAsia="宋体" w:hAnsi="Arial" w:cs="Arial"/>
            <w:color w:val="212121"/>
            <w:kern w:val="0"/>
            <w:sz w:val="24"/>
            <w:szCs w:val="24"/>
          </w:rPr>
          <w:delText>池</w:delText>
        </w:r>
      </w:del>
      <w:r w:rsidR="006F7728" w:rsidRPr="009B37C0">
        <w:rPr>
          <w:rFonts w:ascii="Arial" w:eastAsia="宋体" w:hAnsi="Arial" w:cs="Arial"/>
          <w:color w:val="212121"/>
          <w:kern w:val="0"/>
          <w:sz w:val="24"/>
          <w:szCs w:val="24"/>
        </w:rPr>
        <w:t>＃</w:t>
      </w:r>
      <w:r w:rsidR="006F7728" w:rsidRPr="009B37C0">
        <w:rPr>
          <w:rFonts w:ascii="Arial" w:eastAsia="宋体" w:hAnsi="Arial" w:cs="Arial"/>
          <w:color w:val="212121"/>
          <w:kern w:val="0"/>
          <w:sz w:val="24"/>
          <w:szCs w:val="24"/>
        </w:rPr>
        <w:t>2 </w:t>
      </w:r>
      <w:r w:rsidR="006F7728" w:rsidRPr="009B37C0">
        <w:rPr>
          <w:rFonts w:ascii="Courier New" w:eastAsia="宋体" w:hAnsi="Courier New" w:cs="Courier New"/>
          <w:color w:val="37474F"/>
          <w:kern w:val="0"/>
          <w:sz w:val="22"/>
          <w:shd w:val="clear" w:color="auto" w:fill="F7F7F7"/>
        </w:rPr>
        <w:t>conv2</w:t>
      </w:r>
      <w:r w:rsidR="006F7728" w:rsidRPr="009B37C0">
        <w:rPr>
          <w:rFonts w:ascii="Arial" w:eastAsia="宋体" w:hAnsi="Arial" w:cs="Arial"/>
          <w:color w:val="212121"/>
          <w:kern w:val="0"/>
          <w:sz w:val="24"/>
          <w:szCs w:val="24"/>
        </w:rPr>
        <w:t>作为输入，产生</w:t>
      </w:r>
      <w:r w:rsidR="006F7728" w:rsidRPr="009B37C0">
        <w:rPr>
          <w:rFonts w:ascii="Courier New" w:eastAsia="宋体" w:hAnsi="Courier New" w:cs="Courier New"/>
          <w:color w:val="37474F"/>
          <w:kern w:val="0"/>
          <w:sz w:val="22"/>
          <w:shd w:val="clear" w:color="auto" w:fill="F7F7F7"/>
        </w:rPr>
        <w:t>pool2</w:t>
      </w:r>
      <w:r w:rsidR="006F7728" w:rsidRPr="009B37C0">
        <w:rPr>
          <w:rFonts w:ascii="Arial" w:eastAsia="宋体" w:hAnsi="Arial" w:cs="Arial"/>
          <w:color w:val="212121"/>
          <w:kern w:val="0"/>
          <w:sz w:val="24"/>
          <w:szCs w:val="24"/>
        </w:rPr>
        <w:t>输出。</w:t>
      </w:r>
      <w:r w:rsidR="006F7728" w:rsidRPr="009B37C0">
        <w:rPr>
          <w:rFonts w:ascii="Courier New" w:eastAsia="宋体" w:hAnsi="Courier New" w:cs="Courier New"/>
          <w:color w:val="37474F"/>
          <w:kern w:val="0"/>
          <w:sz w:val="22"/>
          <w:shd w:val="clear" w:color="auto" w:fill="F7F7F7"/>
        </w:rPr>
        <w:t>pool2</w:t>
      </w:r>
      <w:r w:rsidR="006F7728" w:rsidRPr="009B37C0">
        <w:rPr>
          <w:rFonts w:ascii="Arial" w:eastAsia="宋体" w:hAnsi="Arial" w:cs="Arial"/>
          <w:color w:val="212121"/>
          <w:kern w:val="0"/>
          <w:sz w:val="24"/>
          <w:szCs w:val="24"/>
        </w:rPr>
        <w:t> </w:t>
      </w:r>
      <w:r w:rsidR="006F7728" w:rsidRPr="009B37C0">
        <w:rPr>
          <w:rFonts w:ascii="Arial" w:eastAsia="宋体" w:hAnsi="Arial" w:cs="Arial"/>
          <w:color w:val="212121"/>
          <w:kern w:val="0"/>
          <w:sz w:val="24"/>
          <w:szCs w:val="24"/>
        </w:rPr>
        <w:t>有形状</w:t>
      </w:r>
      <w:moveToRangeStart w:id="2521" w:author="Shirley Li" w:date="2018-12-08T08:56:00Z" w:name="move532022695"/>
      <w:moveTo w:id="2522" w:author="Shirley Li" w:date="2018-12-08T08:56:00Z">
        <w:r w:rsidR="007C0F92" w:rsidRPr="009B37C0">
          <w:rPr>
            <w:rFonts w:ascii="Arial" w:eastAsia="宋体" w:hAnsi="Arial" w:cs="Arial"/>
            <w:color w:val="212121"/>
            <w:kern w:val="0"/>
            <w:sz w:val="24"/>
            <w:szCs w:val="24"/>
          </w:rPr>
          <w:t>。</w:t>
        </w:r>
        <w:r w:rsidR="007C0F92" w:rsidRPr="009B37C0">
          <w:rPr>
            <w:rFonts w:ascii="Courier New" w:eastAsia="宋体" w:hAnsi="Courier New" w:cs="Courier New"/>
            <w:color w:val="37474F"/>
            <w:kern w:val="0"/>
            <w:sz w:val="22"/>
            <w:shd w:val="clear" w:color="auto" w:fill="F7F7F7"/>
          </w:rPr>
          <w:t>[</w:t>
        </w:r>
        <w:r w:rsidR="007C0F92" w:rsidRPr="009B37C0">
          <w:rPr>
            <w:rFonts w:ascii="Courier New" w:eastAsia="宋体" w:hAnsi="Courier New" w:cs="Courier New"/>
            <w:i/>
            <w:iCs/>
            <w:color w:val="37474F"/>
            <w:kern w:val="0"/>
            <w:sz w:val="22"/>
            <w:shd w:val="clear" w:color="auto" w:fill="F7F7F7"/>
          </w:rPr>
          <w:t>batch_size</w:t>
        </w:r>
        <w:r w:rsidR="007C0F92" w:rsidRPr="009B37C0">
          <w:rPr>
            <w:rFonts w:ascii="Courier New" w:eastAsia="宋体" w:hAnsi="Courier New" w:cs="Courier New"/>
            <w:color w:val="37474F"/>
            <w:kern w:val="0"/>
            <w:sz w:val="22"/>
            <w:shd w:val="clear" w:color="auto" w:fill="F7F7F7"/>
          </w:rPr>
          <w:t>, 7, 7, 64]</w:t>
        </w:r>
      </w:moveTo>
      <w:moveToRangeEnd w:id="2521"/>
      <w:r w:rsidR="006F7728" w:rsidRPr="009B37C0">
        <w:rPr>
          <w:rFonts w:ascii="Arial" w:eastAsia="宋体" w:hAnsi="Arial" w:cs="Arial"/>
          <w:color w:val="212121"/>
          <w:kern w:val="0"/>
          <w:sz w:val="24"/>
          <w:szCs w:val="24"/>
        </w:rPr>
        <w:t>（</w:t>
      </w:r>
      <w:ins w:id="2523" w:author="Shirley Li" w:date="2018-12-08T08:56:00Z">
        <w:r w:rsidR="007C0F92" w:rsidRPr="009B37C0">
          <w:rPr>
            <w:rFonts w:ascii="Courier New" w:eastAsia="宋体" w:hAnsi="Courier New" w:cs="Courier New"/>
            <w:color w:val="37474F"/>
            <w:kern w:val="0"/>
            <w:sz w:val="22"/>
            <w:shd w:val="clear" w:color="auto" w:fill="F7F7F7"/>
          </w:rPr>
          <w:t>conv2</w:t>
        </w:r>
      </w:ins>
      <w:r w:rsidR="006F7728" w:rsidRPr="009B37C0">
        <w:rPr>
          <w:rFonts w:ascii="Arial" w:eastAsia="宋体" w:hAnsi="Arial" w:cs="Arial"/>
          <w:color w:val="212121"/>
          <w:kern w:val="0"/>
          <w:sz w:val="24"/>
          <w:szCs w:val="24"/>
        </w:rPr>
        <w:t>高度和宽度减少</w:t>
      </w:r>
      <w:r w:rsidR="006F7728" w:rsidRPr="009B37C0">
        <w:rPr>
          <w:rFonts w:ascii="Arial" w:eastAsia="宋体" w:hAnsi="Arial" w:cs="Arial"/>
          <w:color w:val="212121"/>
          <w:kern w:val="0"/>
          <w:sz w:val="24"/>
          <w:szCs w:val="24"/>
        </w:rPr>
        <w:t>50</w:t>
      </w:r>
      <w:r w:rsidR="006F7728" w:rsidRPr="009B37C0">
        <w:rPr>
          <w:rFonts w:ascii="Arial" w:eastAsia="宋体" w:hAnsi="Arial" w:cs="Arial"/>
          <w:color w:val="212121"/>
          <w:kern w:val="0"/>
          <w:sz w:val="24"/>
          <w:szCs w:val="24"/>
        </w:rPr>
        <w:t>％）</w:t>
      </w:r>
      <w:moveFromRangeStart w:id="2524" w:author="Shirley Li" w:date="2018-12-08T08:56:00Z" w:name="move532022695"/>
      <w:moveFrom w:id="2525" w:author="Shirley Li" w:date="2018-12-08T08:56:00Z">
        <w:r w:rsidR="006F7728" w:rsidRPr="009B37C0" w:rsidDel="007C0F92">
          <w:rPr>
            <w:rFonts w:ascii="Arial" w:eastAsia="宋体" w:hAnsi="Arial" w:cs="Arial"/>
            <w:color w:val="212121"/>
            <w:kern w:val="0"/>
            <w:sz w:val="24"/>
            <w:szCs w:val="24"/>
          </w:rPr>
          <w:t>。</w:t>
        </w:r>
        <w:r w:rsidR="006F7728" w:rsidRPr="009B37C0" w:rsidDel="007C0F92">
          <w:rPr>
            <w:rFonts w:ascii="Courier New" w:eastAsia="宋体" w:hAnsi="Courier New" w:cs="Courier New"/>
            <w:color w:val="37474F"/>
            <w:kern w:val="0"/>
            <w:sz w:val="22"/>
            <w:shd w:val="clear" w:color="auto" w:fill="F7F7F7"/>
          </w:rPr>
          <w:t>[</w:t>
        </w:r>
        <w:r w:rsidR="006F7728" w:rsidRPr="009B37C0" w:rsidDel="007C0F92">
          <w:rPr>
            <w:rFonts w:ascii="Courier New" w:eastAsia="宋体" w:hAnsi="Courier New" w:cs="Courier New"/>
            <w:i/>
            <w:iCs/>
            <w:color w:val="37474F"/>
            <w:kern w:val="0"/>
            <w:sz w:val="22"/>
            <w:shd w:val="clear" w:color="auto" w:fill="F7F7F7"/>
          </w:rPr>
          <w:t>batch_size</w:t>
        </w:r>
        <w:r w:rsidR="006F7728" w:rsidRPr="009B37C0" w:rsidDel="007C0F92">
          <w:rPr>
            <w:rFonts w:ascii="Courier New" w:eastAsia="宋体" w:hAnsi="Courier New" w:cs="Courier New"/>
            <w:color w:val="37474F"/>
            <w:kern w:val="0"/>
            <w:sz w:val="22"/>
            <w:shd w:val="clear" w:color="auto" w:fill="F7F7F7"/>
          </w:rPr>
          <w:t>, 7, 7, 64]</w:t>
        </w:r>
      </w:moveFrom>
      <w:moveFromRangeEnd w:id="2524"/>
      <w:del w:id="2526" w:author="Shirley Li" w:date="2018-12-08T08:56:00Z">
        <w:r w:rsidR="006F7728" w:rsidRPr="009B37C0" w:rsidDel="007C0F92">
          <w:rPr>
            <w:rFonts w:ascii="Courier New" w:eastAsia="宋体" w:hAnsi="Courier New" w:cs="Courier New"/>
            <w:color w:val="37474F"/>
            <w:kern w:val="0"/>
            <w:sz w:val="22"/>
            <w:shd w:val="clear" w:color="auto" w:fill="F7F7F7"/>
          </w:rPr>
          <w:delText>conv2</w:delText>
        </w:r>
      </w:del>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密集层</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接下来，我们想要向我们的</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添加</w:t>
      </w:r>
      <w:del w:id="2527" w:author="Shirley Li" w:date="2018-12-08T08:56:00Z">
        <w:r w:rsidRPr="009B37C0" w:rsidDel="00B01426">
          <w:rPr>
            <w:rFonts w:ascii="Arial" w:eastAsia="宋体" w:hAnsi="Arial" w:cs="Arial"/>
            <w:color w:val="212121"/>
            <w:kern w:val="0"/>
            <w:sz w:val="24"/>
            <w:szCs w:val="24"/>
          </w:rPr>
          <w:delText>一个</w:delText>
        </w:r>
      </w:del>
      <w:r w:rsidRPr="009B37C0">
        <w:rPr>
          <w:rFonts w:ascii="Arial" w:eastAsia="宋体" w:hAnsi="Arial" w:cs="Arial"/>
          <w:color w:val="212121"/>
          <w:kern w:val="0"/>
          <w:sz w:val="24"/>
          <w:szCs w:val="24"/>
        </w:rPr>
        <w:t>密集层（具有</w:t>
      </w:r>
      <w:r w:rsidRPr="009B37C0">
        <w:rPr>
          <w:rFonts w:ascii="Arial" w:eastAsia="宋体" w:hAnsi="Arial" w:cs="Arial"/>
          <w:color w:val="212121"/>
          <w:kern w:val="0"/>
          <w:sz w:val="24"/>
          <w:szCs w:val="24"/>
        </w:rPr>
        <w:t>1,024</w:t>
      </w:r>
      <w:r w:rsidRPr="009B37C0">
        <w:rPr>
          <w:rFonts w:ascii="Arial" w:eastAsia="宋体" w:hAnsi="Arial" w:cs="Arial"/>
          <w:color w:val="212121"/>
          <w:kern w:val="0"/>
          <w:sz w:val="24"/>
          <w:szCs w:val="24"/>
        </w:rPr>
        <w:t>个神经元和</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w:t>
      </w:r>
      <w:ins w:id="2528" w:author="Shirley Li" w:date="2018-12-08T08:56:00Z">
        <w:r w:rsidR="00B01426">
          <w:rPr>
            <w:rFonts w:ascii="Arial" w:eastAsia="宋体" w:hAnsi="Arial" w:cs="Arial" w:hint="eastAsia"/>
            <w:color w:val="212121"/>
            <w:kern w:val="0"/>
            <w:sz w:val="24"/>
            <w:szCs w:val="24"/>
          </w:rPr>
          <w:t>函数</w:t>
        </w:r>
      </w:ins>
      <w:r w:rsidRPr="009B37C0">
        <w:rPr>
          <w:rFonts w:ascii="Arial" w:eastAsia="宋体" w:hAnsi="Arial" w:cs="Arial"/>
          <w:color w:val="212121"/>
          <w:kern w:val="0"/>
          <w:sz w:val="24"/>
          <w:szCs w:val="24"/>
        </w:rPr>
        <w:t>），以对卷积</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池化层提取的特征进行分类。</w:t>
      </w:r>
      <w:del w:id="2529" w:author="Shirley Li" w:date="2018-12-08T08:56:00Z">
        <w:r w:rsidRPr="009B37C0" w:rsidDel="00A03A50">
          <w:rPr>
            <w:rFonts w:ascii="Arial" w:eastAsia="宋体" w:hAnsi="Arial" w:cs="Arial" w:hint="eastAsia"/>
            <w:color w:val="212121"/>
            <w:kern w:val="0"/>
            <w:sz w:val="24"/>
            <w:szCs w:val="24"/>
          </w:rPr>
          <w:delText>然而，</w:delText>
        </w:r>
      </w:del>
      <w:ins w:id="2530" w:author="Shirley Li" w:date="2018-12-08T08:56:00Z">
        <w:r w:rsidR="00A03A50">
          <w:rPr>
            <w:rFonts w:ascii="Arial" w:eastAsia="宋体" w:hAnsi="Arial" w:cs="Arial" w:hint="eastAsia"/>
            <w:color w:val="212121"/>
            <w:kern w:val="0"/>
            <w:sz w:val="24"/>
            <w:szCs w:val="24"/>
          </w:rPr>
          <w:t>不过</w:t>
        </w:r>
      </w:ins>
      <w:r w:rsidRPr="009B37C0">
        <w:rPr>
          <w:rFonts w:ascii="Arial" w:eastAsia="宋体" w:hAnsi="Arial" w:cs="Arial"/>
          <w:color w:val="212121"/>
          <w:kern w:val="0"/>
          <w:sz w:val="24"/>
          <w:szCs w:val="24"/>
        </w:rPr>
        <w:t>在我们</w:t>
      </w:r>
      <w:proofErr w:type="gramStart"/>
      <w:r w:rsidRPr="009B37C0">
        <w:rPr>
          <w:rFonts w:ascii="Arial" w:eastAsia="宋体" w:hAnsi="Arial" w:cs="Arial"/>
          <w:color w:val="212121"/>
          <w:kern w:val="0"/>
          <w:sz w:val="24"/>
          <w:szCs w:val="24"/>
        </w:rPr>
        <w:t>连接图层之前</w:t>
      </w:r>
      <w:proofErr w:type="gramEnd"/>
      <w:r w:rsidRPr="009B37C0">
        <w:rPr>
          <w:rFonts w:ascii="Arial" w:eastAsia="宋体" w:hAnsi="Arial" w:cs="Arial"/>
          <w:color w:val="212121"/>
          <w:kern w:val="0"/>
          <w:sz w:val="24"/>
          <w:szCs w:val="24"/>
        </w:rPr>
        <w:t>，</w:t>
      </w:r>
      <w:ins w:id="2531" w:author="Shirley Li" w:date="2018-12-08T08:56:00Z">
        <w:r w:rsidR="00A03A50" w:rsidRPr="00A03A50">
          <w:rPr>
            <w:rFonts w:ascii="Arial" w:eastAsia="宋体" w:hAnsi="Arial" w:cs="Arial" w:hint="eastAsia"/>
            <w:color w:val="212121"/>
            <w:kern w:val="0"/>
            <w:sz w:val="24"/>
            <w:szCs w:val="24"/>
          </w:rPr>
          <w:t>我们会先扁平化特征图</w:t>
        </w:r>
        <w:r w:rsidR="00A03A50" w:rsidRPr="00A03A50">
          <w:rPr>
            <w:rFonts w:ascii="Arial" w:eastAsia="宋体" w:hAnsi="Arial" w:cs="Arial" w:hint="eastAsia"/>
            <w:color w:val="212121"/>
            <w:kern w:val="0"/>
            <w:sz w:val="24"/>
            <w:szCs w:val="24"/>
          </w:rPr>
          <w:t xml:space="preserve"> (pool2)</w:t>
        </w:r>
      </w:ins>
      <w:del w:id="2532" w:author="Shirley Li" w:date="2018-12-08T08:56:00Z">
        <w:r w:rsidRPr="009B37C0" w:rsidDel="00A03A50">
          <w:rPr>
            <w:rFonts w:ascii="Arial" w:eastAsia="宋体" w:hAnsi="Arial" w:cs="Arial"/>
            <w:color w:val="212121"/>
            <w:kern w:val="0"/>
            <w:sz w:val="24"/>
            <w:szCs w:val="24"/>
          </w:rPr>
          <w:delText>我们会将要素贴图（</w:delText>
        </w:r>
        <w:r w:rsidRPr="009B37C0" w:rsidDel="00A03A50">
          <w:rPr>
            <w:rFonts w:ascii="Courier New" w:eastAsia="宋体" w:hAnsi="Courier New" w:cs="Courier New"/>
            <w:color w:val="37474F"/>
            <w:kern w:val="0"/>
            <w:sz w:val="22"/>
            <w:shd w:val="clear" w:color="auto" w:fill="F7F7F7"/>
          </w:rPr>
          <w:delText>pool2</w:delText>
        </w:r>
        <w:r w:rsidRPr="009B37C0" w:rsidDel="00A03A50">
          <w:rPr>
            <w:rFonts w:ascii="Arial" w:eastAsia="宋体" w:hAnsi="Arial" w:cs="Arial"/>
            <w:color w:val="212121"/>
            <w:kern w:val="0"/>
            <w:sz w:val="24"/>
            <w:szCs w:val="24"/>
          </w:rPr>
          <w:delText>）展平为形状</w:delText>
        </w:r>
      </w:del>
      <w:r w:rsidRPr="009B37C0">
        <w:rPr>
          <w:rFonts w:ascii="Arial" w:eastAsia="宋体" w:hAnsi="Arial" w:cs="Arial"/>
          <w:color w:val="212121"/>
          <w:kern w:val="0"/>
          <w:sz w:val="24"/>
          <w:szCs w:val="24"/>
        </w:rPr>
        <w:t>，</w:t>
      </w:r>
      <w:ins w:id="2533" w:author="Shirley Li" w:date="2018-12-08T08:57:00Z">
        <w:r w:rsidR="00A03A50" w:rsidRPr="00A03A50">
          <w:rPr>
            <w:rFonts w:ascii="Arial" w:eastAsia="宋体" w:hAnsi="Arial" w:cs="Arial" w:hint="eastAsia"/>
            <w:color w:val="212121"/>
            <w:kern w:val="0"/>
            <w:sz w:val="24"/>
            <w:szCs w:val="24"/>
          </w:rPr>
          <w:t>以将其变形为</w:t>
        </w:r>
        <w:r w:rsidR="00A03A50" w:rsidRPr="009B37C0">
          <w:rPr>
            <w:rFonts w:ascii="Courier New" w:eastAsia="宋体" w:hAnsi="Courier New" w:cs="Courier New"/>
            <w:color w:val="37474F"/>
            <w:kern w:val="0"/>
            <w:sz w:val="22"/>
            <w:shd w:val="clear" w:color="auto" w:fill="F7F7F7"/>
          </w:rPr>
          <w:t>[</w:t>
        </w:r>
        <w:r w:rsidR="00A03A50" w:rsidRPr="009B37C0">
          <w:rPr>
            <w:rFonts w:ascii="Courier New" w:eastAsia="宋体" w:hAnsi="Courier New" w:cs="Courier New"/>
            <w:i/>
            <w:iCs/>
            <w:color w:val="37474F"/>
            <w:kern w:val="0"/>
            <w:sz w:val="22"/>
            <w:shd w:val="clear" w:color="auto" w:fill="F7F7F7"/>
          </w:rPr>
          <w:t>batch_size</w:t>
        </w:r>
        <w:r w:rsidR="00A03A50" w:rsidRPr="009B37C0">
          <w:rPr>
            <w:rFonts w:ascii="Courier New" w:eastAsia="宋体" w:hAnsi="Courier New" w:cs="Courier New"/>
            <w:color w:val="37474F"/>
            <w:kern w:val="0"/>
            <w:sz w:val="22"/>
            <w:shd w:val="clear" w:color="auto" w:fill="F7F7F7"/>
          </w:rPr>
          <w:t>, </w:t>
        </w:r>
        <w:r w:rsidR="00A03A50" w:rsidRPr="009B37C0">
          <w:rPr>
            <w:rFonts w:ascii="Courier New" w:eastAsia="宋体" w:hAnsi="Courier New" w:cs="Courier New"/>
            <w:i/>
            <w:iCs/>
            <w:color w:val="37474F"/>
            <w:kern w:val="0"/>
            <w:sz w:val="22"/>
            <w:shd w:val="clear" w:color="auto" w:fill="F7F7F7"/>
          </w:rPr>
          <w:t>features</w:t>
        </w:r>
        <w:r w:rsidR="00A03A50" w:rsidRPr="009B37C0">
          <w:rPr>
            <w:rFonts w:ascii="Courier New" w:eastAsia="宋体" w:hAnsi="Courier New" w:cs="Courier New"/>
            <w:color w:val="37474F"/>
            <w:kern w:val="0"/>
            <w:sz w:val="22"/>
            <w:shd w:val="clear" w:color="auto" w:fill="F7F7F7"/>
          </w:rPr>
          <w:t>]</w:t>
        </w:r>
        <w:r w:rsidR="00A03A50">
          <w:rPr>
            <w:rFonts w:ascii="Courier New" w:eastAsia="宋体" w:hAnsi="Courier New" w:cs="Courier New" w:hint="eastAsia"/>
            <w:color w:val="37474F"/>
            <w:kern w:val="0"/>
            <w:sz w:val="22"/>
            <w:shd w:val="clear" w:color="auto" w:fill="F7F7F7"/>
          </w:rPr>
          <w:t>，</w:t>
        </w:r>
        <w:r w:rsidR="00702C8E">
          <w:rPr>
            <w:rFonts w:ascii="Arial" w:eastAsia="宋体" w:hAnsi="Arial" w:cs="Arial" w:hint="eastAsia"/>
            <w:color w:val="212121"/>
            <w:kern w:val="0"/>
            <w:sz w:val="24"/>
            <w:szCs w:val="24"/>
          </w:rPr>
          <w:t>使得</w:t>
        </w:r>
      </w:ins>
      <w:del w:id="2534" w:author="Shirley Li" w:date="2018-12-08T08:57:00Z">
        <w:r w:rsidRPr="009B37C0" w:rsidDel="00702C8E">
          <w:rPr>
            <w:rFonts w:ascii="Arial" w:eastAsia="宋体" w:hAnsi="Arial" w:cs="Arial"/>
            <w:color w:val="212121"/>
            <w:kern w:val="0"/>
            <w:sz w:val="24"/>
            <w:szCs w:val="24"/>
          </w:rPr>
          <w:delText>以便</w:delText>
        </w:r>
      </w:del>
      <w:r w:rsidRPr="009B37C0">
        <w:rPr>
          <w:rFonts w:ascii="Arial" w:eastAsia="宋体" w:hAnsi="Arial" w:cs="Arial"/>
          <w:color w:val="212121"/>
          <w:kern w:val="0"/>
          <w:sz w:val="24"/>
          <w:szCs w:val="24"/>
        </w:rPr>
        <w:t>我们的张量只有两个维度：</w:t>
      </w:r>
      <w:del w:id="2535" w:author="Shirley Li" w:date="2018-12-08T08:57:00Z">
        <w:r w:rsidRPr="009B37C0" w:rsidDel="00A03A50">
          <w:rPr>
            <w:rFonts w:ascii="Courier New" w:eastAsia="宋体" w:hAnsi="Courier New" w:cs="Courier New"/>
            <w:color w:val="37474F"/>
            <w:kern w:val="0"/>
            <w:sz w:val="22"/>
            <w:shd w:val="clear" w:color="auto" w:fill="F7F7F7"/>
          </w:rPr>
          <w:delText>[</w:delText>
        </w:r>
        <w:r w:rsidRPr="009B37C0" w:rsidDel="00A03A50">
          <w:rPr>
            <w:rFonts w:ascii="Courier New" w:eastAsia="宋体" w:hAnsi="Courier New" w:cs="Courier New"/>
            <w:i/>
            <w:iCs/>
            <w:color w:val="37474F"/>
            <w:kern w:val="0"/>
            <w:sz w:val="22"/>
            <w:shd w:val="clear" w:color="auto" w:fill="F7F7F7"/>
          </w:rPr>
          <w:delText>batch_size</w:delText>
        </w:r>
        <w:r w:rsidRPr="009B37C0" w:rsidDel="00A03A50">
          <w:rPr>
            <w:rFonts w:ascii="Courier New" w:eastAsia="宋体" w:hAnsi="Courier New" w:cs="Courier New"/>
            <w:color w:val="37474F"/>
            <w:kern w:val="0"/>
            <w:sz w:val="22"/>
            <w:shd w:val="clear" w:color="auto" w:fill="F7F7F7"/>
          </w:rPr>
          <w:delText>, </w:delText>
        </w:r>
        <w:r w:rsidRPr="009B37C0" w:rsidDel="00A03A50">
          <w:rPr>
            <w:rFonts w:ascii="Courier New" w:eastAsia="宋体" w:hAnsi="Courier New" w:cs="Courier New"/>
            <w:i/>
            <w:iCs/>
            <w:color w:val="37474F"/>
            <w:kern w:val="0"/>
            <w:sz w:val="22"/>
            <w:shd w:val="clear" w:color="auto" w:fill="F7F7F7"/>
          </w:rPr>
          <w:delText>features</w:delText>
        </w:r>
        <w:r w:rsidRPr="009B37C0" w:rsidDel="00A03A50">
          <w:rPr>
            <w:rFonts w:ascii="Courier New" w:eastAsia="宋体" w:hAnsi="Courier New" w:cs="Courier New"/>
            <w:color w:val="37474F"/>
            <w:kern w:val="0"/>
            <w:sz w:val="22"/>
            <w:shd w:val="clear" w:color="auto" w:fill="F7F7F7"/>
          </w:rPr>
          <w:delText>]</w:delText>
        </w:r>
      </w:del>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pool2_flat = </w:t>
      </w:r>
      <w:proofErr w:type="gramStart"/>
      <w:r w:rsidRPr="009B37C0">
        <w:rPr>
          <w:rFonts w:ascii="Courier New" w:eastAsia="宋体" w:hAnsi="Courier New" w:cs="Courier New"/>
          <w:color w:val="37474F"/>
          <w:kern w:val="0"/>
          <w:szCs w:val="21"/>
        </w:rPr>
        <w:t>tf.reshape</w:t>
      </w:r>
      <w:proofErr w:type="gramEnd"/>
      <w:r w:rsidRPr="009B37C0">
        <w:rPr>
          <w:rFonts w:ascii="Courier New" w:eastAsia="宋体" w:hAnsi="Courier New" w:cs="Courier New"/>
          <w:color w:val="37474F"/>
          <w:kern w:val="0"/>
          <w:szCs w:val="21"/>
        </w:rPr>
        <w:t>(pool2,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7</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C53929"/>
          <w:kern w:val="0"/>
          <w:szCs w:val="21"/>
        </w:rPr>
        <w:t>7</w:t>
      </w:r>
      <w:r w:rsidRPr="009B37C0">
        <w:rPr>
          <w:rFonts w:ascii="Courier New" w:eastAsia="宋体" w:hAnsi="Courier New" w:cs="Courier New"/>
          <w:color w:val="37474F"/>
          <w:kern w:val="0"/>
          <w:szCs w:val="21"/>
        </w:rPr>
        <w:t xml:space="preserve"> * </w:t>
      </w:r>
      <w:r w:rsidRPr="009B37C0">
        <w:rPr>
          <w:rFonts w:ascii="Courier New" w:eastAsia="宋体" w:hAnsi="Courier New" w:cs="Courier New"/>
          <w:color w:val="C53929"/>
          <w:kern w:val="0"/>
          <w:szCs w:val="21"/>
        </w:rPr>
        <w:t>64</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w:t>
      </w:r>
      <w:r w:rsidRPr="009B37C0">
        <w:rPr>
          <w:rFonts w:ascii="Courier New" w:eastAsia="宋体" w:hAnsi="Courier New" w:cs="Courier New"/>
          <w:color w:val="37474F"/>
          <w:kern w:val="0"/>
          <w:sz w:val="22"/>
          <w:shd w:val="clear" w:color="auto" w:fill="F7F7F7"/>
        </w:rPr>
        <w:t>reshape()</w:t>
      </w:r>
      <w:r w:rsidRPr="009B37C0">
        <w:rPr>
          <w:rFonts w:ascii="Arial" w:eastAsia="宋体" w:hAnsi="Arial" w:cs="Arial"/>
          <w:color w:val="212121"/>
          <w:kern w:val="0"/>
          <w:sz w:val="24"/>
          <w:szCs w:val="24"/>
        </w:rPr>
        <w:t>上面的操作中，</w:t>
      </w:r>
      <w:r w:rsidRPr="009B37C0">
        <w:rPr>
          <w:rFonts w:ascii="Courier New" w:eastAsia="宋体" w:hAnsi="Courier New" w:cs="Courier New"/>
          <w:color w:val="37474F"/>
          <w:kern w:val="0"/>
          <w:sz w:val="22"/>
          <w:shd w:val="clear" w:color="auto" w:fill="F7F7F7"/>
        </w:rPr>
        <w:t>-1</w:t>
      </w:r>
      <w:r w:rsidRPr="009B37C0">
        <w:rPr>
          <w:rFonts w:ascii="Arial" w:eastAsia="宋体" w:hAnsi="Arial" w:cs="Arial"/>
          <w:color w:val="212121"/>
          <w:kern w:val="0"/>
          <w:sz w:val="24"/>
          <w:szCs w:val="24"/>
        </w:rPr>
        <w:t>表示</w:t>
      </w:r>
      <w:r w:rsidRPr="009B37C0">
        <w:rPr>
          <w:rFonts w:ascii="Courier New" w:eastAsia="宋体" w:hAnsi="Courier New" w:cs="Courier New"/>
          <w:i/>
          <w:iCs/>
          <w:color w:val="37474F"/>
          <w:kern w:val="0"/>
          <w:sz w:val="22"/>
          <w:shd w:val="clear" w:color="auto" w:fill="F7F7F7"/>
        </w:rPr>
        <w:t>batch_size</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将根据输入数据中的示例数量动态计算维度。每个示例都有</w:t>
      </w:r>
      <w:r w:rsidRPr="009B37C0">
        <w:rPr>
          <w:rFonts w:ascii="Arial" w:eastAsia="宋体" w:hAnsi="Arial" w:cs="Arial"/>
          <w:color w:val="212121"/>
          <w:kern w:val="0"/>
          <w:sz w:val="24"/>
          <w:szCs w:val="24"/>
        </w:rPr>
        <w:t>7</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pool2</w:t>
      </w:r>
      <w:r w:rsidRPr="009B37C0">
        <w:rPr>
          <w:rFonts w:ascii="Arial" w:eastAsia="宋体" w:hAnsi="Arial" w:cs="Arial"/>
          <w:color w:val="212121"/>
          <w:kern w:val="0"/>
          <w:sz w:val="24"/>
          <w:szCs w:val="24"/>
        </w:rPr>
        <w:t>高度）</w:t>
      </w:r>
      <w:r w:rsidRPr="009B37C0">
        <w:rPr>
          <w:rFonts w:ascii="Arial" w:eastAsia="宋体" w:hAnsi="Arial" w:cs="Arial"/>
          <w:color w:val="212121"/>
          <w:kern w:val="0"/>
          <w:sz w:val="24"/>
          <w:szCs w:val="24"/>
        </w:rPr>
        <w:t>* 7</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pool2</w:t>
      </w:r>
      <w:r w:rsidRPr="009B37C0">
        <w:rPr>
          <w:rFonts w:ascii="Arial" w:eastAsia="宋体" w:hAnsi="Arial" w:cs="Arial"/>
          <w:color w:val="212121"/>
          <w:kern w:val="0"/>
          <w:sz w:val="24"/>
          <w:szCs w:val="24"/>
        </w:rPr>
        <w:t>宽度）</w:t>
      </w:r>
      <w:r w:rsidRPr="009B37C0">
        <w:rPr>
          <w:rFonts w:ascii="Arial" w:eastAsia="宋体" w:hAnsi="Arial" w:cs="Arial"/>
          <w:color w:val="212121"/>
          <w:kern w:val="0"/>
          <w:sz w:val="24"/>
          <w:szCs w:val="24"/>
        </w:rPr>
        <w:t>* 64</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pool2</w:t>
      </w:r>
      <w:r w:rsidRPr="009B37C0">
        <w:rPr>
          <w:rFonts w:ascii="Arial" w:eastAsia="宋体" w:hAnsi="Arial" w:cs="Arial"/>
          <w:color w:val="212121"/>
          <w:kern w:val="0"/>
          <w:sz w:val="24"/>
          <w:szCs w:val="24"/>
        </w:rPr>
        <w:t>通道）</w:t>
      </w:r>
      <w:del w:id="2536" w:author="Shirley Li" w:date="2018-12-08T08:57:00Z">
        <w:r w:rsidRPr="009B37C0" w:rsidDel="000A7AC4">
          <w:rPr>
            <w:rFonts w:ascii="Arial" w:eastAsia="宋体" w:hAnsi="Arial" w:cs="Arial" w:hint="eastAsia"/>
            <w:color w:val="212121"/>
            <w:kern w:val="0"/>
            <w:sz w:val="24"/>
            <w:szCs w:val="24"/>
          </w:rPr>
          <w:delText>功能</w:delText>
        </w:r>
      </w:del>
      <w:proofErr w:type="gramStart"/>
      <w:ins w:id="2537" w:author="Shirley Li" w:date="2018-12-08T08:57:00Z">
        <w:r w:rsidR="000A7AC4">
          <w:rPr>
            <w:rFonts w:ascii="Arial" w:eastAsia="宋体" w:hAnsi="Arial" w:cs="Arial" w:hint="eastAsia"/>
            <w:color w:val="212121"/>
            <w:kern w:val="0"/>
            <w:sz w:val="24"/>
            <w:szCs w:val="24"/>
          </w:rPr>
          <w:t>个</w:t>
        </w:r>
      </w:ins>
      <w:proofErr w:type="gramEnd"/>
      <w:ins w:id="2538" w:author="Shirley Li" w:date="2018-12-08T08:58:00Z">
        <w:r w:rsidR="000A7AC4">
          <w:rPr>
            <w:rFonts w:ascii="Arial" w:eastAsia="宋体" w:hAnsi="Arial" w:cs="Arial" w:hint="eastAsia"/>
            <w:color w:val="212121"/>
            <w:kern w:val="0"/>
            <w:sz w:val="24"/>
            <w:szCs w:val="24"/>
          </w:rPr>
          <w:t>特征</w:t>
        </w:r>
      </w:ins>
      <w:r w:rsidRPr="009B37C0">
        <w:rPr>
          <w:rFonts w:ascii="Arial" w:eastAsia="宋体" w:hAnsi="Arial" w:cs="Arial"/>
          <w:color w:val="212121"/>
          <w:kern w:val="0"/>
          <w:sz w:val="24"/>
          <w:szCs w:val="24"/>
        </w:rPr>
        <w:t>，因此我们希望</w:t>
      </w:r>
      <w:r w:rsidRPr="009B37C0">
        <w:rPr>
          <w:rFonts w:ascii="Courier New" w:eastAsia="宋体" w:hAnsi="Courier New" w:cs="Courier New"/>
          <w:color w:val="37474F"/>
          <w:kern w:val="0"/>
          <w:sz w:val="22"/>
          <w:shd w:val="clear" w:color="auto" w:fill="F7F7F7"/>
        </w:rPr>
        <w:t>features</w:t>
      </w:r>
      <w:r w:rsidRPr="009B37C0">
        <w:rPr>
          <w:rFonts w:ascii="Arial" w:eastAsia="宋体" w:hAnsi="Arial" w:cs="Arial"/>
          <w:color w:val="212121"/>
          <w:kern w:val="0"/>
          <w:sz w:val="24"/>
          <w:szCs w:val="24"/>
        </w:rPr>
        <w:t>维度的值为</w:t>
      </w:r>
      <w:r w:rsidRPr="009B37C0">
        <w:rPr>
          <w:rFonts w:ascii="Arial" w:eastAsia="宋体" w:hAnsi="Arial" w:cs="Arial"/>
          <w:color w:val="212121"/>
          <w:kern w:val="0"/>
          <w:sz w:val="24"/>
          <w:szCs w:val="24"/>
        </w:rPr>
        <w:t>7 * 7 * 64</w:t>
      </w:r>
      <w:r w:rsidRPr="009B37C0">
        <w:rPr>
          <w:rFonts w:ascii="Arial" w:eastAsia="宋体" w:hAnsi="Arial" w:cs="Arial"/>
          <w:color w:val="212121"/>
          <w:kern w:val="0"/>
          <w:sz w:val="24"/>
          <w:szCs w:val="24"/>
        </w:rPr>
        <w:t>（总共</w:t>
      </w:r>
      <w:r w:rsidRPr="009B37C0">
        <w:rPr>
          <w:rFonts w:ascii="Arial" w:eastAsia="宋体" w:hAnsi="Arial" w:cs="Arial"/>
          <w:color w:val="212121"/>
          <w:kern w:val="0"/>
          <w:sz w:val="24"/>
          <w:szCs w:val="24"/>
        </w:rPr>
        <w:t>3136</w:t>
      </w:r>
      <w:r w:rsidRPr="009B37C0">
        <w:rPr>
          <w:rFonts w:ascii="Arial" w:eastAsia="宋体" w:hAnsi="Arial" w:cs="Arial"/>
          <w:color w:val="212121"/>
          <w:kern w:val="0"/>
          <w:sz w:val="24"/>
          <w:szCs w:val="24"/>
        </w:rPr>
        <w:t>）。输出张量</w:t>
      </w:r>
      <w:r w:rsidRPr="009B37C0">
        <w:rPr>
          <w:rFonts w:ascii="Courier New" w:eastAsia="宋体" w:hAnsi="Courier New" w:cs="Courier New"/>
          <w:color w:val="37474F"/>
          <w:kern w:val="0"/>
          <w:sz w:val="22"/>
          <w:shd w:val="clear" w:color="auto" w:fill="F7F7F7"/>
        </w:rPr>
        <w:t>pool2_flat</w:t>
      </w:r>
      <w:r w:rsidRPr="009B37C0">
        <w:rPr>
          <w:rFonts w:ascii="Arial" w:eastAsia="宋体" w:hAnsi="Arial" w:cs="Arial"/>
          <w:color w:val="212121"/>
          <w:kern w:val="0"/>
          <w:sz w:val="24"/>
          <w:szCs w:val="24"/>
        </w:rPr>
        <w:t>具有</w:t>
      </w:r>
      <w:moveToRangeStart w:id="2539" w:author="Shirley Li" w:date="2018-12-08T08:58:00Z" w:name="move532022819"/>
      <w:moveTo w:id="2540" w:author="Shirley Li" w:date="2018-12-08T08:58:00Z">
        <w:r w:rsidR="000A7AC4" w:rsidRPr="009B37C0">
          <w:rPr>
            <w:rFonts w:ascii="Courier New" w:eastAsia="宋体" w:hAnsi="Courier New" w:cs="Courier New"/>
            <w:color w:val="37474F"/>
            <w:kern w:val="0"/>
            <w:sz w:val="22"/>
            <w:shd w:val="clear" w:color="auto" w:fill="F7F7F7"/>
          </w:rPr>
          <w:t>[</w:t>
        </w:r>
        <w:r w:rsidR="000A7AC4" w:rsidRPr="009B37C0">
          <w:rPr>
            <w:rFonts w:ascii="Courier New" w:eastAsia="宋体" w:hAnsi="Courier New" w:cs="Courier New"/>
            <w:i/>
            <w:iCs/>
            <w:color w:val="37474F"/>
            <w:kern w:val="0"/>
            <w:sz w:val="22"/>
            <w:shd w:val="clear" w:color="auto" w:fill="F7F7F7"/>
          </w:rPr>
          <w:t>batch_size</w:t>
        </w:r>
        <w:r w:rsidR="000A7AC4" w:rsidRPr="009B37C0">
          <w:rPr>
            <w:rFonts w:ascii="Courier New" w:eastAsia="宋体" w:hAnsi="Courier New" w:cs="Courier New"/>
            <w:color w:val="37474F"/>
            <w:kern w:val="0"/>
            <w:sz w:val="22"/>
            <w:shd w:val="clear" w:color="auto" w:fill="F7F7F7"/>
          </w:rPr>
          <w:t>, 3136]</w:t>
        </w:r>
      </w:moveTo>
      <w:moveToRangeEnd w:id="2539"/>
      <w:ins w:id="2541" w:author="Shirley Li" w:date="2018-12-08T08:58:00Z">
        <w:r w:rsidR="000A7AC4">
          <w:rPr>
            <w:rFonts w:ascii="Courier New" w:eastAsia="宋体" w:hAnsi="Courier New" w:cs="Courier New" w:hint="eastAsia"/>
            <w:color w:val="37474F"/>
            <w:kern w:val="0"/>
            <w:sz w:val="22"/>
            <w:shd w:val="clear" w:color="auto" w:fill="F7F7F7"/>
          </w:rPr>
          <w:t>的</w:t>
        </w:r>
      </w:ins>
      <w:r w:rsidRPr="009B37C0">
        <w:rPr>
          <w:rFonts w:ascii="Arial" w:eastAsia="宋体" w:hAnsi="Arial" w:cs="Arial"/>
          <w:color w:val="212121"/>
          <w:kern w:val="0"/>
          <w:sz w:val="24"/>
          <w:szCs w:val="24"/>
        </w:rPr>
        <w:t>形状</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w:t>
      </w:r>
      <w:moveFromRangeStart w:id="2542" w:author="Shirley Li" w:date="2018-12-08T08:58:00Z" w:name="move532022819"/>
      <w:moveFrom w:id="2543" w:author="Shirley Li" w:date="2018-12-08T08:58:00Z">
        <w:r w:rsidRPr="009B37C0" w:rsidDel="000A7AC4">
          <w:rPr>
            <w:rFonts w:ascii="Courier New" w:eastAsia="宋体" w:hAnsi="Courier New" w:cs="Courier New"/>
            <w:color w:val="37474F"/>
            <w:kern w:val="0"/>
            <w:sz w:val="22"/>
            <w:shd w:val="clear" w:color="auto" w:fill="F7F7F7"/>
          </w:rPr>
          <w:t>[</w:t>
        </w:r>
        <w:r w:rsidRPr="009B37C0" w:rsidDel="000A7AC4">
          <w:rPr>
            <w:rFonts w:ascii="Courier New" w:eastAsia="宋体" w:hAnsi="Courier New" w:cs="Courier New"/>
            <w:i/>
            <w:iCs/>
            <w:color w:val="37474F"/>
            <w:kern w:val="0"/>
            <w:sz w:val="22"/>
            <w:shd w:val="clear" w:color="auto" w:fill="F7F7F7"/>
          </w:rPr>
          <w:t>batch_size</w:t>
        </w:r>
        <w:r w:rsidRPr="009B37C0" w:rsidDel="000A7AC4">
          <w:rPr>
            <w:rFonts w:ascii="Courier New" w:eastAsia="宋体" w:hAnsi="Courier New" w:cs="Courier New"/>
            <w:color w:val="37474F"/>
            <w:kern w:val="0"/>
            <w:sz w:val="22"/>
            <w:shd w:val="clear" w:color="auto" w:fill="F7F7F7"/>
          </w:rPr>
          <w:t>, 3136]</w:t>
        </w:r>
      </w:moveFrom>
      <w:moveFromRangeEnd w:id="2542"/>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现在，我们可以使用</w:t>
      </w:r>
      <w:ins w:id="2544" w:author="Shirley Li" w:date="2018-12-08T08:58:00Z">
        <w:r w:rsidR="00454629" w:rsidRPr="009B37C0">
          <w:rPr>
            <w:rFonts w:ascii="Courier New" w:eastAsia="宋体" w:hAnsi="Courier New" w:cs="Courier New"/>
            <w:color w:val="37474F"/>
            <w:kern w:val="0"/>
            <w:sz w:val="22"/>
            <w:shd w:val="clear" w:color="auto" w:fill="F7F7F7"/>
          </w:rPr>
          <w:t>layers</w:t>
        </w:r>
      </w:ins>
      <w:del w:id="2545" w:author="Shirley Li" w:date="2018-12-08T08:58:00Z">
        <w:r w:rsidRPr="009B37C0" w:rsidDel="00454629">
          <w:rPr>
            <w:rFonts w:ascii="Arial" w:eastAsia="宋体" w:hAnsi="Arial" w:cs="Arial"/>
            <w:color w:val="212121"/>
            <w:kern w:val="0"/>
            <w:sz w:val="24"/>
            <w:szCs w:val="24"/>
          </w:rPr>
          <w:delText>该</w:delText>
        </w:r>
      </w:del>
      <w:ins w:id="2546" w:author="Shirley Li" w:date="2018-12-08T08:58:00Z">
        <w:r w:rsidR="00454629">
          <w:rPr>
            <w:rFonts w:ascii="Arial" w:eastAsia="宋体" w:hAnsi="Arial" w:cs="Arial" w:hint="eastAsia"/>
            <w:color w:val="212121"/>
            <w:kern w:val="0"/>
            <w:sz w:val="24"/>
            <w:szCs w:val="24"/>
          </w:rPr>
          <w:t>的</w:t>
        </w:r>
      </w:ins>
      <w:r w:rsidRPr="009B37C0">
        <w:rPr>
          <w:rFonts w:ascii="Courier New" w:eastAsia="宋体" w:hAnsi="Courier New" w:cs="Courier New"/>
          <w:color w:val="37474F"/>
          <w:kern w:val="0"/>
          <w:sz w:val="22"/>
          <w:shd w:val="clear" w:color="auto" w:fill="F7F7F7"/>
        </w:rPr>
        <w:t>dense()</w:t>
      </w:r>
      <w:r w:rsidRPr="009B37C0">
        <w:rPr>
          <w:rFonts w:ascii="Arial" w:eastAsia="宋体" w:hAnsi="Arial" w:cs="Arial"/>
          <w:color w:val="212121"/>
          <w:kern w:val="0"/>
          <w:sz w:val="24"/>
          <w:szCs w:val="24"/>
        </w:rPr>
        <w:t>方法</w:t>
      </w:r>
      <w:del w:id="2547" w:author="Shirley Li" w:date="2018-12-08T08:58:00Z">
        <w:r w:rsidRPr="009B37C0" w:rsidDel="00454629">
          <w:rPr>
            <w:rFonts w:ascii="Courier New" w:eastAsia="宋体" w:hAnsi="Courier New" w:cs="Courier New"/>
            <w:color w:val="37474F"/>
            <w:kern w:val="0"/>
            <w:sz w:val="22"/>
            <w:shd w:val="clear" w:color="auto" w:fill="F7F7F7"/>
          </w:rPr>
          <w:delText>layers</w:delText>
        </w:r>
      </w:del>
      <w:r w:rsidRPr="009B37C0">
        <w:rPr>
          <w:rFonts w:ascii="Arial" w:eastAsia="宋体" w:hAnsi="Arial" w:cs="Arial"/>
          <w:color w:val="212121"/>
          <w:kern w:val="0"/>
          <w:sz w:val="24"/>
          <w:szCs w:val="24"/>
        </w:rPr>
        <w:t>连接</w:t>
      </w:r>
      <w:del w:id="2548" w:author="Shirley Li" w:date="2018-12-08T08:58:00Z">
        <w:r w:rsidRPr="009B37C0" w:rsidDel="00454629">
          <w:rPr>
            <w:rFonts w:ascii="Arial" w:eastAsia="宋体" w:hAnsi="Arial" w:cs="Arial" w:hint="eastAsia"/>
            <w:color w:val="212121"/>
            <w:kern w:val="0"/>
            <w:sz w:val="24"/>
            <w:szCs w:val="24"/>
          </w:rPr>
          <w:delText>我们的</w:delText>
        </w:r>
      </w:del>
      <w:ins w:id="2549" w:author="Shirley Li" w:date="2018-12-08T08:58:00Z">
        <w:r w:rsidR="00454629">
          <w:rPr>
            <w:rFonts w:ascii="Arial" w:eastAsia="宋体" w:hAnsi="Arial" w:cs="Arial" w:hint="eastAsia"/>
            <w:color w:val="212121"/>
            <w:kern w:val="0"/>
            <w:sz w:val="24"/>
            <w:szCs w:val="24"/>
          </w:rPr>
          <w:t>到</w:t>
        </w:r>
      </w:ins>
      <w:r w:rsidRPr="009B37C0">
        <w:rPr>
          <w:rFonts w:ascii="Arial" w:eastAsia="宋体" w:hAnsi="Arial" w:cs="Arial"/>
          <w:color w:val="212121"/>
          <w:kern w:val="0"/>
          <w:sz w:val="24"/>
          <w:szCs w:val="24"/>
        </w:rPr>
        <w:t>密集层，如下所示：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dense = </w:t>
      </w:r>
      <w:proofErr w:type="gramStart"/>
      <w:r w:rsidRPr="009B37C0">
        <w:rPr>
          <w:rFonts w:ascii="Courier New" w:eastAsia="宋体" w:hAnsi="Courier New" w:cs="Courier New"/>
          <w:color w:val="37474F"/>
          <w:kern w:val="0"/>
          <w:szCs w:val="21"/>
        </w:rPr>
        <w:t>tf.layers</w:t>
      </w:r>
      <w:proofErr w:type="gramEnd"/>
      <w:r w:rsidRPr="009B37C0">
        <w:rPr>
          <w:rFonts w:ascii="Courier New" w:eastAsia="宋体" w:hAnsi="Courier New" w:cs="Courier New"/>
          <w:color w:val="37474F"/>
          <w:kern w:val="0"/>
          <w:szCs w:val="21"/>
        </w:rPr>
        <w:t>.dense(inputs=pool2_flat, units=</w:t>
      </w:r>
      <w:r w:rsidRPr="009B37C0">
        <w:rPr>
          <w:rFonts w:ascii="Courier New" w:eastAsia="宋体" w:hAnsi="Courier New" w:cs="Courier New"/>
          <w:color w:val="C53929"/>
          <w:kern w:val="0"/>
          <w:szCs w:val="21"/>
        </w:rPr>
        <w:t>1024</w:t>
      </w:r>
      <w:r w:rsidRPr="009B37C0">
        <w:rPr>
          <w:rFonts w:ascii="Courier New" w:eastAsia="宋体" w:hAnsi="Courier New" w:cs="Courier New"/>
          <w:color w:val="37474F"/>
          <w:kern w:val="0"/>
          <w:szCs w:val="21"/>
        </w:rPr>
        <w:t>, activation=tf.nn.relu)</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inputs</w:t>
      </w:r>
      <w:r w:rsidRPr="009B37C0">
        <w:rPr>
          <w:rFonts w:ascii="Arial" w:eastAsia="宋体" w:hAnsi="Arial" w:cs="Arial"/>
          <w:color w:val="212121"/>
          <w:kern w:val="0"/>
          <w:sz w:val="24"/>
          <w:szCs w:val="24"/>
        </w:rPr>
        <w:t>参数指定输入</w:t>
      </w:r>
      <w:del w:id="2550" w:author="Shirley Li" w:date="2018-12-08T08:59:00Z">
        <w:r w:rsidRPr="009B37C0" w:rsidDel="00CD2BBF">
          <w:rPr>
            <w:rFonts w:ascii="Arial" w:eastAsia="宋体" w:hAnsi="Arial" w:cs="Arial"/>
            <w:color w:val="212121"/>
            <w:kern w:val="0"/>
            <w:sz w:val="24"/>
            <w:szCs w:val="24"/>
          </w:rPr>
          <w:delText>张</w:delText>
        </w:r>
      </w:del>
      <w:ins w:id="2551" w:author="Shirley Li" w:date="2018-12-08T08:59:00Z">
        <w:r w:rsidR="00CD2BBF">
          <w:rPr>
            <w:rFonts w:ascii="Arial" w:eastAsia="宋体" w:hAnsi="Arial" w:cs="Arial" w:hint="eastAsia"/>
            <w:color w:val="212121"/>
            <w:kern w:val="0"/>
            <w:sz w:val="24"/>
            <w:szCs w:val="24"/>
          </w:rPr>
          <w:t>张量</w:t>
        </w:r>
      </w:ins>
      <w:r w:rsidRPr="009B37C0">
        <w:rPr>
          <w:rFonts w:ascii="Arial" w:eastAsia="宋体" w:hAnsi="Arial" w:cs="Arial"/>
          <w:color w:val="212121"/>
          <w:kern w:val="0"/>
          <w:sz w:val="24"/>
          <w:szCs w:val="24"/>
        </w:rPr>
        <w:t>：</w:t>
      </w:r>
      <w:del w:id="2552" w:author="Shirley Li" w:date="2018-12-08T08:59:00Z">
        <w:r w:rsidRPr="009B37C0" w:rsidDel="00CD2BBF">
          <w:rPr>
            <w:rFonts w:ascii="Arial" w:eastAsia="宋体" w:hAnsi="Arial" w:cs="Arial"/>
            <w:color w:val="212121"/>
            <w:kern w:val="0"/>
            <w:sz w:val="24"/>
            <w:szCs w:val="24"/>
          </w:rPr>
          <w:delText>我们的</w:delText>
        </w:r>
      </w:del>
      <w:r w:rsidRPr="009B37C0">
        <w:rPr>
          <w:rFonts w:ascii="Arial" w:eastAsia="宋体" w:hAnsi="Arial" w:cs="Arial"/>
          <w:color w:val="212121"/>
          <w:kern w:val="0"/>
          <w:sz w:val="24"/>
          <w:szCs w:val="24"/>
        </w:rPr>
        <w:t>扁平化特征图</w:t>
      </w:r>
      <w:del w:id="2553" w:author="Shirley Li" w:date="2018-12-08T08:59:00Z">
        <w:r w:rsidRPr="009B37C0" w:rsidDel="00CD2BBF">
          <w:rPr>
            <w:rFonts w:ascii="Arial" w:eastAsia="宋体" w:hAnsi="Arial" w:cs="Arial"/>
            <w:color w:val="212121"/>
            <w:kern w:val="0"/>
            <w:sz w:val="24"/>
            <w:szCs w:val="24"/>
          </w:rPr>
          <w:delText>，</w:delText>
        </w:r>
      </w:del>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pool2_flat</w:t>
      </w: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units</w:t>
      </w:r>
      <w:r w:rsidRPr="009B37C0">
        <w:rPr>
          <w:rFonts w:ascii="Arial" w:eastAsia="宋体" w:hAnsi="Arial" w:cs="Arial"/>
          <w:color w:val="212121"/>
          <w:kern w:val="0"/>
          <w:sz w:val="24"/>
          <w:szCs w:val="24"/>
        </w:rPr>
        <w:t>参数指定</w:t>
      </w:r>
      <w:ins w:id="2554" w:author="Shirley Li" w:date="2018-12-08T08:59:00Z">
        <w:r w:rsidR="00CD2BBF">
          <w:rPr>
            <w:rFonts w:ascii="Arial" w:eastAsia="宋体" w:hAnsi="Arial" w:cs="Arial" w:hint="eastAsia"/>
            <w:color w:val="212121"/>
            <w:kern w:val="0"/>
            <w:sz w:val="24"/>
            <w:szCs w:val="24"/>
          </w:rPr>
          <w:t>密集</w:t>
        </w:r>
      </w:ins>
      <w:del w:id="2555" w:author="Shirley Li" w:date="2018-12-08T08:59:00Z">
        <w:r w:rsidRPr="009B37C0" w:rsidDel="00CD2BBF">
          <w:rPr>
            <w:rFonts w:ascii="Arial" w:eastAsia="宋体" w:hAnsi="Arial" w:cs="Arial"/>
            <w:color w:val="212121"/>
            <w:kern w:val="0"/>
            <w:sz w:val="24"/>
            <w:szCs w:val="24"/>
          </w:rPr>
          <w:delText>在致密</w:delText>
        </w:r>
      </w:del>
      <w:r w:rsidRPr="009B37C0">
        <w:rPr>
          <w:rFonts w:ascii="Arial" w:eastAsia="宋体" w:hAnsi="Arial" w:cs="Arial"/>
          <w:color w:val="212121"/>
          <w:kern w:val="0"/>
          <w:sz w:val="24"/>
          <w:szCs w:val="24"/>
        </w:rPr>
        <w:t>层</w:t>
      </w:r>
      <w:ins w:id="2556" w:author="Shirley Li" w:date="2018-12-08T08:59:00Z">
        <w:r w:rsidR="00CD2BBF">
          <w:rPr>
            <w:rFonts w:ascii="Arial" w:eastAsia="宋体" w:hAnsi="Arial" w:cs="Arial" w:hint="eastAsia"/>
            <w:color w:val="212121"/>
            <w:kern w:val="0"/>
            <w:sz w:val="24"/>
            <w:szCs w:val="24"/>
          </w:rPr>
          <w:t>中</w:t>
        </w:r>
      </w:ins>
      <w:del w:id="2557" w:author="Shirley Li" w:date="2018-12-08T08:59:00Z">
        <w:r w:rsidRPr="009B37C0" w:rsidDel="00CD2BBF">
          <w:rPr>
            <w:rFonts w:ascii="Arial" w:eastAsia="宋体" w:hAnsi="Arial" w:cs="Arial"/>
            <w:color w:val="212121"/>
            <w:kern w:val="0"/>
            <w:sz w:val="24"/>
            <w:szCs w:val="24"/>
          </w:rPr>
          <w:delText>（</w:delText>
        </w:r>
        <w:r w:rsidRPr="009B37C0" w:rsidDel="00CD2BBF">
          <w:rPr>
            <w:rFonts w:ascii="Arial" w:eastAsia="宋体" w:hAnsi="Arial" w:cs="Arial"/>
            <w:color w:val="212121"/>
            <w:kern w:val="0"/>
            <w:sz w:val="24"/>
            <w:szCs w:val="24"/>
          </w:rPr>
          <w:delText>1024</w:delText>
        </w:r>
        <w:r w:rsidRPr="009B37C0" w:rsidDel="00CD2BBF">
          <w:rPr>
            <w:rFonts w:ascii="Arial" w:eastAsia="宋体" w:hAnsi="Arial" w:cs="Arial"/>
            <w:color w:val="212121"/>
            <w:kern w:val="0"/>
            <w:sz w:val="24"/>
            <w:szCs w:val="24"/>
          </w:rPr>
          <w:delText>）</w:delText>
        </w:r>
      </w:del>
      <w:r w:rsidRPr="009B37C0">
        <w:rPr>
          <w:rFonts w:ascii="Arial" w:eastAsia="宋体" w:hAnsi="Arial" w:cs="Arial"/>
          <w:color w:val="212121"/>
          <w:kern w:val="0"/>
          <w:sz w:val="24"/>
          <w:szCs w:val="24"/>
        </w:rPr>
        <w:t>神经元的数目</w:t>
      </w:r>
      <w:ins w:id="2558" w:author="Shirley Li" w:date="2018-12-08T08:59:00Z">
        <w:r w:rsidR="00CD2BBF" w:rsidRPr="009B37C0">
          <w:rPr>
            <w:rFonts w:ascii="Arial" w:eastAsia="宋体" w:hAnsi="Arial" w:cs="Arial"/>
            <w:color w:val="212121"/>
            <w:kern w:val="0"/>
            <w:sz w:val="24"/>
            <w:szCs w:val="24"/>
          </w:rPr>
          <w:t>（</w:t>
        </w:r>
        <w:r w:rsidR="00CD2BBF" w:rsidRPr="009B37C0">
          <w:rPr>
            <w:rFonts w:ascii="Arial" w:eastAsia="宋体" w:hAnsi="Arial" w:cs="Arial"/>
            <w:color w:val="212121"/>
            <w:kern w:val="0"/>
            <w:sz w:val="24"/>
            <w:szCs w:val="24"/>
          </w:rPr>
          <w:t>1024</w:t>
        </w:r>
        <w:r w:rsidR="00CD2BBF" w:rsidRPr="009B37C0">
          <w:rPr>
            <w:rFonts w:ascii="Arial" w:eastAsia="宋体" w:hAnsi="Arial" w:cs="Arial"/>
            <w:color w:val="212121"/>
            <w:kern w:val="0"/>
            <w:sz w:val="24"/>
            <w:szCs w:val="24"/>
          </w:rPr>
          <w:t>）</w:t>
        </w:r>
      </w:ins>
      <w:r w:rsidRPr="009B37C0">
        <w:rPr>
          <w:rFonts w:ascii="Arial" w:eastAsia="宋体" w:hAnsi="Arial" w:cs="Arial"/>
          <w:color w:val="212121"/>
          <w:kern w:val="0"/>
          <w:sz w:val="24"/>
          <w:szCs w:val="24"/>
        </w:rPr>
        <w:t>。</w:t>
      </w:r>
      <w:del w:id="2559" w:author="Shirley Li" w:date="2018-12-08T08:59:00Z">
        <w:r w:rsidRPr="009B37C0" w:rsidDel="009815B2">
          <w:rPr>
            <w:rFonts w:ascii="Arial" w:eastAsia="宋体" w:hAnsi="Arial" w:cs="Arial"/>
            <w:color w:val="212121"/>
            <w:kern w:val="0"/>
            <w:sz w:val="24"/>
            <w:szCs w:val="24"/>
          </w:rPr>
          <w:delText>该</w:delText>
        </w:r>
      </w:del>
      <w:r w:rsidRPr="009B37C0">
        <w:rPr>
          <w:rFonts w:ascii="Courier New" w:eastAsia="宋体" w:hAnsi="Courier New" w:cs="Courier New"/>
          <w:color w:val="37474F"/>
          <w:kern w:val="0"/>
          <w:sz w:val="22"/>
          <w:shd w:val="clear" w:color="auto" w:fill="F7F7F7"/>
        </w:rPr>
        <w:t>activation</w:t>
      </w:r>
      <w:r w:rsidRPr="009B37C0">
        <w:rPr>
          <w:rFonts w:ascii="Arial" w:eastAsia="宋体" w:hAnsi="Arial" w:cs="Arial"/>
          <w:color w:val="212121"/>
          <w:kern w:val="0"/>
          <w:sz w:val="24"/>
          <w:szCs w:val="24"/>
        </w:rPr>
        <w:t>参数</w:t>
      </w:r>
      <w:ins w:id="2560" w:author="Shirley Li" w:date="2018-12-08T08:59:00Z">
        <w:r w:rsidR="009815B2">
          <w:rPr>
            <w:rFonts w:ascii="Arial" w:eastAsia="宋体" w:hAnsi="Arial" w:cs="Arial" w:hint="eastAsia"/>
            <w:color w:val="212121"/>
            <w:kern w:val="0"/>
            <w:sz w:val="24"/>
            <w:szCs w:val="24"/>
          </w:rPr>
          <w:t>表示</w:t>
        </w:r>
      </w:ins>
      <w:r w:rsidRPr="009B37C0">
        <w:rPr>
          <w:rFonts w:ascii="Arial" w:eastAsia="宋体" w:hAnsi="Arial" w:cs="Arial"/>
          <w:color w:val="212121"/>
          <w:kern w:val="0"/>
          <w:sz w:val="24"/>
          <w:szCs w:val="24"/>
        </w:rPr>
        <w:t>采用</w:t>
      </w:r>
      <w:ins w:id="2561" w:author="Shirley Li" w:date="2018-12-08T09:00:00Z">
        <w:r w:rsidR="009815B2">
          <w:rPr>
            <w:rFonts w:ascii="Arial" w:eastAsia="宋体" w:hAnsi="Arial" w:cs="Arial" w:hint="eastAsia"/>
            <w:color w:val="212121"/>
            <w:kern w:val="0"/>
            <w:sz w:val="24"/>
            <w:szCs w:val="24"/>
          </w:rPr>
          <w:t>的</w:t>
        </w:r>
      </w:ins>
      <w:r w:rsidRPr="009B37C0">
        <w:rPr>
          <w:rFonts w:ascii="Arial" w:eastAsia="宋体" w:hAnsi="Arial" w:cs="Arial"/>
          <w:color w:val="212121"/>
          <w:kern w:val="0"/>
          <w:sz w:val="24"/>
          <w:szCs w:val="24"/>
        </w:rPr>
        <w:t>激活函数</w:t>
      </w:r>
      <w:r w:rsidRPr="009B37C0">
        <w:rPr>
          <w:rFonts w:ascii="Arial" w:eastAsia="宋体" w:hAnsi="Arial" w:cs="Arial"/>
          <w:color w:val="212121"/>
          <w:kern w:val="0"/>
          <w:sz w:val="24"/>
          <w:szCs w:val="24"/>
        </w:rPr>
        <w:t>; </w:t>
      </w:r>
      <w:del w:id="2562" w:author="Shirley Li" w:date="2018-12-08T09:00:00Z">
        <w:r w:rsidRPr="009B37C0" w:rsidDel="0055293A">
          <w:rPr>
            <w:rFonts w:ascii="Arial" w:eastAsia="宋体" w:hAnsi="Arial" w:cs="Arial"/>
            <w:color w:val="212121"/>
            <w:kern w:val="0"/>
            <w:sz w:val="24"/>
            <w:szCs w:val="24"/>
          </w:rPr>
          <w:delText>再次</w:delText>
        </w:r>
      </w:del>
      <w:ins w:id="2563" w:author="Shirley Li" w:date="2018-12-08T09:00:00Z">
        <w:r w:rsidR="0055293A">
          <w:rPr>
            <w:rFonts w:ascii="Arial" w:eastAsia="宋体" w:hAnsi="Arial" w:cs="Arial" w:hint="eastAsia"/>
            <w:color w:val="212121"/>
            <w:kern w:val="0"/>
            <w:sz w:val="24"/>
            <w:szCs w:val="24"/>
          </w:rPr>
          <w:t>同样</w:t>
        </w:r>
      </w:ins>
      <w:r w:rsidRPr="009B37C0">
        <w:rPr>
          <w:rFonts w:ascii="Arial" w:eastAsia="宋体" w:hAnsi="Arial" w:cs="Arial"/>
          <w:color w:val="212121"/>
          <w:kern w:val="0"/>
          <w:sz w:val="24"/>
          <w:szCs w:val="24"/>
        </w:rPr>
        <w:t>，我们将使用</w:t>
      </w:r>
      <w:hyperlink r:id="rId202" w:history="1">
        <w:r w:rsidRPr="009B37C0">
          <w:rPr>
            <w:rFonts w:ascii="Courier New" w:eastAsia="宋体" w:hAnsi="Courier New" w:cs="Courier New"/>
            <w:color w:val="039BE5"/>
            <w:kern w:val="0"/>
            <w:sz w:val="22"/>
            <w:shd w:val="clear" w:color="auto" w:fill="F7F7F7"/>
          </w:rPr>
          <w:t>tf.nn.relu</w:t>
        </w:r>
      </w:hyperlink>
      <w:r w:rsidRPr="009B37C0">
        <w:rPr>
          <w:rFonts w:ascii="Arial" w:eastAsia="宋体" w:hAnsi="Arial" w:cs="Arial"/>
          <w:color w:val="212121"/>
          <w:kern w:val="0"/>
          <w:sz w:val="24"/>
          <w:szCs w:val="24"/>
        </w:rPr>
        <w:t>添加</w:t>
      </w:r>
      <w:r w:rsidRPr="009B37C0">
        <w:rPr>
          <w:rFonts w:ascii="Arial" w:eastAsia="宋体" w:hAnsi="Arial" w:cs="Arial"/>
          <w:color w:val="212121"/>
          <w:kern w:val="0"/>
          <w:sz w:val="24"/>
          <w:szCs w:val="24"/>
        </w:rPr>
        <w:t>ReLU</w:t>
      </w:r>
      <w:r w:rsidRPr="009B37C0">
        <w:rPr>
          <w:rFonts w:ascii="Arial" w:eastAsia="宋体" w:hAnsi="Arial" w:cs="Arial"/>
          <w:color w:val="212121"/>
          <w:kern w:val="0"/>
          <w:sz w:val="24"/>
          <w:szCs w:val="24"/>
        </w:rPr>
        <w:t>激活。</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为了</w:t>
      </w:r>
      <w:del w:id="2564" w:author="Shirley Li" w:date="2018-12-08T09:00:00Z">
        <w:r w:rsidRPr="009B37C0" w:rsidDel="002C0383">
          <w:rPr>
            <w:rFonts w:ascii="Arial" w:eastAsia="宋体" w:hAnsi="Arial" w:cs="Arial" w:hint="eastAsia"/>
            <w:color w:val="212121"/>
            <w:kern w:val="0"/>
            <w:sz w:val="24"/>
            <w:szCs w:val="24"/>
          </w:rPr>
          <w:delText>帮助改进</w:delText>
        </w:r>
      </w:del>
      <w:ins w:id="2565" w:author="Shirley Li" w:date="2018-12-08T09:00:00Z">
        <w:r w:rsidR="002C0383">
          <w:rPr>
            <w:rFonts w:ascii="Arial" w:eastAsia="宋体" w:hAnsi="Arial" w:cs="Arial" w:hint="eastAsia"/>
            <w:color w:val="212121"/>
            <w:kern w:val="0"/>
            <w:sz w:val="24"/>
            <w:szCs w:val="24"/>
          </w:rPr>
          <w:t>改善</w:t>
        </w:r>
      </w:ins>
      <w:r w:rsidRPr="009B37C0">
        <w:rPr>
          <w:rFonts w:ascii="Arial" w:eastAsia="宋体" w:hAnsi="Arial" w:cs="Arial"/>
          <w:color w:val="212121"/>
          <w:kern w:val="0"/>
          <w:sz w:val="24"/>
          <w:szCs w:val="24"/>
        </w:rPr>
        <w:t>模型的结果，我们还使用</w:t>
      </w:r>
      <w:ins w:id="2566" w:author="Shirley Li" w:date="2018-12-08T09:00:00Z">
        <w:r w:rsidR="002C0383" w:rsidRPr="009B37C0">
          <w:rPr>
            <w:rFonts w:ascii="Courier New" w:eastAsia="宋体" w:hAnsi="Courier New" w:cs="Courier New"/>
            <w:color w:val="37474F"/>
            <w:kern w:val="0"/>
            <w:sz w:val="22"/>
            <w:shd w:val="clear" w:color="auto" w:fill="F7F7F7"/>
          </w:rPr>
          <w:t>layers</w:t>
        </w:r>
        <w:r w:rsidR="002C0383">
          <w:rPr>
            <w:rFonts w:ascii="Arial" w:eastAsia="宋体" w:hAnsi="Arial" w:cs="Arial" w:hint="eastAsia"/>
            <w:color w:val="212121"/>
            <w:kern w:val="0"/>
            <w:sz w:val="24"/>
            <w:szCs w:val="24"/>
          </w:rPr>
          <w:t>中的</w:t>
        </w:r>
      </w:ins>
      <w:del w:id="2567" w:author="Shirley Li" w:date="2018-12-08T09:00:00Z">
        <w:r w:rsidRPr="009B37C0" w:rsidDel="002C0383">
          <w:rPr>
            <w:rFonts w:ascii="Arial" w:eastAsia="宋体" w:hAnsi="Arial" w:cs="Arial"/>
            <w:color w:val="212121"/>
            <w:kern w:val="0"/>
            <w:sz w:val="24"/>
            <w:szCs w:val="24"/>
          </w:rPr>
          <w:delText>以下</w:delText>
        </w:r>
      </w:del>
      <w:r w:rsidRPr="009B37C0">
        <w:rPr>
          <w:rFonts w:ascii="Courier New" w:eastAsia="宋体" w:hAnsi="Courier New" w:cs="Courier New"/>
          <w:color w:val="37474F"/>
          <w:kern w:val="0"/>
          <w:sz w:val="22"/>
          <w:shd w:val="clear" w:color="auto" w:fill="F7F7F7"/>
        </w:rPr>
        <w:t>dropout</w:t>
      </w:r>
      <w:r w:rsidRPr="009B37C0">
        <w:rPr>
          <w:rFonts w:ascii="Arial" w:eastAsia="宋体" w:hAnsi="Arial" w:cs="Arial"/>
          <w:color w:val="212121"/>
          <w:kern w:val="0"/>
          <w:sz w:val="24"/>
          <w:szCs w:val="24"/>
        </w:rPr>
        <w:t>方法</w:t>
      </w:r>
      <w:ins w:id="2568" w:author="Shirley Li" w:date="2018-12-08T09:00:00Z">
        <w:r w:rsidR="002C0383">
          <w:rPr>
            <w:rFonts w:ascii="Arial" w:eastAsia="宋体" w:hAnsi="Arial" w:cs="Arial" w:hint="eastAsia"/>
            <w:color w:val="212121"/>
            <w:kern w:val="0"/>
            <w:sz w:val="24"/>
            <w:szCs w:val="24"/>
          </w:rPr>
          <w:t>，</w:t>
        </w:r>
        <w:r w:rsidR="002C0383" w:rsidRPr="002C0383">
          <w:rPr>
            <w:rFonts w:ascii="Arial" w:eastAsia="宋体" w:hAnsi="Arial" w:cs="Arial" w:hint="eastAsia"/>
            <w:color w:val="212121"/>
            <w:kern w:val="0"/>
            <w:sz w:val="24"/>
            <w:szCs w:val="24"/>
          </w:rPr>
          <w:t>向密集</w:t>
        </w:r>
        <w:proofErr w:type="gramStart"/>
        <w:r w:rsidR="002C0383" w:rsidRPr="002C0383">
          <w:rPr>
            <w:rFonts w:ascii="Arial" w:eastAsia="宋体" w:hAnsi="Arial" w:cs="Arial" w:hint="eastAsia"/>
            <w:color w:val="212121"/>
            <w:kern w:val="0"/>
            <w:sz w:val="24"/>
            <w:szCs w:val="24"/>
          </w:rPr>
          <w:t>层应用</w:t>
        </w:r>
        <w:proofErr w:type="gramEnd"/>
        <w:r w:rsidR="002C0383" w:rsidRPr="002C0383">
          <w:rPr>
            <w:rFonts w:ascii="Arial" w:eastAsia="宋体" w:hAnsi="Arial" w:cs="Arial" w:hint="eastAsia"/>
            <w:color w:val="212121"/>
            <w:kern w:val="0"/>
            <w:sz w:val="24"/>
            <w:szCs w:val="24"/>
          </w:rPr>
          <w:t>丢弃正则化</w:t>
        </w:r>
      </w:ins>
      <w:del w:id="2569" w:author="Shirley Li" w:date="2018-12-08T09:00:00Z">
        <w:r w:rsidRPr="009B37C0" w:rsidDel="002C0383">
          <w:rPr>
            <w:rFonts w:ascii="Arial" w:eastAsia="宋体" w:hAnsi="Arial" w:cs="Arial"/>
            <w:color w:val="212121"/>
            <w:kern w:val="0"/>
            <w:sz w:val="24"/>
            <w:szCs w:val="24"/>
          </w:rPr>
          <w:delText>将丢失正则化应用于密集层</w:delText>
        </w:r>
        <w:r w:rsidRPr="009B37C0" w:rsidDel="002C0383">
          <w:rPr>
            <w:rFonts w:ascii="Courier New" w:eastAsia="宋体" w:hAnsi="Courier New" w:cs="Courier New"/>
            <w:color w:val="37474F"/>
            <w:kern w:val="0"/>
            <w:sz w:val="22"/>
            <w:shd w:val="clear" w:color="auto" w:fill="F7F7F7"/>
          </w:rPr>
          <w:delText>layers</w:delText>
        </w:r>
      </w:del>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dropout = </w:t>
      </w:r>
      <w:proofErr w:type="gramStart"/>
      <w:r w:rsidRPr="009B37C0">
        <w:rPr>
          <w:rFonts w:ascii="Courier New" w:eastAsia="宋体" w:hAnsi="Courier New" w:cs="Courier New"/>
          <w:color w:val="37474F"/>
          <w:kern w:val="0"/>
          <w:szCs w:val="21"/>
        </w:rPr>
        <w:t>tf.layers</w:t>
      </w:r>
      <w:proofErr w:type="gramEnd"/>
      <w:r w:rsidRPr="009B37C0">
        <w:rPr>
          <w:rFonts w:ascii="Courier New" w:eastAsia="宋体" w:hAnsi="Courier New" w:cs="Courier New"/>
          <w:color w:val="37474F"/>
          <w:kern w:val="0"/>
          <w:szCs w:val="21"/>
        </w:rPr>
        <w:t>.dropout(</w:t>
      </w:r>
      <w:r w:rsidRPr="009B37C0">
        <w:rPr>
          <w:rFonts w:ascii="Courier New" w:eastAsia="宋体" w:hAnsi="Courier New" w:cs="Courier New"/>
          <w:color w:val="37474F"/>
          <w:kern w:val="0"/>
          <w:szCs w:val="21"/>
        </w:rPr>
        <w:br/>
        <w:t>    inputs=dense, rate=</w:t>
      </w:r>
      <w:r w:rsidRPr="009B37C0">
        <w:rPr>
          <w:rFonts w:ascii="Courier New" w:eastAsia="宋体" w:hAnsi="Courier New" w:cs="Courier New"/>
          <w:color w:val="C53929"/>
          <w:kern w:val="0"/>
          <w:szCs w:val="21"/>
        </w:rPr>
        <w:t>0.4</w:t>
      </w:r>
      <w:r w:rsidRPr="009B37C0">
        <w:rPr>
          <w:rFonts w:ascii="Courier New" w:eastAsia="宋体" w:hAnsi="Courier New" w:cs="Courier New"/>
          <w:color w:val="37474F"/>
          <w:kern w:val="0"/>
          <w:szCs w:val="21"/>
        </w:rPr>
        <w:t>, training=mode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.TRAIN)</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del w:id="2570" w:author="Shirley Li" w:date="2018-12-08T09:00:00Z">
        <w:r w:rsidRPr="009B37C0" w:rsidDel="00E72EEB">
          <w:rPr>
            <w:rFonts w:ascii="Arial" w:eastAsia="宋体" w:hAnsi="Arial" w:cs="Arial"/>
            <w:color w:val="212121"/>
            <w:kern w:val="0"/>
            <w:sz w:val="24"/>
            <w:szCs w:val="24"/>
          </w:rPr>
          <w:delText>再次，</w:delText>
        </w:r>
      </w:del>
      <w:r w:rsidRPr="009B37C0">
        <w:rPr>
          <w:rFonts w:ascii="Courier New" w:eastAsia="宋体" w:hAnsi="Courier New" w:cs="Courier New"/>
          <w:color w:val="37474F"/>
          <w:kern w:val="0"/>
          <w:sz w:val="22"/>
          <w:shd w:val="clear" w:color="auto" w:fill="F7F7F7"/>
        </w:rPr>
        <w:t>inputs</w:t>
      </w:r>
      <w:r w:rsidRPr="009B37C0">
        <w:rPr>
          <w:rFonts w:ascii="Arial" w:eastAsia="宋体" w:hAnsi="Arial" w:cs="Arial"/>
          <w:color w:val="212121"/>
          <w:kern w:val="0"/>
          <w:sz w:val="24"/>
          <w:szCs w:val="24"/>
        </w:rPr>
        <w:t>指定输入张量，它是来自密集层（</w:t>
      </w:r>
      <w:r w:rsidRPr="009B37C0">
        <w:rPr>
          <w:rFonts w:ascii="Courier New" w:eastAsia="宋体" w:hAnsi="Courier New" w:cs="Courier New"/>
          <w:color w:val="37474F"/>
          <w:kern w:val="0"/>
          <w:sz w:val="22"/>
          <w:shd w:val="clear" w:color="auto" w:fill="F7F7F7"/>
        </w:rPr>
        <w:t>dense</w:t>
      </w:r>
      <w:r w:rsidRPr="009B37C0">
        <w:rPr>
          <w:rFonts w:ascii="Arial" w:eastAsia="宋体" w:hAnsi="Arial" w:cs="Arial"/>
          <w:color w:val="212121"/>
          <w:kern w:val="0"/>
          <w:sz w:val="24"/>
          <w:szCs w:val="24"/>
        </w:rPr>
        <w:t>）的输出张量。</w:t>
      </w:r>
    </w:p>
    <w:p w:rsidR="006F7728" w:rsidRPr="009B37C0" w:rsidRDefault="006F7728" w:rsidP="006F7728">
      <w:pPr>
        <w:widowControl/>
        <w:spacing w:before="240" w:after="240"/>
        <w:jc w:val="left"/>
        <w:rPr>
          <w:rFonts w:ascii="Arial" w:eastAsia="宋体" w:hAnsi="Arial" w:cs="Arial"/>
          <w:color w:val="212121"/>
          <w:kern w:val="0"/>
          <w:sz w:val="24"/>
          <w:szCs w:val="24"/>
        </w:rPr>
      </w:pPr>
      <w:del w:id="2571" w:author="Shirley Li" w:date="2018-12-08T09:01:00Z">
        <w:r w:rsidRPr="009B37C0" w:rsidDel="00E72EEB">
          <w:rPr>
            <w:rFonts w:ascii="Arial" w:eastAsia="宋体" w:hAnsi="Arial" w:cs="Arial"/>
            <w:color w:val="212121"/>
            <w:kern w:val="0"/>
            <w:sz w:val="24"/>
            <w:szCs w:val="24"/>
          </w:rPr>
          <w:delText>该</w:delText>
        </w:r>
      </w:del>
      <w:r w:rsidRPr="009B37C0">
        <w:rPr>
          <w:rFonts w:ascii="Courier New" w:eastAsia="宋体" w:hAnsi="Courier New" w:cs="Courier New"/>
          <w:color w:val="37474F"/>
          <w:kern w:val="0"/>
          <w:sz w:val="22"/>
          <w:shd w:val="clear" w:color="auto" w:fill="F7F7F7"/>
        </w:rPr>
        <w:t>rate</w:t>
      </w:r>
      <w:r w:rsidRPr="009B37C0">
        <w:rPr>
          <w:rFonts w:ascii="Arial" w:eastAsia="宋体" w:hAnsi="Arial" w:cs="Arial"/>
          <w:color w:val="212121"/>
          <w:kern w:val="0"/>
          <w:sz w:val="24"/>
          <w:szCs w:val="24"/>
        </w:rPr>
        <w:t>参数指定了</w:t>
      </w:r>
      <w:del w:id="2572" w:author="Shirley Li" w:date="2018-12-08T09:01:00Z">
        <w:r w:rsidRPr="009B37C0" w:rsidDel="00E72EEB">
          <w:rPr>
            <w:rFonts w:ascii="Arial" w:eastAsia="宋体" w:hAnsi="Arial" w:cs="Arial" w:hint="eastAsia"/>
            <w:color w:val="212121"/>
            <w:kern w:val="0"/>
            <w:sz w:val="24"/>
            <w:szCs w:val="24"/>
          </w:rPr>
          <w:delText>辍学率</w:delText>
        </w:r>
      </w:del>
      <w:ins w:id="2573" w:author="Shirley Li" w:date="2018-12-08T09:01:00Z">
        <w:r w:rsidR="00E72EEB">
          <w:rPr>
            <w:rFonts w:ascii="Arial" w:eastAsia="宋体" w:hAnsi="Arial" w:cs="Arial" w:hint="eastAsia"/>
            <w:color w:val="212121"/>
            <w:kern w:val="0"/>
            <w:sz w:val="24"/>
            <w:szCs w:val="24"/>
          </w:rPr>
          <w:t>丢弃率</w:t>
        </w:r>
      </w:ins>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在这里，我们使用</w:t>
      </w:r>
      <w:r w:rsidRPr="009B37C0">
        <w:rPr>
          <w:rFonts w:ascii="Courier New" w:eastAsia="宋体" w:hAnsi="Courier New" w:cs="Courier New"/>
          <w:color w:val="37474F"/>
          <w:kern w:val="0"/>
          <w:sz w:val="22"/>
          <w:shd w:val="clear" w:color="auto" w:fill="F7F7F7"/>
        </w:rPr>
        <w:t>0.4</w:t>
      </w:r>
      <w:r w:rsidRPr="009B37C0">
        <w:rPr>
          <w:rFonts w:ascii="Arial" w:eastAsia="宋体" w:hAnsi="Arial" w:cs="Arial"/>
          <w:color w:val="212121"/>
          <w:kern w:val="0"/>
          <w:sz w:val="24"/>
          <w:szCs w:val="24"/>
        </w:rPr>
        <w:t>，这意味着</w:t>
      </w:r>
      <w:r w:rsidRPr="009B37C0">
        <w:rPr>
          <w:rFonts w:ascii="Arial" w:eastAsia="宋体" w:hAnsi="Arial" w:cs="Arial"/>
          <w:color w:val="212121"/>
          <w:kern w:val="0"/>
          <w:sz w:val="24"/>
          <w:szCs w:val="24"/>
        </w:rPr>
        <w:t>40</w:t>
      </w:r>
      <w:r w:rsidRPr="009B37C0">
        <w:rPr>
          <w:rFonts w:ascii="Arial" w:eastAsia="宋体" w:hAnsi="Arial" w:cs="Arial"/>
          <w:color w:val="212121"/>
          <w:kern w:val="0"/>
          <w:sz w:val="24"/>
          <w:szCs w:val="24"/>
        </w:rPr>
        <w:t>％的元素将在训练期间</w:t>
      </w:r>
      <w:ins w:id="2574" w:author="Shirley Li" w:date="2018-12-08T09:01:00Z">
        <w:r w:rsidR="00936A42">
          <w:rPr>
            <w:rFonts w:ascii="Arial" w:eastAsia="宋体" w:hAnsi="Arial" w:cs="Arial" w:hint="eastAsia"/>
            <w:color w:val="212121"/>
            <w:kern w:val="0"/>
            <w:sz w:val="24"/>
            <w:szCs w:val="24"/>
          </w:rPr>
          <w:t>被</w:t>
        </w:r>
      </w:ins>
      <w:r w:rsidRPr="009B37C0">
        <w:rPr>
          <w:rFonts w:ascii="Arial" w:eastAsia="宋体" w:hAnsi="Arial" w:cs="Arial"/>
          <w:color w:val="212121"/>
          <w:kern w:val="0"/>
          <w:sz w:val="24"/>
          <w:szCs w:val="24"/>
        </w:rPr>
        <w:t>随机丢弃。</w:t>
      </w:r>
    </w:p>
    <w:p w:rsidR="006F7728" w:rsidRPr="009B37C0" w:rsidRDefault="006F7728" w:rsidP="006F7728">
      <w:pPr>
        <w:widowControl/>
        <w:spacing w:before="240" w:after="240"/>
        <w:jc w:val="left"/>
        <w:rPr>
          <w:rFonts w:ascii="Arial" w:eastAsia="宋体" w:hAnsi="Arial" w:cs="Arial"/>
          <w:color w:val="212121"/>
          <w:kern w:val="0"/>
          <w:sz w:val="24"/>
          <w:szCs w:val="24"/>
        </w:rPr>
      </w:pPr>
      <w:del w:id="2575" w:author="Shirley Li" w:date="2018-12-08T09:01:00Z">
        <w:r w:rsidRPr="009B37C0" w:rsidDel="00936A42">
          <w:rPr>
            <w:rFonts w:ascii="Arial" w:eastAsia="宋体" w:hAnsi="Arial" w:cs="Arial"/>
            <w:color w:val="212121"/>
            <w:kern w:val="0"/>
            <w:sz w:val="24"/>
            <w:szCs w:val="24"/>
          </w:rPr>
          <w:lastRenderedPageBreak/>
          <w:delText>该</w:delText>
        </w:r>
      </w:del>
      <w:r w:rsidRPr="009B37C0">
        <w:rPr>
          <w:rFonts w:ascii="Courier New" w:eastAsia="宋体" w:hAnsi="Courier New" w:cs="Courier New"/>
          <w:color w:val="37474F"/>
          <w:kern w:val="0"/>
          <w:sz w:val="22"/>
          <w:shd w:val="clear" w:color="auto" w:fill="F7F7F7"/>
        </w:rPr>
        <w:t>training</w:t>
      </w:r>
      <w:r w:rsidRPr="009B37C0">
        <w:rPr>
          <w:rFonts w:ascii="Arial" w:eastAsia="宋体" w:hAnsi="Arial" w:cs="Arial"/>
          <w:color w:val="212121"/>
          <w:kern w:val="0"/>
          <w:sz w:val="24"/>
          <w:szCs w:val="24"/>
        </w:rPr>
        <w:t>参数采用布尔值</w:t>
      </w:r>
      <w:del w:id="2576" w:author="Shirley Li" w:date="2018-12-08T09:01:00Z">
        <w:r w:rsidRPr="009B37C0" w:rsidDel="00936A42">
          <w:rPr>
            <w:rFonts w:ascii="Arial" w:eastAsia="宋体" w:hAnsi="Arial" w:cs="Arial" w:hint="eastAsia"/>
            <w:color w:val="212121"/>
            <w:kern w:val="0"/>
            <w:sz w:val="24"/>
            <w:szCs w:val="24"/>
          </w:rPr>
          <w:delText>来指定</w:delText>
        </w:r>
      </w:del>
      <w:ins w:id="2577" w:author="Shirley Li" w:date="2018-12-08T09:01:00Z">
        <w:r w:rsidR="00936A42">
          <w:rPr>
            <w:rFonts w:ascii="Arial" w:eastAsia="宋体" w:hAnsi="Arial" w:cs="Arial" w:hint="eastAsia"/>
            <w:color w:val="212121"/>
            <w:kern w:val="0"/>
            <w:sz w:val="24"/>
            <w:szCs w:val="24"/>
          </w:rPr>
          <w:t>表示</w:t>
        </w:r>
      </w:ins>
      <w:r w:rsidRPr="009B37C0">
        <w:rPr>
          <w:rFonts w:ascii="Arial" w:eastAsia="宋体" w:hAnsi="Arial" w:cs="Arial"/>
          <w:color w:val="212121"/>
          <w:kern w:val="0"/>
          <w:sz w:val="24"/>
          <w:szCs w:val="24"/>
        </w:rPr>
        <w:t>模型</w:t>
      </w:r>
      <w:del w:id="2578" w:author="Shirley Li" w:date="2018-12-08T09:01:00Z">
        <w:r w:rsidRPr="009B37C0" w:rsidDel="00936A42">
          <w:rPr>
            <w:rFonts w:ascii="Arial" w:eastAsia="宋体" w:hAnsi="Arial" w:cs="Arial"/>
            <w:color w:val="212121"/>
            <w:kern w:val="0"/>
            <w:sz w:val="24"/>
            <w:szCs w:val="24"/>
          </w:rPr>
          <w:delText>当前</w:delText>
        </w:r>
      </w:del>
      <w:ins w:id="2579" w:author="Shirley Li" w:date="2018-12-08T09:01:00Z">
        <w:r w:rsidR="00936A42">
          <w:rPr>
            <w:rFonts w:ascii="Arial" w:eastAsia="宋体" w:hAnsi="Arial" w:cs="Arial" w:hint="eastAsia"/>
            <w:color w:val="212121"/>
            <w:kern w:val="0"/>
            <w:sz w:val="24"/>
            <w:szCs w:val="24"/>
          </w:rPr>
          <w:t>目前</w:t>
        </w:r>
      </w:ins>
      <w:r w:rsidRPr="009B37C0">
        <w:rPr>
          <w:rFonts w:ascii="Arial" w:eastAsia="宋体" w:hAnsi="Arial" w:cs="Arial"/>
          <w:color w:val="212121"/>
          <w:kern w:val="0"/>
          <w:sz w:val="24"/>
          <w:szCs w:val="24"/>
        </w:rPr>
        <w:t>是否在训练模式下运行</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如果</w:t>
      </w:r>
      <w:r w:rsidRPr="009B37C0">
        <w:rPr>
          <w:rFonts w:ascii="Courier New" w:eastAsia="宋体" w:hAnsi="Courier New" w:cs="Courier New"/>
          <w:color w:val="37474F"/>
          <w:kern w:val="0"/>
          <w:sz w:val="22"/>
          <w:shd w:val="clear" w:color="auto" w:fill="F7F7F7"/>
        </w:rPr>
        <w:t>training</w:t>
      </w:r>
      <w:ins w:id="2580" w:author="Shirley Li" w:date="2018-12-08T09:02:00Z">
        <w:r w:rsidR="00936A42">
          <w:rPr>
            <w:rFonts w:ascii="Arial" w:eastAsia="宋体" w:hAnsi="Arial" w:cs="Arial" w:hint="eastAsia"/>
            <w:color w:val="212121"/>
            <w:kern w:val="0"/>
            <w:sz w:val="24"/>
            <w:szCs w:val="24"/>
          </w:rPr>
          <w:t>为</w:t>
        </w:r>
        <w:r w:rsidR="00936A42" w:rsidRPr="009B37C0">
          <w:rPr>
            <w:rFonts w:ascii="Arial" w:eastAsia="宋体" w:hAnsi="Arial" w:cs="Arial"/>
            <w:color w:val="212121"/>
            <w:kern w:val="0"/>
            <w:sz w:val="24"/>
            <w:szCs w:val="24"/>
          </w:rPr>
          <w:t> </w:t>
        </w:r>
        <w:r w:rsidR="00936A42" w:rsidRPr="009B37C0">
          <w:rPr>
            <w:rFonts w:ascii="Courier New" w:eastAsia="宋体" w:hAnsi="Courier New" w:cs="Courier New"/>
            <w:color w:val="37474F"/>
            <w:kern w:val="0"/>
            <w:sz w:val="22"/>
            <w:shd w:val="clear" w:color="auto" w:fill="F7F7F7"/>
          </w:rPr>
          <w:t>True</w:t>
        </w:r>
      </w:ins>
      <w:del w:id="2581" w:author="Shirley Li" w:date="2018-12-08T09:02:00Z">
        <w:r w:rsidRPr="009B37C0" w:rsidDel="00936A42">
          <w:rPr>
            <w:rFonts w:ascii="Arial" w:eastAsia="宋体" w:hAnsi="Arial" w:cs="Arial"/>
            <w:color w:val="212121"/>
            <w:kern w:val="0"/>
            <w:sz w:val="24"/>
            <w:szCs w:val="24"/>
          </w:rPr>
          <w:delText>是</w:delText>
        </w:r>
      </w:del>
      <w:r w:rsidRPr="009B37C0">
        <w:rPr>
          <w:rFonts w:ascii="Arial" w:eastAsia="宋体" w:hAnsi="Arial" w:cs="Arial"/>
          <w:color w:val="212121"/>
          <w:kern w:val="0"/>
          <w:sz w:val="24"/>
          <w:szCs w:val="24"/>
        </w:rPr>
        <w:t>，则仅执行丢失</w:t>
      </w:r>
      <w:ins w:id="2582" w:author="Shirley Li" w:date="2018-12-08T09:02:00Z">
        <w:r w:rsidR="00936A42">
          <w:rPr>
            <w:rFonts w:ascii="Arial" w:eastAsia="宋体" w:hAnsi="Arial" w:cs="Arial" w:hint="eastAsia"/>
            <w:color w:val="212121"/>
            <w:kern w:val="0"/>
            <w:sz w:val="24"/>
            <w:szCs w:val="24"/>
          </w:rPr>
          <w:t>操作</w:t>
        </w:r>
      </w:ins>
      <w:del w:id="2583" w:author="Shirley Li" w:date="2018-12-08T09:02:00Z">
        <w:r w:rsidRPr="009B37C0" w:rsidDel="00936A42">
          <w:rPr>
            <w:rFonts w:ascii="Arial" w:eastAsia="宋体" w:hAnsi="Arial" w:cs="Arial"/>
            <w:color w:val="212121"/>
            <w:kern w:val="0"/>
            <w:sz w:val="24"/>
            <w:szCs w:val="24"/>
          </w:rPr>
          <w:delText> </w:delText>
        </w:r>
        <w:r w:rsidRPr="009B37C0" w:rsidDel="00936A42">
          <w:rPr>
            <w:rFonts w:ascii="Courier New" w:eastAsia="宋体" w:hAnsi="Courier New" w:cs="Courier New"/>
            <w:color w:val="37474F"/>
            <w:kern w:val="0"/>
            <w:sz w:val="22"/>
            <w:shd w:val="clear" w:color="auto" w:fill="F7F7F7"/>
          </w:rPr>
          <w:delText>True</w:delText>
        </w:r>
      </w:del>
      <w:r w:rsidRPr="009B37C0">
        <w:rPr>
          <w:rFonts w:ascii="Arial" w:eastAsia="宋体" w:hAnsi="Arial" w:cs="Arial"/>
          <w:color w:val="212121"/>
          <w:kern w:val="0"/>
          <w:sz w:val="24"/>
          <w:szCs w:val="24"/>
        </w:rPr>
        <w:t>。在这里，我们检查</w:t>
      </w:r>
      <w:del w:id="2584" w:author="Shirley Li" w:date="2018-12-08T09:02:00Z">
        <w:r w:rsidRPr="009B37C0" w:rsidDel="00936A42">
          <w:rPr>
            <w:rFonts w:ascii="Courier New" w:eastAsia="宋体" w:hAnsi="Courier New" w:cs="Courier New"/>
            <w:color w:val="37474F"/>
            <w:kern w:val="0"/>
            <w:sz w:val="22"/>
            <w:shd w:val="clear" w:color="auto" w:fill="F7F7F7"/>
          </w:rPr>
          <w:delText>mode</w:delText>
        </w:r>
      </w:del>
      <w:r w:rsidRPr="009B37C0">
        <w:rPr>
          <w:rFonts w:ascii="Arial" w:eastAsia="宋体" w:hAnsi="Arial" w:cs="Arial"/>
          <w:color w:val="212121"/>
          <w:kern w:val="0"/>
          <w:sz w:val="24"/>
          <w:szCs w:val="24"/>
        </w:rPr>
        <w:t>传递给我们的模型函数</w:t>
      </w:r>
      <w:ins w:id="2585" w:author="Shirley Li" w:date="2018-12-08T09:02:00Z">
        <w:r w:rsidR="00936A42" w:rsidRPr="009B37C0">
          <w:rPr>
            <w:rFonts w:ascii="Arial" w:eastAsia="宋体" w:hAnsi="Arial" w:cs="Arial"/>
            <w:color w:val="212121"/>
            <w:kern w:val="0"/>
            <w:sz w:val="24"/>
            <w:szCs w:val="24"/>
          </w:rPr>
          <w:t> </w:t>
        </w:r>
        <w:r w:rsidR="00936A42" w:rsidRPr="009B37C0">
          <w:rPr>
            <w:rFonts w:ascii="Courier New" w:eastAsia="宋体" w:hAnsi="Courier New" w:cs="Courier New"/>
            <w:color w:val="37474F"/>
            <w:kern w:val="0"/>
            <w:sz w:val="22"/>
            <w:shd w:val="clear" w:color="auto" w:fill="F7F7F7"/>
          </w:rPr>
          <w:t>cnn_model_fn</w:t>
        </w:r>
        <w:r w:rsidR="00936A42">
          <w:rPr>
            <w:rFonts w:ascii="Courier New" w:eastAsia="宋体" w:hAnsi="Courier New" w:cs="Courier New" w:hint="eastAsia"/>
            <w:color w:val="37474F"/>
            <w:kern w:val="0"/>
            <w:sz w:val="22"/>
            <w:shd w:val="clear" w:color="auto" w:fill="F7F7F7"/>
          </w:rPr>
          <w:t>的</w:t>
        </w:r>
        <w:r w:rsidR="00936A42" w:rsidRPr="009B37C0">
          <w:rPr>
            <w:rFonts w:ascii="Courier New" w:eastAsia="宋体" w:hAnsi="Courier New" w:cs="Courier New"/>
            <w:color w:val="37474F"/>
            <w:kern w:val="0"/>
            <w:sz w:val="22"/>
            <w:shd w:val="clear" w:color="auto" w:fill="F7F7F7"/>
          </w:rPr>
          <w:t>mode</w:t>
        </w:r>
      </w:ins>
      <w:del w:id="2586" w:author="Shirley Li" w:date="2018-12-08T09:02:00Z">
        <w:r w:rsidRPr="009B37C0" w:rsidDel="00936A42">
          <w:rPr>
            <w:rFonts w:ascii="Arial" w:eastAsia="宋体" w:hAnsi="Arial" w:cs="Arial"/>
            <w:color w:val="212121"/>
            <w:kern w:val="0"/>
            <w:sz w:val="24"/>
            <w:szCs w:val="24"/>
          </w:rPr>
          <w:delText> </w:delText>
        </w:r>
        <w:r w:rsidRPr="009B37C0" w:rsidDel="00936A42">
          <w:rPr>
            <w:rFonts w:ascii="Courier New" w:eastAsia="宋体" w:hAnsi="Courier New" w:cs="Courier New"/>
            <w:color w:val="37474F"/>
            <w:kern w:val="0"/>
            <w:sz w:val="22"/>
            <w:shd w:val="clear" w:color="auto" w:fill="F7F7F7"/>
          </w:rPr>
          <w:delText>cnn_model_fn</w:delText>
        </w:r>
      </w:del>
      <w:r w:rsidRPr="009B37C0">
        <w:rPr>
          <w:rFonts w:ascii="Arial" w:eastAsia="宋体" w:hAnsi="Arial" w:cs="Arial"/>
          <w:color w:val="212121"/>
          <w:kern w:val="0"/>
          <w:sz w:val="24"/>
          <w:szCs w:val="24"/>
        </w:rPr>
        <w:t>是否是</w:t>
      </w:r>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模式。</w:t>
      </w:r>
    </w:p>
    <w:p w:rsidR="006F7728" w:rsidRPr="009B37C0" w:rsidRDefault="006F7728" w:rsidP="006F7728">
      <w:pPr>
        <w:widowControl/>
        <w:spacing w:before="240" w:after="240"/>
        <w:jc w:val="left"/>
        <w:rPr>
          <w:rFonts w:ascii="Arial" w:eastAsia="宋体" w:hAnsi="Arial" w:cs="Arial"/>
          <w:color w:val="212121"/>
          <w:kern w:val="0"/>
          <w:sz w:val="24"/>
          <w:szCs w:val="24"/>
        </w:rPr>
      </w:pPr>
      <w:del w:id="2587" w:author="Shirley Li" w:date="2018-12-08T09:02:00Z">
        <w:r w:rsidRPr="009B37C0" w:rsidDel="0030118B">
          <w:rPr>
            <w:rFonts w:ascii="Arial" w:eastAsia="宋体" w:hAnsi="Arial" w:cs="Arial"/>
            <w:color w:val="212121"/>
            <w:kern w:val="0"/>
            <w:sz w:val="24"/>
            <w:szCs w:val="24"/>
          </w:rPr>
          <w:delText>我们的</w:delText>
        </w:r>
      </w:del>
      <w:r w:rsidRPr="009B37C0">
        <w:rPr>
          <w:rFonts w:ascii="Arial" w:eastAsia="宋体" w:hAnsi="Arial" w:cs="Arial"/>
          <w:color w:val="212121"/>
          <w:kern w:val="0"/>
          <w:sz w:val="24"/>
          <w:szCs w:val="24"/>
        </w:rPr>
        <w:t>输出张量</w:t>
      </w:r>
      <w:r w:rsidRPr="009B37C0">
        <w:rPr>
          <w:rFonts w:ascii="Courier New" w:eastAsia="宋体" w:hAnsi="Courier New" w:cs="Courier New"/>
          <w:color w:val="37474F"/>
          <w:kern w:val="0"/>
          <w:sz w:val="22"/>
          <w:shd w:val="clear" w:color="auto" w:fill="F7F7F7"/>
        </w:rPr>
        <w:t>dropout</w:t>
      </w:r>
      <w:del w:id="2588" w:author="Shirley Li" w:date="2018-12-08T09:02:00Z">
        <w:r w:rsidRPr="009B37C0" w:rsidDel="0030118B">
          <w:rPr>
            <w:rFonts w:ascii="Arial" w:eastAsia="宋体" w:hAnsi="Arial" w:cs="Arial" w:hint="eastAsia"/>
            <w:color w:val="212121"/>
            <w:kern w:val="0"/>
            <w:sz w:val="24"/>
            <w:szCs w:val="24"/>
          </w:rPr>
          <w:delText>已经形成。</w:delText>
        </w:r>
      </w:del>
      <w:ins w:id="2589" w:author="Shirley Li" w:date="2018-12-08T09:02:00Z">
        <w:r w:rsidR="0030118B">
          <w:rPr>
            <w:rFonts w:ascii="Arial" w:eastAsia="宋体" w:hAnsi="Arial" w:cs="Arial" w:hint="eastAsia"/>
            <w:color w:val="212121"/>
            <w:kern w:val="0"/>
            <w:sz w:val="24"/>
            <w:szCs w:val="24"/>
          </w:rPr>
          <w:t>形状应该为</w:t>
        </w:r>
      </w:ins>
      <w:r w:rsidRPr="009B37C0">
        <w:rPr>
          <w:rFonts w:ascii="Courier New" w:eastAsia="宋体" w:hAnsi="Courier New" w:cs="Courier New"/>
          <w:color w:val="37474F"/>
          <w:kern w:val="0"/>
          <w:sz w:val="22"/>
          <w:shd w:val="clear" w:color="auto" w:fill="F7F7F7"/>
        </w:rPr>
        <w:t>[</w:t>
      </w:r>
      <w:r w:rsidRPr="009B37C0">
        <w:rPr>
          <w:rFonts w:ascii="Courier New" w:eastAsia="宋体" w:hAnsi="Courier New" w:cs="Courier New"/>
          <w:i/>
          <w:iCs/>
          <w:color w:val="37474F"/>
          <w:kern w:val="0"/>
          <w:sz w:val="22"/>
          <w:shd w:val="clear" w:color="auto" w:fill="F7F7F7"/>
        </w:rPr>
        <w:t>batch_size</w:t>
      </w:r>
      <w:r w:rsidRPr="009B37C0">
        <w:rPr>
          <w:rFonts w:ascii="Courier New" w:eastAsia="宋体" w:hAnsi="Courier New" w:cs="Courier New"/>
          <w:color w:val="37474F"/>
          <w:kern w:val="0"/>
          <w:sz w:val="22"/>
          <w:shd w:val="clear" w:color="auto" w:fill="F7F7F7"/>
        </w:rPr>
        <w:t>, 1024]</w:t>
      </w:r>
      <w:ins w:id="2590" w:author="Shirley Li" w:date="2018-12-08T09:02:00Z">
        <w:r w:rsidR="0030118B">
          <w:rPr>
            <w:rFonts w:ascii="Courier New" w:eastAsia="宋体" w:hAnsi="Courier New" w:cs="Courier New" w:hint="eastAsia"/>
            <w:color w:val="37474F"/>
            <w:kern w:val="0"/>
            <w:sz w:val="22"/>
            <w:shd w:val="clear" w:color="auto" w:fill="F7F7F7"/>
          </w:rPr>
          <w:t>。</w:t>
        </w:r>
      </w:ins>
    </w:p>
    <w:p w:rsidR="006F7728" w:rsidRPr="009B37C0" w:rsidRDefault="00416DB8" w:rsidP="006F7728">
      <w:pPr>
        <w:widowControl/>
        <w:spacing w:before="480" w:after="240" w:line="480" w:lineRule="atLeast"/>
        <w:jc w:val="left"/>
        <w:outlineLvl w:val="2"/>
        <w:rPr>
          <w:rFonts w:ascii="Arial" w:eastAsia="宋体" w:hAnsi="Arial" w:cs="Arial"/>
          <w:color w:val="212121"/>
          <w:kern w:val="0"/>
          <w:sz w:val="30"/>
          <w:szCs w:val="30"/>
        </w:rPr>
      </w:pPr>
      <w:ins w:id="2591" w:author="Shirley Li" w:date="2018-12-08T09:04:00Z">
        <w:r w:rsidRPr="00416DB8">
          <w:rPr>
            <w:rFonts w:ascii="Arial" w:eastAsia="宋体" w:hAnsi="Arial" w:cs="Arial" w:hint="eastAsia"/>
            <w:color w:val="212121"/>
            <w:kern w:val="0"/>
            <w:sz w:val="30"/>
            <w:szCs w:val="30"/>
          </w:rPr>
          <w:t>对数层</w:t>
        </w:r>
      </w:ins>
      <w:del w:id="2592" w:author="Shirley Li" w:date="2018-12-08T09:04:00Z">
        <w:r w:rsidR="006F7728" w:rsidRPr="009B37C0" w:rsidDel="00416DB8">
          <w:rPr>
            <w:rFonts w:ascii="Arial" w:eastAsia="宋体" w:hAnsi="Arial" w:cs="Arial"/>
            <w:color w:val="212121"/>
            <w:kern w:val="0"/>
            <w:sz w:val="30"/>
            <w:szCs w:val="30"/>
          </w:rPr>
          <w:delText>Logits Layer</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我们的神经网络中的最后一层是</w:t>
      </w:r>
      <w:del w:id="2593" w:author="Shirley Li" w:date="2018-12-08T09:04:00Z">
        <w:r w:rsidRPr="009B37C0" w:rsidDel="00096999">
          <w:rPr>
            <w:rFonts w:ascii="Arial" w:eastAsia="宋体" w:hAnsi="Arial" w:cs="Arial" w:hint="eastAsia"/>
            <w:color w:val="212121"/>
            <w:kern w:val="0"/>
            <w:sz w:val="24"/>
            <w:szCs w:val="24"/>
          </w:rPr>
          <w:delText>logits</w:delText>
        </w:r>
      </w:del>
      <w:ins w:id="2594" w:author="Shirley Li" w:date="2018-12-08T09:04:00Z">
        <w:r w:rsidR="00096999">
          <w:rPr>
            <w:rFonts w:ascii="Arial" w:eastAsia="宋体" w:hAnsi="Arial" w:cs="Arial" w:hint="eastAsia"/>
            <w:color w:val="212121"/>
            <w:kern w:val="0"/>
            <w:sz w:val="24"/>
            <w:szCs w:val="24"/>
          </w:rPr>
          <w:t>对数</w:t>
        </w:r>
      </w:ins>
      <w:r w:rsidRPr="009B37C0">
        <w:rPr>
          <w:rFonts w:ascii="Arial" w:eastAsia="宋体" w:hAnsi="Arial" w:cs="Arial"/>
          <w:color w:val="212121"/>
          <w:kern w:val="0"/>
          <w:sz w:val="24"/>
          <w:szCs w:val="24"/>
        </w:rPr>
        <w:t>层，它将返回我们预测的原始值。我们创建了一个包含</w:t>
      </w:r>
      <w:r w:rsidRPr="009B37C0">
        <w:rPr>
          <w:rFonts w:ascii="Arial" w:eastAsia="宋体" w:hAnsi="Arial" w:cs="Arial"/>
          <w:color w:val="212121"/>
          <w:kern w:val="0"/>
          <w:sz w:val="24"/>
          <w:szCs w:val="24"/>
        </w:rPr>
        <w:t>10</w:t>
      </w:r>
      <w:r w:rsidRPr="009B37C0">
        <w:rPr>
          <w:rFonts w:ascii="Arial" w:eastAsia="宋体" w:hAnsi="Arial" w:cs="Arial"/>
          <w:color w:val="212121"/>
          <w:kern w:val="0"/>
          <w:sz w:val="24"/>
          <w:szCs w:val="24"/>
        </w:rPr>
        <w:t>个神经元的密集层（</w:t>
      </w:r>
      <w:ins w:id="2595" w:author="Shirley Li" w:date="2018-12-08T09:04:00Z">
        <w:r w:rsidR="000E618C" w:rsidRPr="000E618C">
          <w:rPr>
            <w:rFonts w:ascii="Arial" w:eastAsia="宋体" w:hAnsi="Arial" w:cs="Arial" w:hint="eastAsia"/>
            <w:color w:val="212121"/>
            <w:kern w:val="0"/>
            <w:sz w:val="24"/>
            <w:szCs w:val="24"/>
          </w:rPr>
          <w:t>介于</w:t>
        </w:r>
        <w:r w:rsidR="000E618C" w:rsidRPr="000E618C">
          <w:rPr>
            <w:rFonts w:ascii="Arial" w:eastAsia="宋体" w:hAnsi="Arial" w:cs="Arial" w:hint="eastAsia"/>
            <w:color w:val="212121"/>
            <w:kern w:val="0"/>
            <w:sz w:val="24"/>
            <w:szCs w:val="24"/>
          </w:rPr>
          <w:t xml:space="preserve"> 0 </w:t>
        </w:r>
        <w:r w:rsidR="000E618C" w:rsidRPr="000E618C">
          <w:rPr>
            <w:rFonts w:ascii="Arial" w:eastAsia="宋体" w:hAnsi="Arial" w:cs="Arial" w:hint="eastAsia"/>
            <w:color w:val="212121"/>
            <w:kern w:val="0"/>
            <w:sz w:val="24"/>
            <w:szCs w:val="24"/>
          </w:rPr>
          <w:t>到</w:t>
        </w:r>
        <w:r w:rsidR="000E618C" w:rsidRPr="000E618C">
          <w:rPr>
            <w:rFonts w:ascii="Arial" w:eastAsia="宋体" w:hAnsi="Arial" w:cs="Arial" w:hint="eastAsia"/>
            <w:color w:val="212121"/>
            <w:kern w:val="0"/>
            <w:sz w:val="24"/>
            <w:szCs w:val="24"/>
          </w:rPr>
          <w:t xml:space="preserve"> 9 </w:t>
        </w:r>
        <w:r w:rsidR="000E618C" w:rsidRPr="000E618C">
          <w:rPr>
            <w:rFonts w:ascii="Arial" w:eastAsia="宋体" w:hAnsi="Arial" w:cs="Arial" w:hint="eastAsia"/>
            <w:color w:val="212121"/>
            <w:kern w:val="0"/>
            <w:sz w:val="24"/>
            <w:szCs w:val="24"/>
          </w:rPr>
          <w:t>之间的每个目标类别对应一个神经元</w:t>
        </w:r>
      </w:ins>
      <w:del w:id="2596" w:author="Shirley Li" w:date="2018-12-08T09:04:00Z">
        <w:r w:rsidRPr="009B37C0" w:rsidDel="000E618C">
          <w:rPr>
            <w:rFonts w:ascii="Arial" w:eastAsia="宋体" w:hAnsi="Arial" w:cs="Arial"/>
            <w:color w:val="212121"/>
            <w:kern w:val="0"/>
            <w:sz w:val="24"/>
            <w:szCs w:val="24"/>
          </w:rPr>
          <w:delText>每个目标类</w:delText>
        </w:r>
        <w:r w:rsidRPr="009B37C0" w:rsidDel="000E618C">
          <w:rPr>
            <w:rFonts w:ascii="Arial" w:eastAsia="宋体" w:hAnsi="Arial" w:cs="Arial"/>
            <w:color w:val="212121"/>
            <w:kern w:val="0"/>
            <w:sz w:val="24"/>
            <w:szCs w:val="24"/>
          </w:rPr>
          <w:delText>0-9</w:delText>
        </w:r>
        <w:r w:rsidRPr="009B37C0" w:rsidDel="000E618C">
          <w:rPr>
            <w:rFonts w:ascii="Arial" w:eastAsia="宋体" w:hAnsi="Arial" w:cs="Arial"/>
            <w:color w:val="212121"/>
            <w:kern w:val="0"/>
            <w:sz w:val="24"/>
            <w:szCs w:val="24"/>
          </w:rPr>
          <w:delText>一个</w:delText>
        </w:r>
      </w:del>
      <w:r w:rsidRPr="009B37C0">
        <w:rPr>
          <w:rFonts w:ascii="Arial" w:eastAsia="宋体" w:hAnsi="Arial" w:cs="Arial"/>
          <w:color w:val="212121"/>
          <w:kern w:val="0"/>
          <w:sz w:val="24"/>
          <w:szCs w:val="24"/>
        </w:rPr>
        <w:t>），</w:t>
      </w:r>
      <w:ins w:id="2597" w:author="Shirley Li" w:date="2018-12-08T09:04:00Z">
        <w:r w:rsidR="000E618C">
          <w:rPr>
            <w:rFonts w:ascii="Arial" w:eastAsia="宋体" w:hAnsi="Arial" w:cs="Arial" w:hint="eastAsia"/>
            <w:color w:val="212121"/>
            <w:kern w:val="0"/>
            <w:sz w:val="24"/>
            <w:szCs w:val="24"/>
          </w:rPr>
          <w:t>并应用</w:t>
        </w:r>
      </w:ins>
      <w:r w:rsidRPr="009B37C0">
        <w:rPr>
          <w:rFonts w:ascii="Arial" w:eastAsia="宋体" w:hAnsi="Arial" w:cs="Arial"/>
          <w:color w:val="212121"/>
          <w:kern w:val="0"/>
          <w:sz w:val="24"/>
          <w:szCs w:val="24"/>
        </w:rPr>
        <w:t>线性激活</w:t>
      </w:r>
      <w:ins w:id="2598" w:author="Shirley Li" w:date="2018-12-08T09:04:00Z">
        <w:r w:rsidR="000E618C">
          <w:rPr>
            <w:rFonts w:ascii="Arial" w:eastAsia="宋体" w:hAnsi="Arial" w:cs="Arial" w:hint="eastAsia"/>
            <w:color w:val="212121"/>
            <w:kern w:val="0"/>
            <w:sz w:val="24"/>
            <w:szCs w:val="24"/>
          </w:rPr>
          <w:t>函数</w:t>
        </w:r>
      </w:ins>
      <w:r w:rsidRPr="009B37C0">
        <w:rPr>
          <w:rFonts w:ascii="Arial" w:eastAsia="宋体" w:hAnsi="Arial" w:cs="Arial"/>
          <w:color w:val="212121"/>
          <w:kern w:val="0"/>
          <w:sz w:val="24"/>
          <w:szCs w:val="24"/>
        </w:rPr>
        <w:t>（默认</w:t>
      </w:r>
      <w:ins w:id="2599" w:author="Shirley Li" w:date="2018-12-08T09:04:00Z">
        <w:r w:rsidR="000E618C">
          <w:rPr>
            <w:rFonts w:ascii="Arial" w:eastAsia="宋体" w:hAnsi="Arial" w:cs="Arial" w:hint="eastAsia"/>
            <w:color w:val="212121"/>
            <w:kern w:val="0"/>
            <w:sz w:val="24"/>
            <w:szCs w:val="24"/>
          </w:rPr>
          <w:t>函数</w:t>
        </w:r>
      </w:ins>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logits = </w:t>
      </w:r>
      <w:proofErr w:type="gramStart"/>
      <w:r w:rsidRPr="009B37C0">
        <w:rPr>
          <w:rFonts w:ascii="Courier New" w:eastAsia="宋体" w:hAnsi="Courier New" w:cs="Courier New"/>
          <w:color w:val="37474F"/>
          <w:kern w:val="0"/>
          <w:szCs w:val="21"/>
        </w:rPr>
        <w:t>tf.layers</w:t>
      </w:r>
      <w:proofErr w:type="gramEnd"/>
      <w:r w:rsidRPr="009B37C0">
        <w:rPr>
          <w:rFonts w:ascii="Courier New" w:eastAsia="宋体" w:hAnsi="Courier New" w:cs="Courier New"/>
          <w:color w:val="37474F"/>
          <w:kern w:val="0"/>
          <w:szCs w:val="21"/>
        </w:rPr>
        <w:t>.dense(inputs=dropout, units=</w:t>
      </w:r>
      <w:r w:rsidRPr="009B37C0">
        <w:rPr>
          <w:rFonts w:ascii="Courier New" w:eastAsia="宋体" w:hAnsi="Courier New" w:cs="Courier New"/>
          <w:color w:val="C53929"/>
          <w:kern w:val="0"/>
          <w:szCs w:val="21"/>
        </w:rPr>
        <w:t>10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的最终输出张量</w:t>
      </w:r>
      <w:r w:rsidRPr="009B37C0">
        <w:rPr>
          <w:rFonts w:ascii="Courier New" w:eastAsia="宋体" w:hAnsi="Courier New" w:cs="Courier New"/>
          <w:color w:val="37474F"/>
          <w:kern w:val="0"/>
          <w:sz w:val="22"/>
          <w:shd w:val="clear" w:color="auto" w:fill="F7F7F7"/>
        </w:rPr>
        <w:t>logits</w:t>
      </w:r>
      <w:del w:id="2600" w:author="Shirley Li" w:date="2018-12-08T09:05:00Z">
        <w:r w:rsidRPr="009B37C0" w:rsidDel="00B33C67">
          <w:rPr>
            <w:rFonts w:ascii="Arial" w:eastAsia="宋体" w:hAnsi="Arial" w:cs="Arial"/>
            <w:color w:val="212121"/>
            <w:kern w:val="0"/>
            <w:sz w:val="24"/>
            <w:szCs w:val="24"/>
          </w:rPr>
          <w:delText>已</w:delText>
        </w:r>
      </w:del>
      <w:del w:id="2601" w:author="Shirley Li" w:date="2018-12-08T09:04:00Z">
        <w:r w:rsidRPr="009B37C0" w:rsidDel="00B33C67">
          <w:rPr>
            <w:rFonts w:ascii="Arial" w:eastAsia="宋体" w:hAnsi="Arial" w:cs="Arial" w:hint="eastAsia"/>
            <w:color w:val="212121"/>
            <w:kern w:val="0"/>
            <w:sz w:val="24"/>
            <w:szCs w:val="24"/>
          </w:rPr>
          <w:delText>经形成</w:delText>
        </w:r>
      </w:del>
      <w:ins w:id="2602" w:author="Shirley Li" w:date="2018-12-08T09:04:00Z">
        <w:r w:rsidR="00B33C67">
          <w:rPr>
            <w:rFonts w:ascii="Arial" w:eastAsia="宋体" w:hAnsi="Arial" w:cs="Arial" w:hint="eastAsia"/>
            <w:color w:val="212121"/>
            <w:kern w:val="0"/>
            <w:sz w:val="24"/>
            <w:szCs w:val="24"/>
          </w:rPr>
          <w:t>形状为</w:t>
        </w:r>
      </w:ins>
      <w:r w:rsidRPr="009B37C0">
        <w:rPr>
          <w:rFonts w:ascii="Arial" w:eastAsia="宋体" w:hAnsi="Arial" w:cs="Arial"/>
          <w:color w:val="212121"/>
          <w:kern w:val="0"/>
          <w:sz w:val="24"/>
          <w:szCs w:val="24"/>
        </w:rPr>
        <w:t> </w:t>
      </w:r>
      <w:moveToRangeStart w:id="2603" w:author="Shirley Li" w:date="2018-12-08T09:05:00Z" w:name="move532023235"/>
      <w:moveTo w:id="2604" w:author="Shirley Li" w:date="2018-12-08T09:05:00Z">
        <w:r w:rsidR="00B33C67" w:rsidRPr="009B37C0">
          <w:rPr>
            <w:rFonts w:ascii="Courier New" w:eastAsia="宋体" w:hAnsi="Courier New" w:cs="Courier New"/>
            <w:color w:val="37474F"/>
            <w:kern w:val="0"/>
            <w:sz w:val="22"/>
            <w:shd w:val="clear" w:color="auto" w:fill="F7F7F7"/>
          </w:rPr>
          <w:t>[</w:t>
        </w:r>
        <w:r w:rsidR="00B33C67" w:rsidRPr="009B37C0">
          <w:rPr>
            <w:rFonts w:ascii="Courier New" w:eastAsia="宋体" w:hAnsi="Courier New" w:cs="Courier New"/>
            <w:i/>
            <w:iCs/>
            <w:color w:val="37474F"/>
            <w:kern w:val="0"/>
            <w:sz w:val="22"/>
            <w:shd w:val="clear" w:color="auto" w:fill="F7F7F7"/>
          </w:rPr>
          <w:t>batch_size</w:t>
        </w:r>
        <w:r w:rsidR="00B33C67" w:rsidRPr="009B37C0">
          <w:rPr>
            <w:rFonts w:ascii="Courier New" w:eastAsia="宋体" w:hAnsi="Courier New" w:cs="Courier New"/>
            <w:color w:val="37474F"/>
            <w:kern w:val="0"/>
            <w:sz w:val="22"/>
            <w:shd w:val="clear" w:color="auto" w:fill="F7F7F7"/>
          </w:rPr>
          <w:t>, 10]</w:t>
        </w:r>
      </w:moveTo>
      <w:moveToRangeEnd w:id="2603"/>
      <w:r w:rsidRPr="009B37C0">
        <w:rPr>
          <w:rFonts w:ascii="Arial" w:eastAsia="宋体" w:hAnsi="Arial" w:cs="Arial"/>
          <w:color w:val="212121"/>
          <w:kern w:val="0"/>
          <w:sz w:val="24"/>
          <w:szCs w:val="24"/>
        </w:rPr>
        <w:t>。</w:t>
      </w:r>
      <w:moveFromRangeStart w:id="2605" w:author="Shirley Li" w:date="2018-12-08T09:05:00Z" w:name="move532023235"/>
      <w:moveFrom w:id="2606" w:author="Shirley Li" w:date="2018-12-08T09:05:00Z">
        <w:r w:rsidRPr="009B37C0" w:rsidDel="00B33C67">
          <w:rPr>
            <w:rFonts w:ascii="Courier New" w:eastAsia="宋体" w:hAnsi="Courier New" w:cs="Courier New"/>
            <w:color w:val="37474F"/>
            <w:kern w:val="0"/>
            <w:sz w:val="22"/>
            <w:shd w:val="clear" w:color="auto" w:fill="F7F7F7"/>
          </w:rPr>
          <w:t>[</w:t>
        </w:r>
        <w:r w:rsidRPr="009B37C0" w:rsidDel="00B33C67">
          <w:rPr>
            <w:rFonts w:ascii="Courier New" w:eastAsia="宋体" w:hAnsi="Courier New" w:cs="Courier New"/>
            <w:i/>
            <w:iCs/>
            <w:color w:val="37474F"/>
            <w:kern w:val="0"/>
            <w:sz w:val="22"/>
            <w:shd w:val="clear" w:color="auto" w:fill="F7F7F7"/>
          </w:rPr>
          <w:t>batch_size</w:t>
        </w:r>
        <w:r w:rsidRPr="009B37C0" w:rsidDel="00B33C67">
          <w:rPr>
            <w:rFonts w:ascii="Courier New" w:eastAsia="宋体" w:hAnsi="Courier New" w:cs="Courier New"/>
            <w:color w:val="37474F"/>
            <w:kern w:val="0"/>
            <w:sz w:val="22"/>
            <w:shd w:val="clear" w:color="auto" w:fill="F7F7F7"/>
          </w:rPr>
          <w:t>, 10]</w:t>
        </w:r>
      </w:moveFrom>
      <w:moveFromRangeEnd w:id="2605"/>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生成预测</w:t>
      </w:r>
    </w:p>
    <w:p w:rsidR="006F7728" w:rsidRPr="009B37C0" w:rsidRDefault="006F7728" w:rsidP="006F7728">
      <w:pPr>
        <w:widowControl/>
        <w:spacing w:before="240" w:after="240"/>
        <w:jc w:val="left"/>
        <w:rPr>
          <w:rFonts w:ascii="Arial" w:eastAsia="宋体" w:hAnsi="Arial" w:cs="Arial"/>
          <w:color w:val="212121"/>
          <w:kern w:val="0"/>
          <w:sz w:val="24"/>
          <w:szCs w:val="24"/>
        </w:rPr>
      </w:pPr>
      <w:del w:id="2607" w:author="Shirley Li" w:date="2018-12-08T09:05:00Z">
        <w:r w:rsidRPr="009B37C0" w:rsidDel="00D81283">
          <w:rPr>
            <w:rFonts w:ascii="Arial" w:eastAsia="宋体" w:hAnsi="Arial" w:cs="Arial"/>
            <w:color w:val="212121"/>
            <w:kern w:val="0"/>
            <w:sz w:val="24"/>
            <w:szCs w:val="24"/>
          </w:rPr>
          <w:delText>我们</w:delText>
        </w:r>
      </w:del>
      <w:r w:rsidRPr="009B37C0">
        <w:rPr>
          <w:rFonts w:ascii="Arial" w:eastAsia="宋体" w:hAnsi="Arial" w:cs="Arial"/>
          <w:color w:val="212121"/>
          <w:kern w:val="0"/>
          <w:sz w:val="24"/>
          <w:szCs w:val="24"/>
        </w:rPr>
        <w:t>模型的</w:t>
      </w:r>
      <w:del w:id="2608" w:author="Shirley Li" w:date="2018-12-08T09:05:00Z">
        <w:r w:rsidRPr="009B37C0" w:rsidDel="00D81283">
          <w:rPr>
            <w:rFonts w:ascii="Arial" w:eastAsia="宋体" w:hAnsi="Arial" w:cs="Arial" w:hint="eastAsia"/>
            <w:color w:val="212121"/>
            <w:kern w:val="0"/>
            <w:sz w:val="24"/>
            <w:szCs w:val="24"/>
          </w:rPr>
          <w:delText>logits</w:delText>
        </w:r>
      </w:del>
      <w:ins w:id="2609" w:author="Shirley Li" w:date="2018-12-08T09:05:00Z">
        <w:r w:rsidR="00D81283">
          <w:rPr>
            <w:rFonts w:ascii="Arial" w:eastAsia="宋体" w:hAnsi="Arial" w:cs="Arial" w:hint="eastAsia"/>
            <w:color w:val="212121"/>
            <w:kern w:val="0"/>
            <w:sz w:val="24"/>
            <w:szCs w:val="24"/>
          </w:rPr>
          <w:t>对数</w:t>
        </w:r>
      </w:ins>
      <w:r w:rsidRPr="009B37C0">
        <w:rPr>
          <w:rFonts w:ascii="Arial" w:eastAsia="宋体" w:hAnsi="Arial" w:cs="Arial"/>
          <w:color w:val="212121"/>
          <w:kern w:val="0"/>
          <w:sz w:val="24"/>
          <w:szCs w:val="24"/>
        </w:rPr>
        <w:t>层</w:t>
      </w:r>
      <w:ins w:id="2610" w:author="Shirley Li" w:date="2018-12-08T09:05:00Z">
        <w:r w:rsidR="00ED5CF4">
          <w:rPr>
            <w:rFonts w:ascii="Arial" w:eastAsia="宋体" w:hAnsi="Arial" w:cs="Arial" w:hint="eastAsia"/>
            <w:color w:val="212121"/>
            <w:kern w:val="0"/>
            <w:sz w:val="24"/>
            <w:szCs w:val="24"/>
          </w:rPr>
          <w:t>以</w:t>
        </w:r>
        <w:r w:rsidR="00ED5CF4" w:rsidRPr="009B37C0">
          <w:rPr>
            <w:rFonts w:ascii="Courier New" w:eastAsia="宋体" w:hAnsi="Courier New" w:cs="Courier New"/>
            <w:color w:val="37474F"/>
            <w:kern w:val="0"/>
            <w:sz w:val="22"/>
            <w:shd w:val="clear" w:color="auto" w:fill="F7F7F7"/>
          </w:rPr>
          <w:t>[</w:t>
        </w:r>
        <w:r w:rsidR="00ED5CF4" w:rsidRPr="009B37C0">
          <w:rPr>
            <w:rFonts w:ascii="Courier New" w:eastAsia="宋体" w:hAnsi="Courier New" w:cs="Courier New"/>
            <w:i/>
            <w:iCs/>
            <w:color w:val="37474F"/>
            <w:kern w:val="0"/>
            <w:sz w:val="22"/>
            <w:shd w:val="clear" w:color="auto" w:fill="F7F7F7"/>
          </w:rPr>
          <w:t>batch_size</w:t>
        </w:r>
        <w:r w:rsidR="00ED5CF4" w:rsidRPr="009B37C0">
          <w:rPr>
            <w:rFonts w:ascii="Courier New" w:eastAsia="宋体" w:hAnsi="Courier New" w:cs="Courier New"/>
            <w:color w:val="37474F"/>
            <w:kern w:val="0"/>
            <w:sz w:val="22"/>
            <w:shd w:val="clear" w:color="auto" w:fill="F7F7F7"/>
          </w:rPr>
          <w:t>, 10]</w:t>
        </w:r>
        <w:r w:rsidR="00ED5CF4" w:rsidRPr="00ED5CF4">
          <w:rPr>
            <w:rFonts w:hint="eastAsia"/>
          </w:rPr>
          <w:t xml:space="preserve"> </w:t>
        </w:r>
        <w:r w:rsidR="00ED5CF4" w:rsidRPr="00ED5CF4">
          <w:rPr>
            <w:rFonts w:ascii="Courier New" w:eastAsia="宋体" w:hAnsi="Courier New" w:cs="Courier New" w:hint="eastAsia"/>
            <w:color w:val="37474F"/>
            <w:kern w:val="0"/>
            <w:sz w:val="22"/>
            <w:shd w:val="clear" w:color="auto" w:fill="F7F7F7"/>
          </w:rPr>
          <w:t>维张量中原始值的形式返回预测。</w:t>
        </w:r>
      </w:ins>
      <w:del w:id="2611" w:author="Shirley Li" w:date="2018-12-08T09:05:00Z">
        <w:r w:rsidRPr="009B37C0" w:rsidDel="00ED5CF4">
          <w:rPr>
            <w:rFonts w:ascii="Arial" w:eastAsia="宋体" w:hAnsi="Arial" w:cs="Arial"/>
            <w:color w:val="212121"/>
            <w:kern w:val="0"/>
            <w:sz w:val="24"/>
            <w:szCs w:val="24"/>
          </w:rPr>
          <w:delText>将我们的预测作为原始值在一</w:delText>
        </w:r>
        <w:r w:rsidRPr="009B37C0" w:rsidDel="00ED5CF4">
          <w:rPr>
            <w:rFonts w:ascii="Arial" w:eastAsia="宋体" w:hAnsi="Arial" w:cs="Arial"/>
            <w:color w:val="212121"/>
            <w:kern w:val="0"/>
            <w:sz w:val="24"/>
            <w:szCs w:val="24"/>
          </w:rPr>
          <w:delText> </w:delText>
        </w:r>
        <w:r w:rsidRPr="009B37C0" w:rsidDel="00ED5CF4">
          <w:rPr>
            <w:rFonts w:ascii="Arial" w:eastAsia="宋体" w:hAnsi="Arial" w:cs="Arial"/>
            <w:color w:val="212121"/>
            <w:kern w:val="0"/>
            <w:sz w:val="24"/>
            <w:szCs w:val="24"/>
          </w:rPr>
          <w:delText>维张量中返回</w:delText>
        </w:r>
      </w:del>
      <w:r w:rsidRPr="009B37C0">
        <w:rPr>
          <w:rFonts w:ascii="Arial" w:eastAsia="宋体" w:hAnsi="Arial" w:cs="Arial"/>
          <w:color w:val="212121"/>
          <w:kern w:val="0"/>
          <w:sz w:val="24"/>
          <w:szCs w:val="24"/>
        </w:rPr>
        <w:t>。让我们将这些原始值转换为我们的模型函数可以返回的两种不同格式：</w:t>
      </w:r>
      <w:del w:id="2612" w:author="Shirley Li" w:date="2018-12-08T09:05:00Z">
        <w:r w:rsidRPr="009B37C0" w:rsidDel="00ED5CF4">
          <w:rPr>
            <w:rFonts w:ascii="Courier New" w:eastAsia="宋体" w:hAnsi="Courier New" w:cs="Courier New"/>
            <w:color w:val="37474F"/>
            <w:kern w:val="0"/>
            <w:sz w:val="22"/>
            <w:shd w:val="clear" w:color="auto" w:fill="F7F7F7"/>
          </w:rPr>
          <w:delText>[</w:delText>
        </w:r>
        <w:r w:rsidRPr="009B37C0" w:rsidDel="00ED5CF4">
          <w:rPr>
            <w:rFonts w:ascii="Courier New" w:eastAsia="宋体" w:hAnsi="Courier New" w:cs="Courier New"/>
            <w:i/>
            <w:iCs/>
            <w:color w:val="37474F"/>
            <w:kern w:val="0"/>
            <w:sz w:val="22"/>
            <w:shd w:val="clear" w:color="auto" w:fill="F7F7F7"/>
          </w:rPr>
          <w:delText>batch_size</w:delText>
        </w:r>
        <w:r w:rsidRPr="009B37C0" w:rsidDel="00ED5CF4">
          <w:rPr>
            <w:rFonts w:ascii="Courier New" w:eastAsia="宋体" w:hAnsi="Courier New" w:cs="Courier New"/>
            <w:color w:val="37474F"/>
            <w:kern w:val="0"/>
            <w:sz w:val="22"/>
            <w:shd w:val="clear" w:color="auto" w:fill="F7F7F7"/>
          </w:rPr>
          <w:delText>, 10]</w:delText>
        </w:r>
      </w:del>
    </w:p>
    <w:p w:rsidR="006F7728" w:rsidRPr="009B37C0" w:rsidRDefault="006F7728" w:rsidP="006F7728">
      <w:pPr>
        <w:widowControl/>
        <w:numPr>
          <w:ilvl w:val="0"/>
          <w:numId w:val="49"/>
        </w:numPr>
        <w:spacing w:before="120" w:after="120"/>
        <w:ind w:left="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每个例子的</w:t>
      </w:r>
      <w:r w:rsidRPr="009B37C0">
        <w:rPr>
          <w:rFonts w:ascii="Arial" w:eastAsia="宋体" w:hAnsi="Arial" w:cs="Arial"/>
          <w:b/>
          <w:bCs/>
          <w:color w:val="212121"/>
          <w:kern w:val="0"/>
          <w:sz w:val="24"/>
          <w:szCs w:val="24"/>
        </w:rPr>
        <w:t>预测类</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0-9</w:t>
      </w:r>
      <w:r w:rsidRPr="009B37C0">
        <w:rPr>
          <w:rFonts w:ascii="Arial" w:eastAsia="宋体" w:hAnsi="Arial" w:cs="Arial"/>
          <w:color w:val="212121"/>
          <w:kern w:val="0"/>
          <w:sz w:val="24"/>
          <w:szCs w:val="24"/>
        </w:rPr>
        <w:t>的数字。</w:t>
      </w:r>
    </w:p>
    <w:p w:rsidR="006F7728" w:rsidRPr="009B37C0" w:rsidRDefault="006F7728" w:rsidP="006F7728">
      <w:pPr>
        <w:widowControl/>
        <w:numPr>
          <w:ilvl w:val="0"/>
          <w:numId w:val="49"/>
        </w:numPr>
        <w:spacing w:before="120" w:after="120"/>
        <w:ind w:left="0"/>
        <w:jc w:val="left"/>
        <w:rPr>
          <w:rFonts w:ascii="Arial" w:eastAsia="宋体" w:hAnsi="Arial" w:cs="Arial"/>
          <w:color w:val="212121"/>
          <w:kern w:val="0"/>
          <w:sz w:val="24"/>
          <w:szCs w:val="24"/>
        </w:rPr>
      </w:pPr>
      <w:del w:id="2613" w:author="Shirley Li" w:date="2018-12-08T09:06:00Z">
        <w:r w:rsidRPr="009B37C0" w:rsidDel="00C4773C">
          <w:rPr>
            <w:rFonts w:ascii="Arial" w:eastAsia="宋体" w:hAnsi="Arial" w:cs="Arial" w:hint="eastAsia"/>
            <w:color w:val="212121"/>
            <w:kern w:val="0"/>
            <w:sz w:val="24"/>
            <w:szCs w:val="24"/>
          </w:rPr>
          <w:delText>的</w:delText>
        </w:r>
        <w:r w:rsidRPr="009B37C0" w:rsidDel="00C4773C">
          <w:rPr>
            <w:rFonts w:ascii="Arial" w:eastAsia="宋体" w:hAnsi="Arial" w:cs="Arial" w:hint="eastAsia"/>
            <w:b/>
            <w:bCs/>
            <w:color w:val="212121"/>
            <w:kern w:val="0"/>
            <w:sz w:val="24"/>
            <w:szCs w:val="24"/>
          </w:rPr>
          <w:delText>概率</w:delText>
        </w:r>
        <w:r w:rsidRPr="009B37C0" w:rsidDel="00C4773C">
          <w:rPr>
            <w:rFonts w:ascii="Arial" w:eastAsia="宋体" w:hAnsi="Arial" w:cs="Arial" w:hint="eastAsia"/>
            <w:color w:val="212121"/>
            <w:kern w:val="0"/>
            <w:sz w:val="24"/>
            <w:szCs w:val="24"/>
          </w:rPr>
          <w:delText>为每个实施例的</w:delText>
        </w:r>
      </w:del>
      <w:ins w:id="2614" w:author="Shirley Li" w:date="2018-12-08T09:06:00Z">
        <w:r w:rsidR="00C4773C">
          <w:rPr>
            <w:rFonts w:ascii="Arial" w:eastAsia="宋体" w:hAnsi="Arial" w:cs="Arial" w:hint="eastAsia"/>
            <w:color w:val="212121"/>
            <w:kern w:val="0"/>
            <w:sz w:val="24"/>
            <w:szCs w:val="24"/>
          </w:rPr>
          <w:t>每个样本属于</w:t>
        </w:r>
      </w:ins>
      <w:r w:rsidRPr="009B37C0">
        <w:rPr>
          <w:rFonts w:ascii="Arial" w:eastAsia="宋体" w:hAnsi="Arial" w:cs="Arial"/>
          <w:color w:val="212121"/>
          <w:kern w:val="0"/>
          <w:sz w:val="24"/>
          <w:szCs w:val="24"/>
        </w:rPr>
        <w:t>每个可能的目标类</w:t>
      </w:r>
      <w:ins w:id="2615" w:author="Shirley Li" w:date="2018-12-08T09:06:00Z">
        <w:r w:rsidR="00C4773C">
          <w:rPr>
            <w:rFonts w:ascii="Arial" w:eastAsia="宋体" w:hAnsi="Arial" w:cs="Arial" w:hint="eastAsia"/>
            <w:color w:val="212121"/>
            <w:kern w:val="0"/>
            <w:sz w:val="24"/>
            <w:szCs w:val="24"/>
          </w:rPr>
          <w:t>的概率</w:t>
        </w:r>
      </w:ins>
      <w:r w:rsidRPr="009B37C0">
        <w:rPr>
          <w:rFonts w:ascii="Arial" w:eastAsia="宋体" w:hAnsi="Arial" w:cs="Arial"/>
          <w:color w:val="212121"/>
          <w:kern w:val="0"/>
          <w:sz w:val="24"/>
          <w:szCs w:val="24"/>
        </w:rPr>
        <w:t>：该</w:t>
      </w:r>
      <w:ins w:id="2616" w:author="Shirley Li" w:date="2018-12-08T09:06:00Z">
        <w:r w:rsidR="005B25C7">
          <w:rPr>
            <w:rFonts w:ascii="Arial" w:eastAsia="宋体" w:hAnsi="Arial" w:cs="Arial" w:hint="eastAsia"/>
            <w:color w:val="212121"/>
            <w:kern w:val="0"/>
            <w:sz w:val="24"/>
            <w:szCs w:val="24"/>
          </w:rPr>
          <w:t>样本</w:t>
        </w:r>
      </w:ins>
      <w:del w:id="2617" w:author="Shirley Li" w:date="2018-12-08T09:06:00Z">
        <w:r w:rsidRPr="009B37C0" w:rsidDel="005B25C7">
          <w:rPr>
            <w:rFonts w:ascii="Arial" w:eastAsia="宋体" w:hAnsi="Arial" w:cs="Arial"/>
            <w:color w:val="212121"/>
            <w:kern w:val="0"/>
            <w:sz w:val="24"/>
            <w:szCs w:val="24"/>
          </w:rPr>
          <w:delText>示例</w:delText>
        </w:r>
      </w:del>
      <w:r w:rsidRPr="009B37C0">
        <w:rPr>
          <w:rFonts w:ascii="Arial" w:eastAsia="宋体" w:hAnsi="Arial" w:cs="Arial"/>
          <w:color w:val="212121"/>
          <w:kern w:val="0"/>
          <w:sz w:val="24"/>
          <w:szCs w:val="24"/>
        </w:rPr>
        <w:t>是</w:t>
      </w:r>
      <w:r w:rsidRPr="009B37C0">
        <w:rPr>
          <w:rFonts w:ascii="Arial" w:eastAsia="宋体" w:hAnsi="Arial" w:cs="Arial"/>
          <w:color w:val="212121"/>
          <w:kern w:val="0"/>
          <w:sz w:val="24"/>
          <w:szCs w:val="24"/>
        </w:rPr>
        <w:t>0</w:t>
      </w:r>
      <w:ins w:id="2618" w:author="Shirley Li" w:date="2018-12-08T09:06:00Z">
        <w:r w:rsidR="005B25C7" w:rsidRPr="009B37C0">
          <w:rPr>
            <w:rFonts w:ascii="Arial" w:eastAsia="宋体" w:hAnsi="Arial" w:cs="Arial"/>
            <w:color w:val="212121"/>
            <w:kern w:val="0"/>
            <w:sz w:val="24"/>
            <w:szCs w:val="24"/>
          </w:rPr>
          <w:t>，是</w:t>
        </w:r>
        <w:r w:rsidR="005B25C7" w:rsidRPr="009B37C0">
          <w:rPr>
            <w:rFonts w:ascii="Arial" w:eastAsia="宋体" w:hAnsi="Arial" w:cs="Arial"/>
            <w:color w:val="212121"/>
            <w:kern w:val="0"/>
            <w:sz w:val="24"/>
            <w:szCs w:val="24"/>
          </w:rPr>
          <w:t>1</w:t>
        </w:r>
        <w:r w:rsidR="005B25C7" w:rsidRPr="009B37C0">
          <w:rPr>
            <w:rFonts w:ascii="Arial" w:eastAsia="宋体" w:hAnsi="Arial" w:cs="Arial"/>
            <w:color w:val="212121"/>
            <w:kern w:val="0"/>
            <w:sz w:val="24"/>
            <w:szCs w:val="24"/>
          </w:rPr>
          <w:t>，是</w:t>
        </w:r>
        <w:r w:rsidR="005B25C7" w:rsidRPr="009B37C0">
          <w:rPr>
            <w:rFonts w:ascii="Arial" w:eastAsia="宋体" w:hAnsi="Arial" w:cs="Arial"/>
            <w:color w:val="212121"/>
            <w:kern w:val="0"/>
            <w:sz w:val="24"/>
            <w:szCs w:val="24"/>
          </w:rPr>
          <w:t>2</w:t>
        </w:r>
        <w:r w:rsidR="005B25C7" w:rsidRPr="009B37C0">
          <w:rPr>
            <w:rFonts w:ascii="Arial" w:eastAsia="宋体" w:hAnsi="Arial" w:cs="Arial"/>
            <w:color w:val="212121"/>
            <w:kern w:val="0"/>
            <w:sz w:val="24"/>
            <w:szCs w:val="24"/>
          </w:rPr>
          <w:t>等</w:t>
        </w:r>
      </w:ins>
      <w:r w:rsidRPr="009B37C0">
        <w:rPr>
          <w:rFonts w:ascii="Arial" w:eastAsia="宋体" w:hAnsi="Arial" w:cs="Arial"/>
          <w:color w:val="212121"/>
          <w:kern w:val="0"/>
          <w:sz w:val="24"/>
          <w:szCs w:val="24"/>
        </w:rPr>
        <w:t>的概率</w:t>
      </w:r>
      <w:del w:id="2619" w:author="Shirley Li" w:date="2018-12-08T09:06:00Z">
        <w:r w:rsidRPr="009B37C0" w:rsidDel="005B25C7">
          <w:rPr>
            <w:rFonts w:ascii="Arial" w:eastAsia="宋体" w:hAnsi="Arial" w:cs="Arial"/>
            <w:color w:val="212121"/>
            <w:kern w:val="0"/>
            <w:sz w:val="24"/>
            <w:szCs w:val="24"/>
          </w:rPr>
          <w:delText>，是</w:delText>
        </w:r>
        <w:r w:rsidRPr="009B37C0" w:rsidDel="005B25C7">
          <w:rPr>
            <w:rFonts w:ascii="Arial" w:eastAsia="宋体" w:hAnsi="Arial" w:cs="Arial"/>
            <w:color w:val="212121"/>
            <w:kern w:val="0"/>
            <w:sz w:val="24"/>
            <w:szCs w:val="24"/>
          </w:rPr>
          <w:delText>1</w:delText>
        </w:r>
        <w:r w:rsidRPr="009B37C0" w:rsidDel="005B25C7">
          <w:rPr>
            <w:rFonts w:ascii="Arial" w:eastAsia="宋体" w:hAnsi="Arial" w:cs="Arial"/>
            <w:color w:val="212121"/>
            <w:kern w:val="0"/>
            <w:sz w:val="24"/>
            <w:szCs w:val="24"/>
          </w:rPr>
          <w:delText>，是</w:delText>
        </w:r>
        <w:r w:rsidRPr="009B37C0" w:rsidDel="005B25C7">
          <w:rPr>
            <w:rFonts w:ascii="Arial" w:eastAsia="宋体" w:hAnsi="Arial" w:cs="Arial"/>
            <w:color w:val="212121"/>
            <w:kern w:val="0"/>
            <w:sz w:val="24"/>
            <w:szCs w:val="24"/>
          </w:rPr>
          <w:delText>2</w:delText>
        </w:r>
        <w:r w:rsidRPr="009B37C0" w:rsidDel="005B25C7">
          <w:rPr>
            <w:rFonts w:ascii="Arial" w:eastAsia="宋体" w:hAnsi="Arial" w:cs="Arial"/>
            <w:color w:val="212121"/>
            <w:kern w:val="0"/>
            <w:sz w:val="24"/>
            <w:szCs w:val="24"/>
          </w:rPr>
          <w:delText>等</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对于给定的示例，我们的预测类是具有最高原始值的</w:t>
      </w:r>
      <w:del w:id="2620" w:author="Shirley Li" w:date="2018-12-08T09:06:00Z">
        <w:r w:rsidRPr="009B37C0" w:rsidDel="00EC5710">
          <w:rPr>
            <w:rFonts w:ascii="Arial" w:eastAsia="宋体" w:hAnsi="Arial" w:cs="Arial" w:hint="eastAsia"/>
            <w:color w:val="212121"/>
            <w:kern w:val="0"/>
            <w:sz w:val="24"/>
            <w:szCs w:val="24"/>
          </w:rPr>
          <w:delText>logits tensor</w:delText>
        </w:r>
      </w:del>
      <w:del w:id="2621" w:author="Shirley Li" w:date="2018-12-08T09:07:00Z">
        <w:r w:rsidRPr="009B37C0" w:rsidDel="00EC5710">
          <w:rPr>
            <w:rFonts w:ascii="Arial" w:eastAsia="宋体" w:hAnsi="Arial" w:cs="Arial"/>
            <w:color w:val="212121"/>
            <w:kern w:val="0"/>
            <w:sz w:val="24"/>
            <w:szCs w:val="24"/>
          </w:rPr>
          <w:delText>的</w:delText>
        </w:r>
      </w:del>
      <w:r w:rsidRPr="009B37C0">
        <w:rPr>
          <w:rFonts w:ascii="Arial" w:eastAsia="宋体" w:hAnsi="Arial" w:cs="Arial"/>
          <w:color w:val="212121"/>
          <w:kern w:val="0"/>
          <w:sz w:val="24"/>
          <w:szCs w:val="24"/>
        </w:rPr>
        <w:t>相应行中的元素。我们可以使用</w:t>
      </w:r>
      <w:hyperlink r:id="rId203" w:history="1">
        <w:r w:rsidRPr="009B37C0">
          <w:rPr>
            <w:rFonts w:ascii="Courier New" w:eastAsia="宋体" w:hAnsi="Courier New" w:cs="Courier New"/>
            <w:color w:val="039BE5"/>
            <w:kern w:val="0"/>
            <w:sz w:val="22"/>
            <w:shd w:val="clear" w:color="auto" w:fill="F7F7F7"/>
          </w:rPr>
          <w:t>tf.argmax</w:t>
        </w:r>
      </w:hyperlink>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函数找到这个元素的索引：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proofErr w:type="gramStart"/>
      <w:r w:rsidRPr="009B37C0">
        <w:rPr>
          <w:rFonts w:ascii="Courier New" w:eastAsia="宋体" w:hAnsi="Courier New" w:cs="Courier New"/>
          <w:color w:val="37474F"/>
          <w:kern w:val="0"/>
          <w:szCs w:val="21"/>
        </w:rPr>
        <w:t>tf.argmax</w:t>
      </w:r>
      <w:proofErr w:type="gramEnd"/>
      <w:r w:rsidRPr="009B37C0">
        <w:rPr>
          <w:rFonts w:ascii="Courier New" w:eastAsia="宋体" w:hAnsi="Courier New" w:cs="Courier New"/>
          <w:color w:val="37474F"/>
          <w:kern w:val="0"/>
          <w:szCs w:val="21"/>
        </w:rPr>
        <w:t>(input=logits, axis=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del w:id="2622" w:author="Shirley Li" w:date="2018-12-08T09:07:00Z">
        <w:r w:rsidRPr="009B37C0" w:rsidDel="00A414CF">
          <w:rPr>
            <w:rFonts w:ascii="Arial" w:eastAsia="宋体" w:hAnsi="Arial" w:cs="Arial"/>
            <w:color w:val="212121"/>
            <w:kern w:val="0"/>
            <w:sz w:val="24"/>
            <w:szCs w:val="24"/>
          </w:rPr>
          <w:delText>该</w:delText>
        </w:r>
      </w:del>
      <w:r w:rsidRPr="009B37C0">
        <w:rPr>
          <w:rFonts w:ascii="Courier New" w:eastAsia="宋体" w:hAnsi="Courier New" w:cs="Courier New"/>
          <w:color w:val="37474F"/>
          <w:kern w:val="0"/>
          <w:sz w:val="22"/>
          <w:shd w:val="clear" w:color="auto" w:fill="F7F7F7"/>
        </w:rPr>
        <w:t>input</w:t>
      </w:r>
      <w:r w:rsidRPr="009B37C0">
        <w:rPr>
          <w:rFonts w:ascii="Arial" w:eastAsia="宋体" w:hAnsi="Arial" w:cs="Arial"/>
          <w:color w:val="212121"/>
          <w:kern w:val="0"/>
          <w:sz w:val="24"/>
          <w:szCs w:val="24"/>
        </w:rPr>
        <w:t>参数指定从中提取最大值，这里的张量</w:t>
      </w:r>
      <w:r w:rsidRPr="009B37C0">
        <w:rPr>
          <w:rFonts w:ascii="Courier New" w:eastAsia="宋体" w:hAnsi="Courier New" w:cs="Courier New"/>
          <w:color w:val="37474F"/>
          <w:kern w:val="0"/>
          <w:sz w:val="22"/>
          <w:shd w:val="clear" w:color="auto" w:fill="F7F7F7"/>
        </w:rPr>
        <w:t>logits</w:t>
      </w:r>
      <w:r w:rsidRPr="009B37C0">
        <w:rPr>
          <w:rFonts w:ascii="Arial" w:eastAsia="宋体" w:hAnsi="Arial" w:cs="Arial"/>
          <w:color w:val="212121"/>
          <w:kern w:val="0"/>
          <w:sz w:val="24"/>
          <w:szCs w:val="24"/>
        </w:rPr>
        <w:t>。该</w:t>
      </w:r>
      <w:r w:rsidRPr="009B37C0">
        <w:rPr>
          <w:rFonts w:ascii="Courier New" w:eastAsia="宋体" w:hAnsi="Courier New" w:cs="Courier New"/>
          <w:color w:val="37474F"/>
          <w:kern w:val="0"/>
          <w:sz w:val="22"/>
          <w:shd w:val="clear" w:color="auto" w:fill="F7F7F7"/>
        </w:rPr>
        <w:t>axis</w:t>
      </w:r>
      <w:r w:rsidRPr="009B37C0">
        <w:rPr>
          <w:rFonts w:ascii="Arial" w:eastAsia="宋体" w:hAnsi="Arial" w:cs="Arial"/>
          <w:color w:val="212121"/>
          <w:kern w:val="0"/>
          <w:sz w:val="24"/>
          <w:szCs w:val="24"/>
        </w:rPr>
        <w:t>参数指定</w:t>
      </w:r>
      <w:del w:id="2623" w:author="Shirley Li" w:date="2018-12-08T09:07:00Z">
        <w:r w:rsidRPr="009B37C0" w:rsidDel="00A414CF">
          <w:rPr>
            <w:rFonts w:ascii="Arial" w:eastAsia="宋体" w:hAnsi="Arial" w:cs="Arial"/>
            <w:color w:val="212121"/>
            <w:kern w:val="0"/>
            <w:sz w:val="24"/>
            <w:szCs w:val="24"/>
          </w:rPr>
          <w:delText>的轴</w:delText>
        </w:r>
      </w:del>
      <w:r w:rsidRPr="009B37C0">
        <w:rPr>
          <w:rFonts w:ascii="Courier New" w:eastAsia="宋体" w:hAnsi="Courier New" w:cs="Courier New"/>
          <w:color w:val="37474F"/>
          <w:kern w:val="0"/>
          <w:sz w:val="22"/>
          <w:shd w:val="clear" w:color="auto" w:fill="F7F7F7"/>
        </w:rPr>
        <w:t>input</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张量</w:t>
      </w:r>
      <w:proofErr w:type="gramStart"/>
      <w:r w:rsidRPr="009B37C0">
        <w:rPr>
          <w:rFonts w:ascii="Arial" w:eastAsia="宋体" w:hAnsi="Arial" w:cs="Arial"/>
          <w:color w:val="212121"/>
          <w:kern w:val="0"/>
          <w:sz w:val="24"/>
          <w:szCs w:val="24"/>
        </w:rPr>
        <w:t>沿找到</w:t>
      </w:r>
      <w:proofErr w:type="gramEnd"/>
      <w:r w:rsidRPr="009B37C0">
        <w:rPr>
          <w:rFonts w:ascii="Arial" w:eastAsia="宋体" w:hAnsi="Arial" w:cs="Arial"/>
          <w:color w:val="212121"/>
          <w:kern w:val="0"/>
          <w:sz w:val="24"/>
          <w:szCs w:val="24"/>
        </w:rPr>
        <w:t>最大</w:t>
      </w:r>
      <w:del w:id="2624" w:author="Shirley Li" w:date="2018-12-08T09:07:00Z">
        <w:r w:rsidRPr="009B37C0" w:rsidDel="00A414CF">
          <w:rPr>
            <w:rFonts w:ascii="Arial" w:eastAsia="宋体" w:hAnsi="Arial" w:cs="Arial"/>
            <w:color w:val="212121"/>
            <w:kern w:val="0"/>
            <w:sz w:val="24"/>
            <w:szCs w:val="24"/>
          </w:rPr>
          <w:delText>的价</w:delText>
        </w:r>
      </w:del>
      <w:r w:rsidRPr="009B37C0">
        <w:rPr>
          <w:rFonts w:ascii="Arial" w:eastAsia="宋体" w:hAnsi="Arial" w:cs="Arial"/>
          <w:color w:val="212121"/>
          <w:kern w:val="0"/>
          <w:sz w:val="24"/>
          <w:szCs w:val="24"/>
        </w:rPr>
        <w:t>值</w:t>
      </w:r>
      <w:ins w:id="2625" w:author="Shirley Li" w:date="2018-12-08T09:07:00Z">
        <w:r w:rsidR="00A414CF" w:rsidRPr="009B37C0">
          <w:rPr>
            <w:rFonts w:ascii="Arial" w:eastAsia="宋体" w:hAnsi="Arial" w:cs="Arial"/>
            <w:color w:val="212121"/>
            <w:kern w:val="0"/>
            <w:sz w:val="24"/>
            <w:szCs w:val="24"/>
          </w:rPr>
          <w:t>的轴</w:t>
        </w:r>
      </w:ins>
      <w:r w:rsidRPr="009B37C0">
        <w:rPr>
          <w:rFonts w:ascii="Arial" w:eastAsia="宋体" w:hAnsi="Arial" w:cs="Arial"/>
          <w:color w:val="212121"/>
          <w:kern w:val="0"/>
          <w:sz w:val="24"/>
          <w:szCs w:val="24"/>
        </w:rPr>
        <w:t>。在这里，我们</w:t>
      </w:r>
      <w:ins w:id="2626" w:author="Shirley Li" w:date="2018-12-08T09:07:00Z">
        <w:r w:rsidR="00A51601">
          <w:rPr>
            <w:rFonts w:ascii="Arial" w:eastAsia="宋体" w:hAnsi="Arial" w:cs="Arial" w:hint="eastAsia"/>
            <w:color w:val="212121"/>
            <w:kern w:val="0"/>
            <w:sz w:val="24"/>
            <w:szCs w:val="24"/>
          </w:rPr>
          <w:t>需要沿着</w:t>
        </w:r>
      </w:ins>
      <w:del w:id="2627" w:author="Shirley Li" w:date="2018-12-08T09:07:00Z">
        <w:r w:rsidRPr="009B37C0" w:rsidDel="00A51601">
          <w:rPr>
            <w:rFonts w:ascii="Arial" w:eastAsia="宋体" w:hAnsi="Arial" w:cs="Arial"/>
            <w:color w:val="212121"/>
            <w:kern w:val="0"/>
            <w:sz w:val="24"/>
            <w:szCs w:val="24"/>
          </w:rPr>
          <w:delText>希望</w:delText>
        </w:r>
      </w:del>
      <w:r w:rsidRPr="009B37C0">
        <w:rPr>
          <w:rFonts w:ascii="Arial" w:eastAsia="宋体" w:hAnsi="Arial" w:cs="Arial"/>
          <w:color w:val="212121"/>
          <w:kern w:val="0"/>
          <w:sz w:val="24"/>
          <w:szCs w:val="24"/>
        </w:rPr>
        <w:t>在索引为</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的维度上找到最大值，这对应于我们的预测（</w:t>
      </w:r>
      <w:del w:id="2628" w:author="Shirley Li" w:date="2018-12-08T09:08:00Z">
        <w:r w:rsidRPr="009B37C0" w:rsidDel="00F44F6B">
          <w:rPr>
            <w:rFonts w:ascii="Arial" w:eastAsia="宋体" w:hAnsi="Arial" w:cs="Arial" w:hint="eastAsia"/>
            <w:color w:val="212121"/>
            <w:kern w:val="0"/>
            <w:sz w:val="24"/>
            <w:szCs w:val="24"/>
          </w:rPr>
          <w:delText>回想一下</w:delText>
        </w:r>
      </w:del>
      <w:ins w:id="2629" w:author="Shirley Li" w:date="2018-12-08T09:08:00Z">
        <w:r w:rsidR="00F44F6B">
          <w:rPr>
            <w:rFonts w:ascii="Arial" w:eastAsia="宋体" w:hAnsi="Arial" w:cs="Arial" w:hint="eastAsia"/>
            <w:color w:val="212121"/>
            <w:kern w:val="0"/>
            <w:sz w:val="24"/>
            <w:szCs w:val="24"/>
          </w:rPr>
          <w:t>已知</w:t>
        </w:r>
      </w:ins>
      <w:r w:rsidRPr="009B37C0">
        <w:rPr>
          <w:rFonts w:ascii="Arial" w:eastAsia="宋体" w:hAnsi="Arial" w:cs="Arial"/>
          <w:color w:val="212121"/>
          <w:kern w:val="0"/>
          <w:sz w:val="24"/>
          <w:szCs w:val="24"/>
        </w:rPr>
        <w:t>我们的</w:t>
      </w:r>
      <w:del w:id="2630" w:author="Shirley Li" w:date="2018-12-08T09:07:00Z">
        <w:r w:rsidRPr="009B37C0" w:rsidDel="00F44F6B">
          <w:rPr>
            <w:rFonts w:ascii="Arial" w:eastAsia="宋体" w:hAnsi="Arial" w:cs="Arial"/>
            <w:color w:val="212121"/>
            <w:kern w:val="0"/>
            <w:sz w:val="24"/>
            <w:szCs w:val="24"/>
          </w:rPr>
          <w:delText>logits</w:delText>
        </w:r>
      </w:del>
      <w:r w:rsidRPr="009B37C0">
        <w:rPr>
          <w:rFonts w:ascii="Arial" w:eastAsia="宋体" w:hAnsi="Arial" w:cs="Arial"/>
          <w:color w:val="212121"/>
          <w:kern w:val="0"/>
          <w:sz w:val="24"/>
          <w:szCs w:val="24"/>
        </w:rPr>
        <w:t>张量</w:t>
      </w:r>
      <w:del w:id="2631" w:author="Shirley Li" w:date="2018-12-08T09:08:00Z">
        <w:r w:rsidRPr="009B37C0" w:rsidDel="00F44F6B">
          <w:rPr>
            <w:rFonts w:ascii="Arial" w:eastAsia="宋体" w:hAnsi="Arial" w:cs="Arial"/>
            <w:color w:val="212121"/>
            <w:kern w:val="0"/>
            <w:sz w:val="24"/>
            <w:szCs w:val="24"/>
          </w:rPr>
          <w:delText>有</w:delText>
        </w:r>
      </w:del>
      <w:r w:rsidRPr="009B37C0">
        <w:rPr>
          <w:rFonts w:ascii="Arial" w:eastAsia="宋体" w:hAnsi="Arial" w:cs="Arial"/>
          <w:color w:val="212121"/>
          <w:kern w:val="0"/>
          <w:sz w:val="24"/>
          <w:szCs w:val="24"/>
        </w:rPr>
        <w:t>形状</w:t>
      </w:r>
      <w:ins w:id="2632" w:author="Shirley Li" w:date="2018-12-08T09:08:00Z">
        <w:r w:rsidR="00F44F6B">
          <w:rPr>
            <w:rFonts w:ascii="Arial" w:eastAsia="宋体" w:hAnsi="Arial" w:cs="Arial" w:hint="eastAsia"/>
            <w:color w:val="212121"/>
            <w:kern w:val="0"/>
            <w:sz w:val="24"/>
            <w:szCs w:val="24"/>
          </w:rPr>
          <w:t>为</w:t>
        </w:r>
      </w:ins>
      <w:moveToRangeStart w:id="2633" w:author="Shirley Li" w:date="2018-12-08T09:08:00Z" w:name="move532023422"/>
      <w:moveTo w:id="2634" w:author="Shirley Li" w:date="2018-12-08T09:08:00Z">
        <w:r w:rsidR="00F44F6B" w:rsidRPr="009B37C0">
          <w:rPr>
            <w:rFonts w:ascii="Courier New" w:eastAsia="宋体" w:hAnsi="Courier New" w:cs="Courier New"/>
            <w:color w:val="37474F"/>
            <w:kern w:val="0"/>
            <w:sz w:val="22"/>
            <w:shd w:val="clear" w:color="auto" w:fill="F7F7F7"/>
          </w:rPr>
          <w:t>[</w:t>
        </w:r>
        <w:r w:rsidR="00F44F6B" w:rsidRPr="009B37C0">
          <w:rPr>
            <w:rFonts w:ascii="Courier New" w:eastAsia="宋体" w:hAnsi="Courier New" w:cs="Courier New"/>
            <w:i/>
            <w:iCs/>
            <w:color w:val="37474F"/>
            <w:kern w:val="0"/>
            <w:sz w:val="22"/>
            <w:shd w:val="clear" w:color="auto" w:fill="F7F7F7"/>
          </w:rPr>
          <w:t>batch_size</w:t>
        </w:r>
        <w:r w:rsidR="00F44F6B" w:rsidRPr="009B37C0">
          <w:rPr>
            <w:rFonts w:ascii="Courier New" w:eastAsia="宋体" w:hAnsi="Courier New" w:cs="Courier New"/>
            <w:color w:val="37474F"/>
            <w:kern w:val="0"/>
            <w:sz w:val="22"/>
            <w:shd w:val="clear" w:color="auto" w:fill="F7F7F7"/>
          </w:rPr>
          <w:t>, 10]</w:t>
        </w:r>
      </w:moveTo>
      <w:moveToRangeEnd w:id="2633"/>
      <w:r w:rsidRPr="009B37C0">
        <w:rPr>
          <w:rFonts w:ascii="Arial" w:eastAsia="宋体" w:hAnsi="Arial" w:cs="Arial"/>
          <w:color w:val="212121"/>
          <w:kern w:val="0"/>
          <w:sz w:val="24"/>
          <w:szCs w:val="24"/>
        </w:rPr>
        <w:t>）。</w:t>
      </w:r>
      <w:moveFromRangeStart w:id="2635" w:author="Shirley Li" w:date="2018-12-08T09:08:00Z" w:name="move532023422"/>
      <w:moveFrom w:id="2636" w:author="Shirley Li" w:date="2018-12-08T09:08:00Z">
        <w:r w:rsidRPr="009B37C0" w:rsidDel="00F44F6B">
          <w:rPr>
            <w:rFonts w:ascii="Courier New" w:eastAsia="宋体" w:hAnsi="Courier New" w:cs="Courier New"/>
            <w:color w:val="37474F"/>
            <w:kern w:val="0"/>
            <w:sz w:val="22"/>
            <w:shd w:val="clear" w:color="auto" w:fill="F7F7F7"/>
          </w:rPr>
          <w:t>[</w:t>
        </w:r>
        <w:r w:rsidRPr="009B37C0" w:rsidDel="00F44F6B">
          <w:rPr>
            <w:rFonts w:ascii="Courier New" w:eastAsia="宋体" w:hAnsi="Courier New" w:cs="Courier New"/>
            <w:i/>
            <w:iCs/>
            <w:color w:val="37474F"/>
            <w:kern w:val="0"/>
            <w:sz w:val="22"/>
            <w:shd w:val="clear" w:color="auto" w:fill="F7F7F7"/>
          </w:rPr>
          <w:t>batch_size</w:t>
        </w:r>
        <w:r w:rsidRPr="009B37C0" w:rsidDel="00F44F6B">
          <w:rPr>
            <w:rFonts w:ascii="Courier New" w:eastAsia="宋体" w:hAnsi="Courier New" w:cs="Courier New"/>
            <w:color w:val="37474F"/>
            <w:kern w:val="0"/>
            <w:sz w:val="22"/>
            <w:shd w:val="clear" w:color="auto" w:fill="F7F7F7"/>
          </w:rPr>
          <w:t>, 10]</w:t>
        </w:r>
      </w:moveFrom>
      <w:moveFromRangeEnd w:id="2635"/>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我们可以通过使用</w:t>
      </w:r>
      <w:ins w:id="2637" w:author="Shirley Li" w:date="2018-12-08T09:08:00Z">
        <w:r w:rsidR="008B1C0E">
          <w:rPr>
            <w:rFonts w:ascii="Courier New" w:eastAsia="宋体" w:hAnsi="Courier New" w:cs="Courier New"/>
            <w:color w:val="039BE5"/>
            <w:kern w:val="0"/>
            <w:sz w:val="22"/>
            <w:shd w:val="clear" w:color="auto" w:fill="F7F7F7"/>
          </w:rPr>
          <w:fldChar w:fldCharType="begin"/>
        </w:r>
        <w:r w:rsidR="008B1C0E">
          <w:rPr>
            <w:rFonts w:ascii="Courier New" w:eastAsia="宋体" w:hAnsi="Courier New" w:cs="Courier New"/>
            <w:color w:val="039BE5"/>
            <w:kern w:val="0"/>
            <w:sz w:val="22"/>
            <w:shd w:val="clear" w:color="auto" w:fill="F7F7F7"/>
          </w:rPr>
          <w:instrText xml:space="preserve"> HYPERLINK "https://tensorflow.google.cn/api_docs/python/tf/nn/softmax" </w:instrText>
        </w:r>
        <w:r w:rsidR="008B1C0E">
          <w:rPr>
            <w:rFonts w:ascii="Courier New" w:eastAsia="宋体" w:hAnsi="Courier New" w:cs="Courier New"/>
            <w:color w:val="039BE5"/>
            <w:kern w:val="0"/>
            <w:sz w:val="22"/>
            <w:shd w:val="clear" w:color="auto" w:fill="F7F7F7"/>
          </w:rPr>
          <w:fldChar w:fldCharType="separate"/>
        </w:r>
        <w:r w:rsidR="008B1C0E" w:rsidRPr="009B37C0">
          <w:rPr>
            <w:rFonts w:ascii="Courier New" w:eastAsia="宋体" w:hAnsi="Courier New" w:cs="Courier New"/>
            <w:color w:val="039BE5"/>
            <w:kern w:val="0"/>
            <w:sz w:val="22"/>
            <w:shd w:val="clear" w:color="auto" w:fill="F7F7F7"/>
          </w:rPr>
          <w:t>tf.nn.softmax</w:t>
        </w:r>
        <w:r w:rsidR="008B1C0E">
          <w:rPr>
            <w:rFonts w:ascii="Courier New" w:eastAsia="宋体" w:hAnsi="Courier New" w:cs="Courier New"/>
            <w:color w:val="039BE5"/>
            <w:kern w:val="0"/>
            <w:sz w:val="22"/>
            <w:shd w:val="clear" w:color="auto" w:fill="F7F7F7"/>
          </w:rPr>
          <w:fldChar w:fldCharType="end"/>
        </w:r>
        <w:r w:rsidR="008B1C0E">
          <w:rPr>
            <w:rFonts w:ascii="Courier New" w:eastAsia="宋体" w:hAnsi="Courier New" w:cs="Courier New" w:hint="eastAsia"/>
            <w:color w:val="039BE5"/>
            <w:kern w:val="0"/>
            <w:sz w:val="22"/>
            <w:shd w:val="clear" w:color="auto" w:fill="F7F7F7"/>
          </w:rPr>
          <w:t>的</w:t>
        </w:r>
      </w:ins>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激活</w:t>
      </w:r>
      <w:ins w:id="2638" w:author="Shirley Li" w:date="2018-12-08T09:08:00Z">
        <w:r w:rsidR="008B1C0E">
          <w:rPr>
            <w:rFonts w:ascii="Arial" w:eastAsia="宋体" w:hAnsi="Arial" w:cs="Arial" w:hint="eastAsia"/>
            <w:color w:val="212121"/>
            <w:kern w:val="0"/>
            <w:sz w:val="24"/>
            <w:szCs w:val="24"/>
          </w:rPr>
          <w:t>函数</w:t>
        </w:r>
      </w:ins>
      <w:r w:rsidRPr="009B37C0">
        <w:rPr>
          <w:rFonts w:ascii="Arial" w:eastAsia="宋体" w:hAnsi="Arial" w:cs="Arial"/>
          <w:color w:val="212121"/>
          <w:kern w:val="0"/>
          <w:sz w:val="24"/>
          <w:szCs w:val="24"/>
        </w:rPr>
        <w:t>来从</w:t>
      </w:r>
      <w:del w:id="2639" w:author="Shirley Li" w:date="2018-12-08T09:09:00Z">
        <w:r w:rsidRPr="009B37C0" w:rsidDel="008B1C0E">
          <w:rPr>
            <w:rFonts w:ascii="Arial" w:eastAsia="宋体" w:hAnsi="Arial" w:cs="Arial" w:hint="eastAsia"/>
            <w:color w:val="212121"/>
            <w:kern w:val="0"/>
            <w:sz w:val="24"/>
            <w:szCs w:val="24"/>
          </w:rPr>
          <w:delText>logits</w:delText>
        </w:r>
      </w:del>
      <w:ins w:id="2640" w:author="Shirley Li" w:date="2018-12-08T09:09:00Z">
        <w:r w:rsidR="008B1C0E">
          <w:rPr>
            <w:rFonts w:ascii="Arial" w:eastAsia="宋体" w:hAnsi="Arial" w:cs="Arial" w:hint="eastAsia"/>
            <w:color w:val="212121"/>
            <w:kern w:val="0"/>
            <w:sz w:val="24"/>
            <w:szCs w:val="24"/>
          </w:rPr>
          <w:t>对数</w:t>
        </w:r>
      </w:ins>
      <w:r w:rsidRPr="009B37C0">
        <w:rPr>
          <w:rFonts w:ascii="Arial" w:eastAsia="宋体" w:hAnsi="Arial" w:cs="Arial"/>
          <w:color w:val="212121"/>
          <w:kern w:val="0"/>
          <w:sz w:val="24"/>
          <w:szCs w:val="24"/>
        </w:rPr>
        <w:t>层</w:t>
      </w:r>
      <w:del w:id="2641" w:author="Shirley Li" w:date="2018-12-08T09:09:00Z">
        <w:r w:rsidRPr="009B37C0" w:rsidDel="008B1C0E">
          <w:rPr>
            <w:rFonts w:ascii="Arial" w:eastAsia="宋体" w:hAnsi="Arial" w:cs="Arial"/>
            <w:color w:val="212121"/>
            <w:kern w:val="0"/>
            <w:sz w:val="24"/>
            <w:szCs w:val="24"/>
          </w:rPr>
          <w:delText>导出</w:delText>
        </w:r>
      </w:del>
      <w:ins w:id="2642" w:author="Shirley Li" w:date="2018-12-08T09:09:00Z">
        <w:r w:rsidR="008B1C0E">
          <w:rPr>
            <w:rFonts w:ascii="Arial" w:eastAsia="宋体" w:hAnsi="Arial" w:cs="Arial" w:hint="eastAsia"/>
            <w:color w:val="212121"/>
            <w:kern w:val="0"/>
            <w:sz w:val="24"/>
            <w:szCs w:val="24"/>
          </w:rPr>
          <w:t>得出</w:t>
        </w:r>
      </w:ins>
      <w:r w:rsidRPr="009B37C0">
        <w:rPr>
          <w:rFonts w:ascii="Arial" w:eastAsia="宋体" w:hAnsi="Arial" w:cs="Arial"/>
          <w:color w:val="212121"/>
          <w:kern w:val="0"/>
          <w:sz w:val="24"/>
          <w:szCs w:val="24"/>
        </w:rPr>
        <w:t>概率</w:t>
      </w:r>
      <w:del w:id="2643" w:author="Shirley Li" w:date="2018-12-08T09:08:00Z">
        <w:r w:rsidR="00FA200B" w:rsidDel="008B1C0E">
          <w:rPr>
            <w:rFonts w:ascii="Courier New" w:eastAsia="宋体" w:hAnsi="Courier New" w:cs="Courier New"/>
            <w:color w:val="039BE5"/>
            <w:kern w:val="0"/>
            <w:sz w:val="22"/>
            <w:shd w:val="clear" w:color="auto" w:fill="F7F7F7"/>
          </w:rPr>
          <w:fldChar w:fldCharType="begin"/>
        </w:r>
        <w:r w:rsidR="00FA200B" w:rsidDel="008B1C0E">
          <w:rPr>
            <w:rFonts w:ascii="Courier New" w:eastAsia="宋体" w:hAnsi="Courier New" w:cs="Courier New"/>
            <w:color w:val="039BE5"/>
            <w:kern w:val="0"/>
            <w:sz w:val="22"/>
            <w:shd w:val="clear" w:color="auto" w:fill="F7F7F7"/>
          </w:rPr>
          <w:delInstrText xml:space="preserve"> HYPERLINK "https://tensorflow.google.cn/api_docs/python/tf/nn/softmax" </w:delInstrText>
        </w:r>
        <w:r w:rsidR="00FA200B" w:rsidDel="008B1C0E">
          <w:rPr>
            <w:rFonts w:ascii="Courier New" w:eastAsia="宋体" w:hAnsi="Courier New" w:cs="Courier New"/>
            <w:color w:val="039BE5"/>
            <w:kern w:val="0"/>
            <w:sz w:val="22"/>
            <w:shd w:val="clear" w:color="auto" w:fill="F7F7F7"/>
          </w:rPr>
          <w:fldChar w:fldCharType="separate"/>
        </w:r>
        <w:r w:rsidRPr="009B37C0" w:rsidDel="008B1C0E">
          <w:rPr>
            <w:rFonts w:ascii="Courier New" w:eastAsia="宋体" w:hAnsi="Courier New" w:cs="Courier New"/>
            <w:color w:val="039BE5"/>
            <w:kern w:val="0"/>
            <w:sz w:val="22"/>
            <w:shd w:val="clear" w:color="auto" w:fill="F7F7F7"/>
          </w:rPr>
          <w:delText>tf.nn.softmax</w:delText>
        </w:r>
        <w:r w:rsidR="00FA200B" w:rsidDel="008B1C0E">
          <w:rPr>
            <w:rFonts w:ascii="Courier New" w:eastAsia="宋体" w:hAnsi="Courier New" w:cs="Courier New"/>
            <w:color w:val="039BE5"/>
            <w:kern w:val="0"/>
            <w:sz w:val="22"/>
            <w:shd w:val="clear" w:color="auto" w:fill="F7F7F7"/>
          </w:rPr>
          <w:fldChar w:fldCharType="end"/>
        </w:r>
      </w:del>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tf.</w:t>
      </w:r>
      <w:proofErr w:type="gramStart"/>
      <w:r w:rsidRPr="009B37C0">
        <w:rPr>
          <w:rFonts w:ascii="Courier New" w:eastAsia="宋体" w:hAnsi="Courier New" w:cs="Courier New"/>
          <w:color w:val="37474F"/>
          <w:kern w:val="0"/>
          <w:szCs w:val="21"/>
        </w:rPr>
        <w:t>nn.softmax</w:t>
      </w:r>
      <w:proofErr w:type="gramEnd"/>
      <w:r w:rsidRPr="009B37C0">
        <w:rPr>
          <w:rFonts w:ascii="Courier New" w:eastAsia="宋体" w:hAnsi="Courier New" w:cs="Courier New"/>
          <w:color w:val="37474F"/>
          <w:kern w:val="0"/>
          <w:szCs w:val="21"/>
        </w:rPr>
        <w:t>(logits, name=</w:t>
      </w:r>
      <w:r w:rsidRPr="009B37C0">
        <w:rPr>
          <w:rFonts w:ascii="Courier New" w:eastAsia="宋体" w:hAnsi="Courier New" w:cs="Courier New"/>
          <w:color w:val="0D904F"/>
          <w:kern w:val="0"/>
          <w:szCs w:val="21"/>
        </w:rPr>
        <w:t>"softmax_tensor"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我们使用</w:t>
      </w:r>
      <w:r w:rsidRPr="009B37C0">
        <w:rPr>
          <w:rFonts w:ascii="Courier New" w:eastAsia="宋体" w:hAnsi="Courier New" w:cs="Courier New"/>
          <w:b/>
          <w:bCs/>
          <w:color w:val="0288D1"/>
          <w:kern w:val="0"/>
          <w:sz w:val="19"/>
          <w:szCs w:val="19"/>
          <w:shd w:val="clear" w:color="auto" w:fill="E1F5FE"/>
        </w:rPr>
        <w:t>name</w:t>
      </w:r>
      <w:r w:rsidRPr="009B37C0">
        <w:rPr>
          <w:rFonts w:ascii="Arial" w:eastAsia="宋体" w:hAnsi="Arial" w:cs="Arial"/>
          <w:color w:val="212121"/>
          <w:kern w:val="0"/>
          <w:sz w:val="24"/>
          <w:szCs w:val="24"/>
        </w:rPr>
        <w:t>参数来明确命名此操作</w:t>
      </w:r>
      <w:ins w:id="2644" w:author="Shirley Li" w:date="2018-12-08T09:09:00Z">
        <w:r w:rsidR="004A1C8A">
          <w:rPr>
            <w:rFonts w:ascii="Arial" w:eastAsia="宋体" w:hAnsi="Arial" w:cs="Arial" w:hint="eastAsia"/>
            <w:color w:val="212121"/>
            <w:kern w:val="0"/>
            <w:sz w:val="24"/>
            <w:szCs w:val="24"/>
          </w:rPr>
          <w:t>为</w:t>
        </w:r>
      </w:ins>
      <w:r w:rsidRPr="009B37C0">
        <w:rPr>
          <w:rFonts w:ascii="Arial" w:eastAsia="宋体" w:hAnsi="Arial" w:cs="Arial"/>
          <w:color w:val="212121"/>
          <w:kern w:val="0"/>
          <w:sz w:val="24"/>
          <w:szCs w:val="24"/>
        </w:rPr>
        <w:t> </w:t>
      </w:r>
      <w:r w:rsidRPr="009B37C0">
        <w:rPr>
          <w:rFonts w:ascii="Courier New" w:eastAsia="宋体" w:hAnsi="Courier New" w:cs="Courier New"/>
          <w:b/>
          <w:bCs/>
          <w:color w:val="0288D1"/>
          <w:kern w:val="0"/>
          <w:sz w:val="19"/>
          <w:szCs w:val="19"/>
          <w:shd w:val="clear" w:color="auto" w:fill="E1F5FE"/>
        </w:rPr>
        <w:t>softmax_tensor</w:t>
      </w:r>
      <w:r w:rsidRPr="009B37C0">
        <w:rPr>
          <w:rFonts w:ascii="Arial" w:eastAsia="宋体" w:hAnsi="Arial" w:cs="Arial"/>
          <w:color w:val="212121"/>
          <w:kern w:val="0"/>
          <w:sz w:val="24"/>
          <w:szCs w:val="24"/>
        </w:rPr>
        <w:t>，</w:t>
      </w:r>
      <w:del w:id="2645" w:author="Shirley Li" w:date="2018-12-08T09:09:00Z">
        <w:r w:rsidRPr="009B37C0" w:rsidDel="00EB7199">
          <w:rPr>
            <w:rFonts w:ascii="Arial" w:eastAsia="宋体" w:hAnsi="Arial" w:cs="Arial" w:hint="eastAsia"/>
            <w:color w:val="212121"/>
            <w:kern w:val="0"/>
            <w:sz w:val="24"/>
            <w:szCs w:val="24"/>
          </w:rPr>
          <w:delText>因此</w:delText>
        </w:r>
      </w:del>
      <w:ins w:id="2646" w:author="Shirley Li" w:date="2018-12-08T09:09:00Z">
        <w:r w:rsidR="00EB7199">
          <w:rPr>
            <w:rFonts w:ascii="Arial" w:eastAsia="宋体" w:hAnsi="Arial" w:cs="Arial" w:hint="eastAsia"/>
            <w:color w:val="212121"/>
            <w:kern w:val="0"/>
            <w:sz w:val="24"/>
            <w:szCs w:val="24"/>
          </w:rPr>
          <w:t>便于</w:t>
        </w:r>
      </w:ins>
      <w:r w:rsidRPr="009B37C0">
        <w:rPr>
          <w:rFonts w:ascii="Arial" w:eastAsia="宋体" w:hAnsi="Arial" w:cs="Arial"/>
          <w:color w:val="212121"/>
          <w:kern w:val="0"/>
          <w:sz w:val="24"/>
          <w:szCs w:val="24"/>
        </w:rPr>
        <w:t>我们稍后可以引用它。（我们将在</w:t>
      </w:r>
      <w:r w:rsidR="00FA200B">
        <w:rPr>
          <w:rFonts w:ascii="Arial" w:eastAsia="宋体" w:hAnsi="Arial" w:cs="Arial"/>
          <w:color w:val="0288D1"/>
          <w:kern w:val="0"/>
          <w:sz w:val="24"/>
          <w:szCs w:val="24"/>
          <w:u w:val="single"/>
          <w:shd w:val="clear" w:color="auto" w:fill="E1F5FE"/>
        </w:rPr>
        <w:fldChar w:fldCharType="begin"/>
      </w:r>
      <w:r w:rsidR="00FA200B">
        <w:rPr>
          <w:rFonts w:ascii="Arial" w:eastAsia="宋体" w:hAnsi="Arial" w:cs="Arial"/>
          <w:color w:val="0288D1"/>
          <w:kern w:val="0"/>
          <w:sz w:val="24"/>
          <w:szCs w:val="24"/>
          <w:u w:val="single"/>
          <w:shd w:val="clear" w:color="auto" w:fill="E1F5FE"/>
        </w:rPr>
        <w:instrText xml:space="preserve"> HYPERLINK "https://tensorflow.google.cn/tutorials/estimators/cnn" \l "set_up_a_logging_hook" </w:instrText>
      </w:r>
      <w:r w:rsidR="00FA200B">
        <w:rPr>
          <w:rFonts w:ascii="Arial" w:eastAsia="宋体" w:hAnsi="Arial" w:cs="Arial"/>
          <w:color w:val="0288D1"/>
          <w:kern w:val="0"/>
          <w:sz w:val="24"/>
          <w:szCs w:val="24"/>
          <w:u w:val="single"/>
          <w:shd w:val="clear" w:color="auto" w:fill="E1F5FE"/>
        </w:rPr>
        <w:fldChar w:fldCharType="separate"/>
      </w:r>
      <w:r w:rsidRPr="009B37C0">
        <w:rPr>
          <w:rFonts w:ascii="Arial" w:eastAsia="宋体" w:hAnsi="Arial" w:cs="Arial"/>
          <w:color w:val="0288D1"/>
          <w:kern w:val="0"/>
          <w:sz w:val="24"/>
          <w:szCs w:val="24"/>
          <w:u w:val="single"/>
          <w:shd w:val="clear" w:color="auto" w:fill="E1F5FE"/>
        </w:rPr>
        <w:t>“</w:t>
      </w:r>
      <w:r w:rsidRPr="009B37C0">
        <w:rPr>
          <w:rFonts w:ascii="Arial" w:eastAsia="宋体" w:hAnsi="Arial" w:cs="Arial"/>
          <w:color w:val="0288D1"/>
          <w:kern w:val="0"/>
          <w:sz w:val="24"/>
          <w:szCs w:val="24"/>
          <w:u w:val="single"/>
          <w:shd w:val="clear" w:color="auto" w:fill="E1F5FE"/>
        </w:rPr>
        <w:t>设置</w:t>
      </w:r>
      <w:ins w:id="2647" w:author="Shirley Li" w:date="2018-12-08T09:09:00Z">
        <w:r w:rsidR="00405079">
          <w:rPr>
            <w:rFonts w:ascii="Arial" w:eastAsia="宋体" w:hAnsi="Arial" w:cs="Arial" w:hint="eastAsia"/>
            <w:color w:val="0288D1"/>
            <w:kern w:val="0"/>
            <w:sz w:val="24"/>
            <w:szCs w:val="24"/>
            <w:u w:val="single"/>
            <w:shd w:val="clear" w:color="auto" w:fill="E1F5FE"/>
          </w:rPr>
          <w:t>日志</w:t>
        </w:r>
      </w:ins>
      <w:r w:rsidRPr="009B37C0">
        <w:rPr>
          <w:rFonts w:ascii="Arial" w:eastAsia="宋体" w:hAnsi="Arial" w:cs="Arial"/>
          <w:color w:val="0288D1"/>
          <w:kern w:val="0"/>
          <w:sz w:val="24"/>
          <w:szCs w:val="24"/>
          <w:u w:val="single"/>
          <w:shd w:val="clear" w:color="auto" w:fill="E1F5FE"/>
        </w:rPr>
        <w:t>记录</w:t>
      </w:r>
      <w:ins w:id="2648" w:author="Shirley Li" w:date="2018-12-08T09:09:00Z">
        <w:r w:rsidR="00405079">
          <w:rPr>
            <w:rFonts w:ascii="Arial" w:eastAsia="宋体" w:hAnsi="Arial" w:cs="Arial" w:hint="eastAsia"/>
            <w:color w:val="0288D1"/>
            <w:kern w:val="0"/>
            <w:sz w:val="24"/>
            <w:szCs w:val="24"/>
            <w:u w:val="single"/>
            <w:shd w:val="clear" w:color="auto" w:fill="E1F5FE"/>
          </w:rPr>
          <w:t>钩子</w:t>
        </w:r>
      </w:ins>
      <w:del w:id="2649" w:author="Shirley Li" w:date="2018-12-08T09:09:00Z">
        <w:r w:rsidRPr="009B37C0" w:rsidDel="00405079">
          <w:rPr>
            <w:rFonts w:ascii="Arial" w:eastAsia="宋体" w:hAnsi="Arial" w:cs="Arial"/>
            <w:color w:val="0288D1"/>
            <w:kern w:val="0"/>
            <w:sz w:val="24"/>
            <w:szCs w:val="24"/>
            <w:u w:val="single"/>
            <w:shd w:val="clear" w:color="auto" w:fill="E1F5FE"/>
          </w:rPr>
          <w:delText>挂钩</w:delText>
        </w:r>
      </w:del>
      <w:r w:rsidRPr="009B37C0">
        <w:rPr>
          <w:rFonts w:ascii="Arial" w:eastAsia="宋体" w:hAnsi="Arial" w:cs="Arial"/>
          <w:color w:val="0288D1"/>
          <w:kern w:val="0"/>
          <w:sz w:val="24"/>
          <w:szCs w:val="24"/>
          <w:u w:val="single"/>
          <w:shd w:val="clear" w:color="auto" w:fill="E1F5FE"/>
        </w:rPr>
        <w:t>”</w:t>
      </w:r>
      <w:ins w:id="2650" w:author="Shirley Li" w:date="2018-12-08T09:09:00Z">
        <w:r w:rsidR="00405079">
          <w:rPr>
            <w:rFonts w:ascii="Arial" w:eastAsia="宋体" w:hAnsi="Arial" w:cs="Arial" w:hint="eastAsia"/>
            <w:color w:val="0288D1"/>
            <w:kern w:val="0"/>
            <w:sz w:val="24"/>
            <w:szCs w:val="24"/>
            <w:u w:val="single"/>
            <w:shd w:val="clear" w:color="auto" w:fill="E1F5FE"/>
          </w:rPr>
          <w:t>部分</w:t>
        </w:r>
      </w:ins>
      <w:r w:rsidRPr="009B37C0">
        <w:rPr>
          <w:rFonts w:ascii="Arial" w:eastAsia="宋体" w:hAnsi="Arial" w:cs="Arial"/>
          <w:color w:val="0288D1"/>
          <w:kern w:val="0"/>
          <w:sz w:val="24"/>
          <w:szCs w:val="24"/>
          <w:u w:val="single"/>
          <w:shd w:val="clear" w:color="auto" w:fill="E1F5FE"/>
        </w:rPr>
        <w:t>中设置</w:t>
      </w:r>
      <w:r w:rsidR="00FA200B">
        <w:rPr>
          <w:rFonts w:ascii="Arial" w:eastAsia="宋体" w:hAnsi="Arial" w:cs="Arial"/>
          <w:color w:val="0288D1"/>
          <w:kern w:val="0"/>
          <w:sz w:val="24"/>
          <w:szCs w:val="24"/>
          <w:u w:val="single"/>
          <w:shd w:val="clear" w:color="auto" w:fill="E1F5FE"/>
        </w:rPr>
        <w:fldChar w:fldCharType="end"/>
      </w:r>
      <w:r w:rsidRPr="009B37C0">
        <w:rPr>
          <w:rFonts w:ascii="Arial" w:eastAsia="宋体" w:hAnsi="Arial" w:cs="Arial"/>
          <w:color w:val="212121"/>
          <w:kern w:val="0"/>
          <w:sz w:val="24"/>
          <w:szCs w:val="24"/>
        </w:rPr>
        <w:t> softmax</w:t>
      </w:r>
      <w:r w:rsidRPr="009B37C0">
        <w:rPr>
          <w:rFonts w:ascii="Arial" w:eastAsia="宋体" w:hAnsi="Arial" w:cs="Arial"/>
          <w:color w:val="212121"/>
          <w:kern w:val="0"/>
          <w:sz w:val="24"/>
          <w:szCs w:val="24"/>
        </w:rPr>
        <w:t>值</w:t>
      </w:r>
      <w:r w:rsidR="00FA200B">
        <w:rPr>
          <w:rFonts w:ascii="Arial" w:eastAsia="宋体" w:hAnsi="Arial" w:cs="Arial"/>
          <w:color w:val="0288D1"/>
          <w:kern w:val="0"/>
          <w:sz w:val="24"/>
          <w:szCs w:val="24"/>
          <w:u w:val="single"/>
          <w:shd w:val="clear" w:color="auto" w:fill="E1F5FE"/>
        </w:rPr>
        <w:fldChar w:fldCharType="begin"/>
      </w:r>
      <w:r w:rsidR="00FA200B">
        <w:rPr>
          <w:rFonts w:ascii="Arial" w:eastAsia="宋体" w:hAnsi="Arial" w:cs="Arial"/>
          <w:color w:val="0288D1"/>
          <w:kern w:val="0"/>
          <w:sz w:val="24"/>
          <w:szCs w:val="24"/>
          <w:u w:val="single"/>
          <w:shd w:val="clear" w:color="auto" w:fill="E1F5FE"/>
        </w:rPr>
        <w:instrText xml:space="preserve"> HYPERLINK "https://tensorflow.google.cn/tutorials/estimators/cnn" \l "set_up_a_logging_hook" </w:instrText>
      </w:r>
      <w:r w:rsidR="00FA200B">
        <w:rPr>
          <w:rFonts w:ascii="Arial" w:eastAsia="宋体" w:hAnsi="Arial" w:cs="Arial"/>
          <w:color w:val="0288D1"/>
          <w:kern w:val="0"/>
          <w:sz w:val="24"/>
          <w:szCs w:val="24"/>
          <w:u w:val="single"/>
          <w:shd w:val="clear" w:color="auto" w:fill="E1F5FE"/>
        </w:rPr>
        <w:fldChar w:fldCharType="separate"/>
      </w:r>
      <w:r w:rsidRPr="009B37C0">
        <w:rPr>
          <w:rFonts w:ascii="Arial" w:eastAsia="宋体" w:hAnsi="Arial" w:cs="Arial"/>
          <w:color w:val="0288D1"/>
          <w:kern w:val="0"/>
          <w:sz w:val="24"/>
          <w:szCs w:val="24"/>
          <w:u w:val="single"/>
          <w:shd w:val="clear" w:color="auto" w:fill="E1F5FE"/>
        </w:rPr>
        <w:t>的</w:t>
      </w:r>
      <w:ins w:id="2651" w:author="Shirley Li" w:date="2018-12-08T09:09:00Z">
        <w:r w:rsidR="00DC3F63">
          <w:rPr>
            <w:rFonts w:ascii="Arial" w:eastAsia="宋体" w:hAnsi="Arial" w:cs="Arial" w:hint="eastAsia"/>
            <w:color w:val="0288D1"/>
            <w:kern w:val="0"/>
            <w:sz w:val="24"/>
            <w:szCs w:val="24"/>
            <w:u w:val="single"/>
            <w:shd w:val="clear" w:color="auto" w:fill="E1F5FE"/>
          </w:rPr>
          <w:t>日志</w:t>
        </w:r>
      </w:ins>
      <w:r w:rsidRPr="009B37C0">
        <w:rPr>
          <w:rFonts w:ascii="Arial" w:eastAsia="宋体" w:hAnsi="Arial" w:cs="Arial"/>
          <w:color w:val="0288D1"/>
          <w:kern w:val="0"/>
          <w:sz w:val="24"/>
          <w:szCs w:val="24"/>
          <w:u w:val="single"/>
          <w:shd w:val="clear" w:color="auto" w:fill="E1F5FE"/>
        </w:rPr>
        <w:t>记录</w:t>
      </w:r>
      <w:r w:rsidR="00FA200B">
        <w:rPr>
          <w:rFonts w:ascii="Arial" w:eastAsia="宋体" w:hAnsi="Arial" w:cs="Arial"/>
          <w:color w:val="0288D1"/>
          <w:kern w:val="0"/>
          <w:sz w:val="24"/>
          <w:szCs w:val="24"/>
          <w:u w:val="single"/>
          <w:shd w:val="clear" w:color="auto" w:fill="E1F5FE"/>
        </w:rPr>
        <w:fldChar w:fldCharType="end"/>
      </w:r>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我们</w:t>
      </w:r>
      <w:ins w:id="2652" w:author="Shirley Li" w:date="2018-12-08T09:10:00Z">
        <w:r w:rsidR="00DC3F63" w:rsidRPr="00DC3F63">
          <w:rPr>
            <w:rFonts w:ascii="Arial" w:eastAsia="宋体" w:hAnsi="Arial" w:cs="Arial" w:hint="eastAsia"/>
            <w:color w:val="212121"/>
            <w:kern w:val="0"/>
            <w:sz w:val="24"/>
            <w:szCs w:val="24"/>
          </w:rPr>
          <w:t>将预测编译为字典</w:t>
        </w:r>
      </w:ins>
      <w:del w:id="2653" w:author="Shirley Li" w:date="2018-12-08T09:10:00Z">
        <w:r w:rsidRPr="009B37C0" w:rsidDel="00DC3F63">
          <w:rPr>
            <w:rFonts w:ascii="Arial" w:eastAsia="宋体" w:hAnsi="Arial" w:cs="Arial"/>
            <w:color w:val="212121"/>
            <w:kern w:val="0"/>
            <w:sz w:val="24"/>
            <w:szCs w:val="24"/>
          </w:rPr>
          <w:delText>在</w:delText>
        </w:r>
        <w:r w:rsidRPr="009B37C0" w:rsidDel="00DC3F63">
          <w:rPr>
            <w:rFonts w:ascii="Arial" w:eastAsia="宋体" w:hAnsi="Arial" w:cs="Arial"/>
            <w:color w:val="212121"/>
            <w:kern w:val="0"/>
            <w:sz w:val="24"/>
            <w:szCs w:val="24"/>
          </w:rPr>
          <w:delText>dict</w:delText>
        </w:r>
        <w:r w:rsidRPr="009B37C0" w:rsidDel="00DC3F63">
          <w:rPr>
            <w:rFonts w:ascii="Arial" w:eastAsia="宋体" w:hAnsi="Arial" w:cs="Arial"/>
            <w:color w:val="212121"/>
            <w:kern w:val="0"/>
            <w:sz w:val="24"/>
            <w:szCs w:val="24"/>
          </w:rPr>
          <w:delText>中编译我们的预测</w:delText>
        </w:r>
      </w:del>
      <w:r w:rsidRPr="009B37C0">
        <w:rPr>
          <w:rFonts w:ascii="Arial" w:eastAsia="宋体" w:hAnsi="Arial" w:cs="Arial"/>
          <w:color w:val="212121"/>
          <w:kern w:val="0"/>
          <w:sz w:val="24"/>
          <w:szCs w:val="24"/>
        </w:rPr>
        <w:t>，并返回一个</w:t>
      </w:r>
      <w:r w:rsidRPr="009B37C0">
        <w:rPr>
          <w:rFonts w:ascii="Courier New" w:eastAsia="宋体" w:hAnsi="Courier New" w:cs="Courier New"/>
          <w:color w:val="37474F"/>
          <w:kern w:val="0"/>
          <w:sz w:val="22"/>
          <w:shd w:val="clear" w:color="auto" w:fill="F7F7F7"/>
        </w:rPr>
        <w:t>EstimatorSpec</w:t>
      </w:r>
      <w:r w:rsidRPr="009B37C0">
        <w:rPr>
          <w:rFonts w:ascii="Arial" w:eastAsia="宋体" w:hAnsi="Arial" w:cs="Arial"/>
          <w:color w:val="212121"/>
          <w:kern w:val="0"/>
          <w:sz w:val="24"/>
          <w:szCs w:val="24"/>
        </w:rPr>
        <w:t>对象：</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predictions =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"classes"</w:t>
      </w:r>
      <w:r w:rsidRPr="009B37C0">
        <w:rPr>
          <w:rFonts w:ascii="Courier New" w:eastAsia="宋体" w:hAnsi="Courier New" w:cs="Courier New"/>
          <w:color w:val="37474F"/>
          <w:kern w:val="0"/>
          <w:szCs w:val="21"/>
        </w:rPr>
        <w:t xml:space="preserve">: </w:t>
      </w:r>
      <w:proofErr w:type="gramStart"/>
      <w:r w:rsidRPr="009B37C0">
        <w:rPr>
          <w:rFonts w:ascii="Courier New" w:eastAsia="宋体" w:hAnsi="Courier New" w:cs="Courier New"/>
          <w:color w:val="37474F"/>
          <w:kern w:val="0"/>
          <w:szCs w:val="21"/>
        </w:rPr>
        <w:t>tf.argmax</w:t>
      </w:r>
      <w:proofErr w:type="gramEnd"/>
      <w:r w:rsidRPr="009B37C0">
        <w:rPr>
          <w:rFonts w:ascii="Courier New" w:eastAsia="宋体" w:hAnsi="Courier New" w:cs="Courier New"/>
          <w:color w:val="37474F"/>
          <w:kern w:val="0"/>
          <w:szCs w:val="21"/>
        </w:rPr>
        <w:t>(input=logits, axis=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"probabilities"</w:t>
      </w:r>
      <w:r w:rsidRPr="009B37C0">
        <w:rPr>
          <w:rFonts w:ascii="Courier New" w:eastAsia="宋体" w:hAnsi="Courier New" w:cs="Courier New"/>
          <w:color w:val="37474F"/>
          <w:kern w:val="0"/>
          <w:szCs w:val="21"/>
        </w:rPr>
        <w:t>: tf.nn.softmax(logits, name=</w:t>
      </w:r>
      <w:r w:rsidRPr="009B37C0">
        <w:rPr>
          <w:rFonts w:ascii="Courier New" w:eastAsia="宋体" w:hAnsi="Courier New" w:cs="Courier New"/>
          <w:color w:val="0D904F"/>
          <w:kern w:val="0"/>
          <w:szCs w:val="21"/>
        </w:rPr>
        <w:t>"softmax_tensor"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mode == tf.estimator.</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.PREDICT:</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(mode=mode, predictions=predictions)</w:t>
      </w:r>
      <w:r w:rsidRPr="009B37C0">
        <w:rPr>
          <w:rFonts w:ascii="Courier New" w:eastAsia="宋体" w:hAnsi="Courier New" w:cs="Courier New"/>
          <w:color w:val="37474F"/>
          <w:kern w:val="0"/>
          <w:szCs w:val="21"/>
        </w:rPr>
        <w:br/>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计算损失</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对于训练和评估，我们需要定义一个</w:t>
      </w:r>
      <w:r w:rsidRPr="009B37C0">
        <w:rPr>
          <w:rFonts w:ascii="Arial" w:eastAsia="宋体" w:hAnsi="Arial" w:cs="Arial"/>
          <w:color w:val="212121"/>
          <w:kern w:val="0"/>
          <w:sz w:val="24"/>
          <w:szCs w:val="24"/>
        </w:rPr>
        <w:t> </w:t>
      </w:r>
      <w:hyperlink r:id="rId204" w:history="1">
        <w:r w:rsidRPr="009B37C0">
          <w:rPr>
            <w:rFonts w:ascii="Arial" w:eastAsia="宋体" w:hAnsi="Arial" w:cs="Arial"/>
            <w:color w:val="039BE5"/>
            <w:kern w:val="0"/>
            <w:sz w:val="24"/>
            <w:szCs w:val="24"/>
            <w:u w:val="single"/>
          </w:rPr>
          <w:t>损失函数</w:t>
        </w:r>
      </w:hyperlink>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来衡量模型预测与目标类别的匹配程度。对于像</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这样的多类分类问题，</w:t>
      </w:r>
      <w:del w:id="2654" w:author="Shirley Li" w:date="2018-12-08T09:11:00Z">
        <w:r w:rsidRPr="009B37C0" w:rsidDel="00E31C95">
          <w:rPr>
            <w:rFonts w:ascii="Arial" w:eastAsia="宋体" w:hAnsi="Arial" w:cs="Arial"/>
            <w:color w:val="212121"/>
            <w:kern w:val="0"/>
            <w:sz w:val="24"/>
            <w:szCs w:val="24"/>
          </w:rPr>
          <w:delText> </w:delText>
        </w:r>
        <w:r w:rsidR="00FA200B" w:rsidDel="00E31C95">
          <w:rPr>
            <w:rFonts w:ascii="Arial" w:eastAsia="宋体" w:hAnsi="Arial" w:cs="Arial"/>
            <w:color w:val="039BE5"/>
            <w:kern w:val="0"/>
            <w:sz w:val="24"/>
            <w:szCs w:val="24"/>
            <w:u w:val="single"/>
          </w:rPr>
          <w:fldChar w:fldCharType="begin"/>
        </w:r>
        <w:r w:rsidR="00FA200B" w:rsidDel="00E31C95">
          <w:rPr>
            <w:rFonts w:ascii="Arial" w:eastAsia="宋体" w:hAnsi="Arial" w:cs="Arial"/>
            <w:color w:val="039BE5"/>
            <w:kern w:val="0"/>
            <w:sz w:val="24"/>
            <w:szCs w:val="24"/>
            <w:u w:val="single"/>
          </w:rPr>
          <w:delInstrText xml:space="preserve"> HYPERLINK "https://en.wikipedia.org/wiki/Cross_entropy" </w:delInstrText>
        </w:r>
        <w:r w:rsidR="00FA200B" w:rsidDel="00E31C95">
          <w:rPr>
            <w:rFonts w:ascii="Arial" w:eastAsia="宋体" w:hAnsi="Arial" w:cs="Arial"/>
            <w:color w:val="039BE5"/>
            <w:kern w:val="0"/>
            <w:sz w:val="24"/>
            <w:szCs w:val="24"/>
            <w:u w:val="single"/>
          </w:rPr>
          <w:fldChar w:fldCharType="separate"/>
        </w:r>
        <w:r w:rsidRPr="009B37C0" w:rsidDel="00E31C95">
          <w:rPr>
            <w:rFonts w:ascii="Arial" w:eastAsia="宋体" w:hAnsi="Arial" w:cs="Arial"/>
            <w:color w:val="039BE5"/>
            <w:kern w:val="0"/>
            <w:sz w:val="24"/>
            <w:szCs w:val="24"/>
            <w:u w:val="single"/>
          </w:rPr>
          <w:delText>交叉熵</w:delText>
        </w:r>
        <w:r w:rsidR="00FA200B" w:rsidDel="00E31C95">
          <w:rPr>
            <w:rFonts w:ascii="Arial" w:eastAsia="宋体" w:hAnsi="Arial" w:cs="Arial"/>
            <w:color w:val="039BE5"/>
            <w:kern w:val="0"/>
            <w:sz w:val="24"/>
            <w:szCs w:val="24"/>
            <w:u w:val="single"/>
          </w:rPr>
          <w:fldChar w:fldCharType="end"/>
        </w:r>
      </w:del>
      <w:r w:rsidRPr="009B37C0">
        <w:rPr>
          <w:rFonts w:ascii="Arial" w:eastAsia="宋体" w:hAnsi="Arial" w:cs="Arial"/>
          <w:color w:val="212121"/>
          <w:kern w:val="0"/>
          <w:sz w:val="24"/>
          <w:szCs w:val="24"/>
        </w:rPr>
        <w:t>通常用</w:t>
      </w:r>
      <w:del w:id="2655" w:author="Shirley Li" w:date="2018-12-08T09:12:00Z">
        <w:r w:rsidRPr="009B37C0" w:rsidDel="00E31C95">
          <w:rPr>
            <w:rFonts w:ascii="Arial" w:eastAsia="宋体" w:hAnsi="Arial" w:cs="Arial"/>
            <w:color w:val="212121"/>
            <w:kern w:val="0"/>
            <w:sz w:val="24"/>
            <w:szCs w:val="24"/>
          </w:rPr>
          <w:delText>作</w:delText>
        </w:r>
      </w:del>
      <w:ins w:id="2656" w:author="Shirley Li" w:date="2018-12-08T09:11:00Z">
        <w:r w:rsidR="00E31C95" w:rsidRPr="009B37C0">
          <w:rPr>
            <w:rFonts w:ascii="Arial" w:eastAsia="宋体" w:hAnsi="Arial" w:cs="Arial"/>
            <w:color w:val="212121"/>
            <w:kern w:val="0"/>
            <w:sz w:val="24"/>
            <w:szCs w:val="24"/>
          </w:rPr>
          <w:t> </w:t>
        </w:r>
        <w:r w:rsidR="00E31C95">
          <w:rPr>
            <w:rFonts w:ascii="Arial" w:eastAsia="宋体" w:hAnsi="Arial" w:cs="Arial"/>
            <w:color w:val="039BE5"/>
            <w:kern w:val="0"/>
            <w:sz w:val="24"/>
            <w:szCs w:val="24"/>
            <w:u w:val="single"/>
          </w:rPr>
          <w:fldChar w:fldCharType="begin"/>
        </w:r>
        <w:r w:rsidR="00E31C95">
          <w:rPr>
            <w:rFonts w:ascii="Arial" w:eastAsia="宋体" w:hAnsi="Arial" w:cs="Arial"/>
            <w:color w:val="039BE5"/>
            <w:kern w:val="0"/>
            <w:sz w:val="24"/>
            <w:szCs w:val="24"/>
            <w:u w:val="single"/>
          </w:rPr>
          <w:instrText xml:space="preserve"> HYPERLINK "https://en.wikipedia.org/wiki/Cross_entropy" </w:instrText>
        </w:r>
        <w:r w:rsidR="00E31C95">
          <w:rPr>
            <w:rFonts w:ascii="Arial" w:eastAsia="宋体" w:hAnsi="Arial" w:cs="Arial"/>
            <w:color w:val="039BE5"/>
            <w:kern w:val="0"/>
            <w:sz w:val="24"/>
            <w:szCs w:val="24"/>
            <w:u w:val="single"/>
          </w:rPr>
          <w:fldChar w:fldCharType="separate"/>
        </w:r>
        <w:r w:rsidR="00E31C95" w:rsidRPr="009B37C0">
          <w:rPr>
            <w:rFonts w:ascii="Arial" w:eastAsia="宋体" w:hAnsi="Arial" w:cs="Arial"/>
            <w:color w:val="039BE5"/>
            <w:kern w:val="0"/>
            <w:sz w:val="24"/>
            <w:szCs w:val="24"/>
            <w:u w:val="single"/>
          </w:rPr>
          <w:t>交叉</w:t>
        </w:r>
        <w:proofErr w:type="gramStart"/>
        <w:r w:rsidR="00E31C95" w:rsidRPr="009B37C0">
          <w:rPr>
            <w:rFonts w:ascii="Arial" w:eastAsia="宋体" w:hAnsi="Arial" w:cs="Arial"/>
            <w:color w:val="039BE5"/>
            <w:kern w:val="0"/>
            <w:sz w:val="24"/>
            <w:szCs w:val="24"/>
            <w:u w:val="single"/>
          </w:rPr>
          <w:t>熵</w:t>
        </w:r>
        <w:proofErr w:type="gramEnd"/>
        <w:r w:rsidR="00E31C95">
          <w:rPr>
            <w:rFonts w:ascii="Arial" w:eastAsia="宋体" w:hAnsi="Arial" w:cs="Arial"/>
            <w:color w:val="039BE5"/>
            <w:kern w:val="0"/>
            <w:sz w:val="24"/>
            <w:szCs w:val="24"/>
            <w:u w:val="single"/>
          </w:rPr>
          <w:fldChar w:fldCharType="end"/>
        </w:r>
      </w:ins>
      <w:del w:id="2657" w:author="Shirley Li" w:date="2018-12-08T09:12:00Z">
        <w:r w:rsidRPr="009B37C0" w:rsidDel="00E31C95">
          <w:rPr>
            <w:rFonts w:ascii="Arial" w:eastAsia="宋体" w:hAnsi="Arial" w:cs="Arial"/>
            <w:color w:val="212121"/>
            <w:kern w:val="0"/>
            <w:sz w:val="24"/>
            <w:szCs w:val="24"/>
          </w:rPr>
          <w:delText>损耗度量</w:delText>
        </w:r>
      </w:del>
      <w:ins w:id="2658" w:author="Shirley Li" w:date="2018-12-08T09:12:00Z">
        <w:r w:rsidR="00E31C95">
          <w:rPr>
            <w:rFonts w:ascii="Arial" w:eastAsia="宋体" w:hAnsi="Arial" w:cs="Arial" w:hint="eastAsia"/>
            <w:color w:val="212121"/>
            <w:kern w:val="0"/>
            <w:sz w:val="24"/>
            <w:szCs w:val="24"/>
          </w:rPr>
          <w:t>作为损失指标</w:t>
        </w:r>
      </w:ins>
      <w:r w:rsidRPr="009B37C0">
        <w:rPr>
          <w:rFonts w:ascii="Arial" w:eastAsia="宋体" w:hAnsi="Arial" w:cs="Arial"/>
          <w:color w:val="212121"/>
          <w:kern w:val="0"/>
          <w:sz w:val="24"/>
          <w:szCs w:val="24"/>
        </w:rPr>
        <w:t>。以下代码</w:t>
      </w:r>
      <w:ins w:id="2659" w:author="Shirley Li" w:date="2018-12-08T09:12:00Z">
        <w:r w:rsidR="00773911" w:rsidRPr="009B37C0">
          <w:rPr>
            <w:rFonts w:ascii="Arial" w:eastAsia="宋体" w:hAnsi="Arial" w:cs="Arial"/>
            <w:color w:val="212121"/>
            <w:kern w:val="0"/>
            <w:sz w:val="24"/>
            <w:szCs w:val="24"/>
          </w:rPr>
          <w:t>计算</w:t>
        </w:r>
      </w:ins>
      <w:del w:id="2660" w:author="Shirley Li" w:date="2018-12-08T09:12:00Z">
        <w:r w:rsidRPr="009B37C0" w:rsidDel="00773911">
          <w:rPr>
            <w:rFonts w:ascii="Arial" w:eastAsia="宋体" w:hAnsi="Arial" w:cs="Arial"/>
            <w:color w:val="212121"/>
            <w:kern w:val="0"/>
            <w:sz w:val="24"/>
            <w:szCs w:val="24"/>
          </w:rPr>
          <w:delText>在</w:delText>
        </w:r>
      </w:del>
      <w:r w:rsidRPr="009B37C0">
        <w:rPr>
          <w:rFonts w:ascii="Arial" w:eastAsia="宋体" w:hAnsi="Arial" w:cs="Arial"/>
          <w:color w:val="212121"/>
          <w:kern w:val="0"/>
          <w:sz w:val="24"/>
          <w:szCs w:val="24"/>
        </w:rPr>
        <w:t>模型以</w:t>
      </w:r>
      <w:del w:id="2661" w:author="Shirley Li" w:date="2018-12-08T09:12:00Z">
        <w:r w:rsidRPr="009B37C0" w:rsidDel="00773911">
          <w:rPr>
            <w:rFonts w:ascii="Arial" w:eastAsia="宋体" w:hAnsi="Arial" w:cs="Arial"/>
            <w:color w:val="212121"/>
            <w:kern w:val="0"/>
            <w:sz w:val="24"/>
            <w:szCs w:val="24"/>
          </w:rPr>
          <w:delText>任一模式</w:delText>
        </w:r>
      </w:del>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或</w:t>
      </w:r>
      <w:r w:rsidRPr="009B37C0">
        <w:rPr>
          <w:rFonts w:ascii="Courier New" w:eastAsia="宋体" w:hAnsi="Courier New" w:cs="Courier New"/>
          <w:color w:val="37474F"/>
          <w:kern w:val="0"/>
          <w:sz w:val="22"/>
          <w:shd w:val="clear" w:color="auto" w:fill="F7F7F7"/>
        </w:rPr>
        <w:t>EVAL</w:t>
      </w:r>
      <w:r w:rsidRPr="009B37C0">
        <w:rPr>
          <w:rFonts w:ascii="Arial" w:eastAsia="宋体" w:hAnsi="Arial" w:cs="Arial"/>
          <w:color w:val="212121"/>
          <w:kern w:val="0"/>
          <w:sz w:val="24"/>
          <w:szCs w:val="24"/>
        </w:rPr>
        <w:t>模式运行时</w:t>
      </w:r>
      <w:del w:id="2662" w:author="Shirley Li" w:date="2018-12-08T09:12:00Z">
        <w:r w:rsidRPr="009B37C0" w:rsidDel="00773911">
          <w:rPr>
            <w:rFonts w:ascii="Arial" w:eastAsia="宋体" w:hAnsi="Arial" w:cs="Arial"/>
            <w:color w:val="212121"/>
            <w:kern w:val="0"/>
            <w:sz w:val="24"/>
            <w:szCs w:val="24"/>
          </w:rPr>
          <w:delText>计算</w:delText>
        </w:r>
      </w:del>
      <w:r w:rsidRPr="009B37C0">
        <w:rPr>
          <w:rFonts w:ascii="Arial" w:eastAsia="宋体" w:hAnsi="Arial" w:cs="Arial"/>
          <w:color w:val="212121"/>
          <w:kern w:val="0"/>
          <w:sz w:val="24"/>
          <w:szCs w:val="24"/>
        </w:rPr>
        <w:t>交叉熵：</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loss = </w:t>
      </w:r>
      <w:proofErr w:type="gramStart"/>
      <w:r w:rsidRPr="009B37C0">
        <w:rPr>
          <w:rFonts w:ascii="Courier New" w:eastAsia="宋体" w:hAnsi="Courier New" w:cs="Courier New"/>
          <w:color w:val="37474F"/>
          <w:kern w:val="0"/>
          <w:szCs w:val="21"/>
        </w:rPr>
        <w:t>tf.losses</w:t>
      </w:r>
      <w:proofErr w:type="gramEnd"/>
      <w:r w:rsidRPr="009B37C0">
        <w:rPr>
          <w:rFonts w:ascii="Courier New" w:eastAsia="宋体" w:hAnsi="Courier New" w:cs="Courier New"/>
          <w:color w:val="37474F"/>
          <w:kern w:val="0"/>
          <w:szCs w:val="21"/>
        </w:rPr>
        <w:t>.sparse_softmax_cross_entropy(labels=labels, logits=logits)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让我们</w:t>
      </w:r>
      <w:ins w:id="2663" w:author="Shirley Li" w:date="2018-12-08T09:13:00Z">
        <w:r w:rsidR="00726551" w:rsidRPr="00726551">
          <w:rPr>
            <w:rFonts w:ascii="Arial" w:eastAsia="宋体" w:hAnsi="Arial" w:cs="Arial" w:hint="eastAsia"/>
            <w:color w:val="212121"/>
            <w:kern w:val="0"/>
            <w:sz w:val="24"/>
            <w:szCs w:val="24"/>
          </w:rPr>
          <w:t>详细了解一下上述代码</w:t>
        </w:r>
      </w:ins>
      <w:del w:id="2664" w:author="Shirley Li" w:date="2018-12-08T09:13:00Z">
        <w:r w:rsidRPr="009B37C0" w:rsidDel="00726551">
          <w:rPr>
            <w:rFonts w:ascii="Arial" w:eastAsia="宋体" w:hAnsi="Arial" w:cs="Arial"/>
            <w:color w:val="212121"/>
            <w:kern w:val="0"/>
            <w:sz w:val="24"/>
            <w:szCs w:val="24"/>
          </w:rPr>
          <w:delText>仔细</w:delText>
        </w:r>
      </w:del>
      <w:del w:id="2665" w:author="Shirley Li" w:date="2018-12-08T09:12:00Z">
        <w:r w:rsidRPr="009B37C0" w:rsidDel="00726551">
          <w:rPr>
            <w:rFonts w:ascii="Arial" w:eastAsia="宋体" w:hAnsi="Arial" w:cs="Arial" w:hint="eastAsia"/>
            <w:color w:val="212121"/>
            <w:kern w:val="0"/>
            <w:sz w:val="24"/>
            <w:szCs w:val="24"/>
          </w:rPr>
          <w:delText>看看</w:delText>
        </w:r>
      </w:del>
      <w:del w:id="2666" w:author="Shirley Li" w:date="2018-12-08T09:13:00Z">
        <w:r w:rsidRPr="009B37C0" w:rsidDel="00726551">
          <w:rPr>
            <w:rFonts w:ascii="Arial" w:eastAsia="宋体" w:hAnsi="Arial" w:cs="Arial"/>
            <w:color w:val="212121"/>
            <w:kern w:val="0"/>
            <w:sz w:val="24"/>
            <w:szCs w:val="24"/>
          </w:rPr>
          <w:delText>上面发生的事情</w:delText>
        </w:r>
      </w:del>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del w:id="2667" w:author="Shirley Li" w:date="2018-12-08T09:13:00Z">
        <w:r w:rsidRPr="009B37C0" w:rsidDel="00E56E88">
          <w:rPr>
            <w:rFonts w:ascii="Arial" w:eastAsia="宋体" w:hAnsi="Arial" w:cs="Arial"/>
            <w:color w:val="212121"/>
            <w:kern w:val="0"/>
            <w:sz w:val="24"/>
            <w:szCs w:val="24"/>
          </w:rPr>
          <w:delText>我们的</w:delText>
        </w:r>
      </w:del>
      <w:r w:rsidRPr="009B37C0">
        <w:rPr>
          <w:rFonts w:ascii="Courier New" w:eastAsia="宋体" w:hAnsi="Courier New" w:cs="Courier New"/>
          <w:color w:val="37474F"/>
          <w:kern w:val="0"/>
          <w:sz w:val="22"/>
          <w:shd w:val="clear" w:color="auto" w:fill="F7F7F7"/>
        </w:rPr>
        <w:t>labels</w:t>
      </w:r>
      <w:r w:rsidRPr="009B37C0">
        <w:rPr>
          <w:rFonts w:ascii="Arial" w:eastAsia="宋体" w:hAnsi="Arial" w:cs="Arial"/>
          <w:color w:val="212121"/>
          <w:kern w:val="0"/>
          <w:sz w:val="24"/>
          <w:szCs w:val="24"/>
        </w:rPr>
        <w:t>张量包含</w:t>
      </w:r>
      <w:del w:id="2668" w:author="Shirley Li" w:date="2018-12-08T09:13:00Z">
        <w:r w:rsidRPr="009B37C0" w:rsidDel="00E56E88">
          <w:rPr>
            <w:rFonts w:ascii="Arial" w:eastAsia="宋体" w:hAnsi="Arial" w:cs="Arial" w:hint="eastAsia"/>
            <w:color w:val="212121"/>
            <w:kern w:val="0"/>
            <w:sz w:val="24"/>
            <w:szCs w:val="24"/>
          </w:rPr>
          <w:delText>我们的例子</w:delText>
        </w:r>
      </w:del>
      <w:ins w:id="2669" w:author="Shirley Li" w:date="2018-12-08T09:13:00Z">
        <w:r w:rsidR="00E56E88">
          <w:rPr>
            <w:rFonts w:ascii="Arial" w:eastAsia="宋体" w:hAnsi="Arial" w:cs="Arial" w:hint="eastAsia"/>
            <w:color w:val="212121"/>
            <w:kern w:val="0"/>
            <w:sz w:val="24"/>
            <w:szCs w:val="24"/>
          </w:rPr>
          <w:t>样本</w:t>
        </w:r>
      </w:ins>
      <w:r w:rsidRPr="009B37C0">
        <w:rPr>
          <w:rFonts w:ascii="Arial" w:eastAsia="宋体" w:hAnsi="Arial" w:cs="Arial"/>
          <w:color w:val="212121"/>
          <w:kern w:val="0"/>
          <w:sz w:val="24"/>
          <w:szCs w:val="24"/>
        </w:rPr>
        <w:t>的预测索引列表，例如</w:t>
      </w:r>
      <w:r w:rsidRPr="009B37C0">
        <w:rPr>
          <w:rFonts w:ascii="Courier New" w:eastAsia="宋体" w:hAnsi="Courier New" w:cs="Courier New"/>
          <w:color w:val="37474F"/>
          <w:kern w:val="0"/>
          <w:sz w:val="22"/>
          <w:shd w:val="clear" w:color="auto" w:fill="F7F7F7"/>
        </w:rPr>
        <w:t>[1, 9, ...]</w:t>
      </w:r>
      <w:r w:rsidRPr="009B37C0">
        <w:rPr>
          <w:rFonts w:ascii="Arial" w:eastAsia="宋体" w:hAnsi="Arial" w:cs="Arial"/>
          <w:color w:val="212121"/>
          <w:kern w:val="0"/>
          <w:sz w:val="24"/>
          <w:szCs w:val="24"/>
        </w:rPr>
        <w:t>。</w:t>
      </w:r>
      <w:r w:rsidRPr="009B37C0">
        <w:rPr>
          <w:rFonts w:ascii="Courier New" w:eastAsia="宋体" w:hAnsi="Courier New" w:cs="Courier New"/>
          <w:color w:val="37474F"/>
          <w:kern w:val="0"/>
          <w:sz w:val="22"/>
          <w:shd w:val="clear" w:color="auto" w:fill="F7F7F7"/>
        </w:rPr>
        <w:t>logits</w:t>
      </w:r>
      <w:r w:rsidRPr="009B37C0">
        <w:rPr>
          <w:rFonts w:ascii="Arial" w:eastAsia="宋体" w:hAnsi="Arial" w:cs="Arial"/>
          <w:color w:val="212121"/>
          <w:kern w:val="0"/>
          <w:sz w:val="24"/>
          <w:szCs w:val="24"/>
        </w:rPr>
        <w:t>包含</w:t>
      </w:r>
      <w:del w:id="2670" w:author="Shirley Li" w:date="2018-12-08T09:13:00Z">
        <w:r w:rsidRPr="009B37C0" w:rsidDel="0023716F">
          <w:rPr>
            <w:rFonts w:ascii="Arial" w:eastAsia="宋体" w:hAnsi="Arial" w:cs="Arial"/>
            <w:color w:val="212121"/>
            <w:kern w:val="0"/>
            <w:sz w:val="24"/>
            <w:szCs w:val="24"/>
          </w:rPr>
          <w:delText>我们</w:delText>
        </w:r>
      </w:del>
      <w:r w:rsidRPr="009B37C0">
        <w:rPr>
          <w:rFonts w:ascii="Arial" w:eastAsia="宋体" w:hAnsi="Arial" w:cs="Arial"/>
          <w:color w:val="212121"/>
          <w:kern w:val="0"/>
          <w:sz w:val="24"/>
          <w:szCs w:val="24"/>
        </w:rPr>
        <w:t>最后一层的线性输出。</w:t>
      </w:r>
    </w:p>
    <w:p w:rsidR="006F7728" w:rsidRPr="009B37C0" w:rsidRDefault="00FA200B" w:rsidP="006F7728">
      <w:pPr>
        <w:widowControl/>
        <w:spacing w:before="240" w:after="240"/>
        <w:jc w:val="left"/>
        <w:rPr>
          <w:rFonts w:ascii="Arial" w:eastAsia="宋体" w:hAnsi="Arial" w:cs="Arial"/>
          <w:color w:val="212121"/>
          <w:kern w:val="0"/>
          <w:sz w:val="24"/>
          <w:szCs w:val="24"/>
        </w:rPr>
      </w:pPr>
      <w:hyperlink r:id="rId205" w:history="1">
        <w:r w:rsidR="006F7728" w:rsidRPr="009B37C0">
          <w:rPr>
            <w:rFonts w:ascii="Courier New" w:eastAsia="宋体" w:hAnsi="Courier New" w:cs="Courier New"/>
            <w:color w:val="039BE5"/>
            <w:kern w:val="0"/>
            <w:sz w:val="22"/>
            <w:shd w:val="clear" w:color="auto" w:fill="F7F7F7"/>
          </w:rPr>
          <w:t>tf.losses.sparse_softmax_cross_entropy</w:t>
        </w:r>
      </w:hyperlink>
      <w:r w:rsidR="006F7728" w:rsidRPr="009B37C0">
        <w:rPr>
          <w:rFonts w:ascii="Arial" w:eastAsia="宋体" w:hAnsi="Arial" w:cs="Arial"/>
          <w:color w:val="212121"/>
          <w:kern w:val="0"/>
          <w:sz w:val="24"/>
          <w:szCs w:val="24"/>
        </w:rPr>
        <w:t>，以高效</w:t>
      </w:r>
      <w:ins w:id="2671" w:author="Shirley Li" w:date="2018-12-08T09:13:00Z">
        <w:r w:rsidR="001B52ED">
          <w:rPr>
            <w:rFonts w:ascii="Arial" w:eastAsia="宋体" w:hAnsi="Arial" w:cs="Arial" w:hint="eastAsia"/>
            <w:color w:val="212121"/>
            <w:kern w:val="0"/>
            <w:sz w:val="24"/>
            <w:szCs w:val="24"/>
          </w:rPr>
          <w:t>的</w:t>
        </w:r>
      </w:ins>
      <w:del w:id="2672" w:author="Shirley Li" w:date="2018-12-08T09:13:00Z">
        <w:r w:rsidR="006F7728" w:rsidRPr="009B37C0" w:rsidDel="001B52ED">
          <w:rPr>
            <w:rFonts w:ascii="Arial" w:eastAsia="宋体" w:hAnsi="Arial" w:cs="Arial"/>
            <w:color w:val="212121"/>
            <w:kern w:val="0"/>
            <w:sz w:val="24"/>
            <w:szCs w:val="24"/>
          </w:rPr>
          <w:delText>，</w:delText>
        </w:r>
      </w:del>
      <w:r w:rsidR="006F7728" w:rsidRPr="009B37C0">
        <w:rPr>
          <w:rFonts w:ascii="Arial" w:eastAsia="宋体" w:hAnsi="Arial" w:cs="Arial"/>
          <w:color w:val="212121"/>
          <w:kern w:val="0"/>
          <w:sz w:val="24"/>
          <w:szCs w:val="24"/>
        </w:rPr>
        <w:t>数值稳定</w:t>
      </w:r>
      <w:del w:id="2673" w:author="Shirley Li" w:date="2018-12-08T09:13:00Z">
        <w:r w:rsidR="006F7728" w:rsidRPr="009B37C0" w:rsidDel="001B52ED">
          <w:rPr>
            <w:rFonts w:ascii="Arial" w:eastAsia="宋体" w:hAnsi="Arial" w:cs="Arial"/>
            <w:color w:val="212121"/>
            <w:kern w:val="0"/>
            <w:sz w:val="24"/>
            <w:szCs w:val="24"/>
          </w:rPr>
          <w:delText>的</w:delText>
        </w:r>
      </w:del>
      <w:r w:rsidR="006F7728" w:rsidRPr="009B37C0">
        <w:rPr>
          <w:rFonts w:ascii="Arial" w:eastAsia="宋体" w:hAnsi="Arial" w:cs="Arial"/>
          <w:color w:val="212121"/>
          <w:kern w:val="0"/>
          <w:sz w:val="24"/>
          <w:szCs w:val="24"/>
        </w:rPr>
        <w:t>方式从这两个输入计算</w:t>
      </w:r>
      <w:r w:rsidR="006F7728" w:rsidRPr="009B37C0">
        <w:rPr>
          <w:rFonts w:ascii="Arial" w:eastAsia="宋体" w:hAnsi="Arial" w:cs="Arial"/>
          <w:color w:val="212121"/>
          <w:kern w:val="0"/>
          <w:sz w:val="24"/>
          <w:szCs w:val="24"/>
        </w:rPr>
        <w:t>softmax</w:t>
      </w:r>
      <w:r w:rsidR="006F7728" w:rsidRPr="009B37C0">
        <w:rPr>
          <w:rFonts w:ascii="Arial" w:eastAsia="宋体" w:hAnsi="Arial" w:cs="Arial"/>
          <w:color w:val="212121"/>
          <w:kern w:val="0"/>
          <w:sz w:val="24"/>
          <w:szCs w:val="24"/>
        </w:rPr>
        <w:t>交叉熵（又名：分类交叉熵，负对数似然</w:t>
      </w:r>
      <w:ins w:id="2674" w:author="Shirley Li" w:date="2018-12-08T09:14:00Z">
        <w:r w:rsidR="001B52ED">
          <w:rPr>
            <w:rFonts w:ascii="Arial" w:eastAsia="宋体" w:hAnsi="Arial" w:cs="Arial" w:hint="eastAsia"/>
            <w:color w:val="212121"/>
            <w:kern w:val="0"/>
            <w:sz w:val="24"/>
            <w:szCs w:val="24"/>
          </w:rPr>
          <w:t>率</w:t>
        </w:r>
      </w:ins>
      <w:r w:rsidR="006F7728" w:rsidRPr="009B37C0">
        <w:rPr>
          <w:rFonts w:ascii="Arial" w:eastAsia="宋体" w:hAnsi="Arial" w:cs="Arial"/>
          <w:color w:val="212121"/>
          <w:kern w:val="0"/>
          <w:sz w:val="24"/>
          <w:szCs w:val="24"/>
        </w:rPr>
        <w:t>）。</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配置培训操作</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在上一节中，我们将</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的损失定义为</w:t>
      </w:r>
      <w:del w:id="2675" w:author="Shirley Li" w:date="2018-12-08T09:14:00Z">
        <w:r w:rsidRPr="009B37C0" w:rsidDel="001B52ED">
          <w:rPr>
            <w:rFonts w:ascii="Arial" w:eastAsia="宋体" w:hAnsi="Arial" w:cs="Arial" w:hint="eastAsia"/>
            <w:color w:val="212121"/>
            <w:kern w:val="0"/>
            <w:sz w:val="24"/>
            <w:szCs w:val="24"/>
          </w:rPr>
          <w:delText>logits</w:delText>
        </w:r>
      </w:del>
      <w:ins w:id="2676" w:author="Shirley Li" w:date="2018-12-08T09:14:00Z">
        <w:r w:rsidR="001B52ED">
          <w:rPr>
            <w:rFonts w:ascii="Arial" w:eastAsia="宋体" w:hAnsi="Arial" w:cs="Arial" w:hint="eastAsia"/>
            <w:color w:val="212121"/>
            <w:kern w:val="0"/>
            <w:sz w:val="24"/>
            <w:szCs w:val="24"/>
          </w:rPr>
          <w:t>对数</w:t>
        </w:r>
      </w:ins>
      <w:del w:id="2677" w:author="Shirley Li" w:date="2018-12-08T09:14:00Z">
        <w:r w:rsidRPr="009B37C0" w:rsidDel="001B52ED">
          <w:rPr>
            <w:rFonts w:ascii="Arial" w:eastAsia="宋体" w:hAnsi="Arial" w:cs="Arial"/>
            <w:color w:val="212121"/>
            <w:kern w:val="0"/>
            <w:sz w:val="24"/>
            <w:szCs w:val="24"/>
          </w:rPr>
          <w:delText>图</w:delText>
        </w:r>
      </w:del>
      <w:r w:rsidRPr="009B37C0">
        <w:rPr>
          <w:rFonts w:ascii="Arial" w:eastAsia="宋体" w:hAnsi="Arial" w:cs="Arial"/>
          <w:color w:val="212121"/>
          <w:kern w:val="0"/>
          <w:sz w:val="24"/>
          <w:szCs w:val="24"/>
        </w:rPr>
        <w:t>层和</w:t>
      </w:r>
      <w:del w:id="2678" w:author="Shirley Li" w:date="2018-12-08T09:14:00Z">
        <w:r w:rsidRPr="009B37C0" w:rsidDel="001B52ED">
          <w:rPr>
            <w:rFonts w:ascii="Arial" w:eastAsia="宋体" w:hAnsi="Arial" w:cs="Arial"/>
            <w:color w:val="212121"/>
            <w:kern w:val="0"/>
            <w:sz w:val="24"/>
            <w:szCs w:val="24"/>
          </w:rPr>
          <w:delText>我们的</w:delText>
        </w:r>
      </w:del>
      <w:r w:rsidRPr="009B37C0">
        <w:rPr>
          <w:rFonts w:ascii="Arial" w:eastAsia="宋体" w:hAnsi="Arial" w:cs="Arial"/>
          <w:color w:val="212121"/>
          <w:kern w:val="0"/>
          <w:sz w:val="24"/>
          <w:szCs w:val="24"/>
        </w:rPr>
        <w:t>标签的</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交叉熵。</w:t>
      </w:r>
      <w:ins w:id="2679" w:author="Shirley Li" w:date="2018-12-08T09:14:00Z">
        <w:r w:rsidR="001B52ED">
          <w:rPr>
            <w:rFonts w:ascii="Arial" w:eastAsia="宋体" w:hAnsi="Arial" w:cs="Arial" w:hint="eastAsia"/>
            <w:color w:val="212121"/>
            <w:kern w:val="0"/>
            <w:sz w:val="24"/>
            <w:szCs w:val="24"/>
          </w:rPr>
          <w:t>下面</w:t>
        </w:r>
      </w:ins>
      <w:r w:rsidRPr="009B37C0">
        <w:rPr>
          <w:rFonts w:ascii="Arial" w:eastAsia="宋体" w:hAnsi="Arial" w:cs="Arial"/>
          <w:color w:val="212121"/>
          <w:kern w:val="0"/>
          <w:sz w:val="24"/>
          <w:szCs w:val="24"/>
        </w:rPr>
        <w:t>让我们配置</w:t>
      </w:r>
      <w:del w:id="2680" w:author="Shirley Li" w:date="2018-12-08T09:14:00Z">
        <w:r w:rsidRPr="009B37C0" w:rsidDel="001B52ED">
          <w:rPr>
            <w:rFonts w:ascii="Arial" w:eastAsia="宋体" w:hAnsi="Arial" w:cs="Arial"/>
            <w:color w:val="212121"/>
            <w:kern w:val="0"/>
            <w:sz w:val="24"/>
            <w:szCs w:val="24"/>
          </w:rPr>
          <w:delText>我们的</w:delText>
        </w:r>
      </w:del>
      <w:r w:rsidRPr="009B37C0">
        <w:rPr>
          <w:rFonts w:ascii="Arial" w:eastAsia="宋体" w:hAnsi="Arial" w:cs="Arial"/>
          <w:color w:val="212121"/>
          <w:kern w:val="0"/>
          <w:sz w:val="24"/>
          <w:szCs w:val="24"/>
        </w:rPr>
        <w:t>模型以在训练期间优化</w:t>
      </w:r>
      <w:ins w:id="2681" w:author="Shirley Li" w:date="2018-12-08T09:14:00Z">
        <w:r w:rsidR="001B52ED">
          <w:rPr>
            <w:rFonts w:ascii="Arial" w:eastAsia="宋体" w:hAnsi="Arial" w:cs="Arial" w:hint="eastAsia"/>
            <w:color w:val="212121"/>
            <w:kern w:val="0"/>
            <w:sz w:val="24"/>
            <w:szCs w:val="24"/>
          </w:rPr>
          <w:t>这个</w:t>
        </w:r>
      </w:ins>
      <w:del w:id="2682" w:author="Shirley Li" w:date="2018-12-08T09:14:00Z">
        <w:r w:rsidRPr="009B37C0" w:rsidDel="001B52ED">
          <w:rPr>
            <w:rFonts w:ascii="Arial" w:eastAsia="宋体" w:hAnsi="Arial" w:cs="Arial"/>
            <w:color w:val="212121"/>
            <w:kern w:val="0"/>
            <w:sz w:val="24"/>
            <w:szCs w:val="24"/>
          </w:rPr>
          <w:delText>此</w:delText>
        </w:r>
      </w:del>
      <w:r w:rsidRPr="009B37C0">
        <w:rPr>
          <w:rFonts w:ascii="Arial" w:eastAsia="宋体" w:hAnsi="Arial" w:cs="Arial"/>
          <w:color w:val="212121"/>
          <w:kern w:val="0"/>
          <w:sz w:val="24"/>
          <w:szCs w:val="24"/>
        </w:rPr>
        <w:t>损失值。我们将使用</w:t>
      </w:r>
      <w:r w:rsidRPr="009B37C0">
        <w:rPr>
          <w:rFonts w:ascii="Arial" w:eastAsia="宋体" w:hAnsi="Arial" w:cs="Arial"/>
          <w:color w:val="212121"/>
          <w:kern w:val="0"/>
          <w:sz w:val="24"/>
          <w:szCs w:val="24"/>
        </w:rPr>
        <w:t>0.001</w:t>
      </w:r>
      <w:r w:rsidRPr="009B37C0">
        <w:rPr>
          <w:rFonts w:ascii="Arial" w:eastAsia="宋体" w:hAnsi="Arial" w:cs="Arial"/>
          <w:color w:val="212121"/>
          <w:kern w:val="0"/>
          <w:sz w:val="24"/>
          <w:szCs w:val="24"/>
        </w:rPr>
        <w:t>的学习率和</w:t>
      </w:r>
      <w:r w:rsidRPr="009B37C0">
        <w:rPr>
          <w:rFonts w:ascii="Arial" w:eastAsia="宋体" w:hAnsi="Arial" w:cs="Arial"/>
          <w:color w:val="212121"/>
          <w:kern w:val="0"/>
          <w:sz w:val="24"/>
          <w:szCs w:val="24"/>
        </w:rPr>
        <w:t> </w:t>
      </w:r>
      <w:hyperlink r:id="rId206" w:history="1">
        <w:r w:rsidRPr="009B37C0">
          <w:rPr>
            <w:rFonts w:ascii="Arial" w:eastAsia="宋体" w:hAnsi="Arial" w:cs="Arial"/>
            <w:color w:val="039BE5"/>
            <w:kern w:val="0"/>
            <w:sz w:val="24"/>
            <w:szCs w:val="24"/>
            <w:u w:val="single"/>
          </w:rPr>
          <w:t>随机梯度下降</w:t>
        </w:r>
      </w:hyperlink>
      <w:r w:rsidRPr="009B37C0">
        <w:rPr>
          <w:rFonts w:ascii="Arial" w:eastAsia="宋体" w:hAnsi="Arial" w:cs="Arial"/>
          <w:color w:val="212121"/>
          <w:kern w:val="0"/>
          <w:sz w:val="24"/>
          <w:szCs w:val="24"/>
        </w:rPr>
        <w:t> </w:t>
      </w:r>
      <w:del w:id="2683" w:author="Shirley Li" w:date="2018-12-08T09:14:00Z">
        <w:r w:rsidRPr="009B37C0" w:rsidDel="001B52ED">
          <w:rPr>
            <w:rFonts w:ascii="Arial" w:eastAsia="宋体" w:hAnsi="Arial" w:cs="Arial" w:hint="eastAsia"/>
            <w:color w:val="212121"/>
            <w:kern w:val="0"/>
            <w:sz w:val="24"/>
            <w:szCs w:val="24"/>
          </w:rPr>
          <w:delText>作为</w:delText>
        </w:r>
      </w:del>
      <w:ins w:id="2684" w:author="Shirley Li" w:date="2018-12-08T09:14:00Z">
        <w:r w:rsidR="001B52ED">
          <w:rPr>
            <w:rFonts w:ascii="Arial" w:eastAsia="宋体" w:hAnsi="Arial" w:cs="Arial" w:hint="eastAsia"/>
            <w:color w:val="212121"/>
            <w:kern w:val="0"/>
            <w:sz w:val="24"/>
            <w:szCs w:val="24"/>
          </w:rPr>
          <w:t>的</w:t>
        </w:r>
      </w:ins>
      <w:r w:rsidRPr="009B37C0">
        <w:rPr>
          <w:rFonts w:ascii="Arial" w:eastAsia="宋体" w:hAnsi="Arial" w:cs="Arial"/>
          <w:color w:val="212121"/>
          <w:kern w:val="0"/>
          <w:sz w:val="24"/>
          <w:szCs w:val="24"/>
        </w:rPr>
        <w:t>优化算法：</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if</w:t>
      </w:r>
      <w:r w:rsidRPr="009B37C0">
        <w:rPr>
          <w:rFonts w:ascii="Courier New" w:eastAsia="宋体" w:hAnsi="Courier New" w:cs="Courier New"/>
          <w:color w:val="37474F"/>
          <w:kern w:val="0"/>
          <w:szCs w:val="21"/>
        </w:rPr>
        <w:t xml:space="preserve"> mode == </w:t>
      </w:r>
      <w:proofErr w:type="gramStart"/>
      <w:r w:rsidRPr="009B37C0">
        <w:rPr>
          <w:rFonts w:ascii="Courier New" w:eastAsia="宋体" w:hAnsi="Courier New" w:cs="Courier New"/>
          <w:color w:val="37474F"/>
          <w:kern w:val="0"/>
          <w:szCs w:val="21"/>
        </w:rPr>
        <w:t>tf.estimator</w:t>
      </w:r>
      <w:proofErr w:type="gramEnd"/>
      <w:r w:rsidRPr="009B37C0">
        <w:rPr>
          <w:rFonts w:ascii="Courier New" w:eastAsia="宋体" w:hAnsi="Courier New" w:cs="Courier New"/>
          <w:color w:val="37474F"/>
          <w:kern w:val="0"/>
          <w:szCs w:val="21"/>
        </w:rPr>
        <w:t>.</w:t>
      </w:r>
      <w:r w:rsidRPr="009B37C0">
        <w:rPr>
          <w:rFonts w:ascii="Courier New" w:eastAsia="宋体" w:hAnsi="Courier New" w:cs="Courier New"/>
          <w:color w:val="9C27B0"/>
          <w:kern w:val="0"/>
          <w:szCs w:val="21"/>
        </w:rPr>
        <w:t>ModeKeys</w:t>
      </w:r>
      <w:r w:rsidRPr="009B37C0">
        <w:rPr>
          <w:rFonts w:ascii="Courier New" w:eastAsia="宋体" w:hAnsi="Courier New" w:cs="Courier New"/>
          <w:color w:val="37474F"/>
          <w:kern w:val="0"/>
          <w:szCs w:val="21"/>
        </w:rPr>
        <w:t>.TRAIN:</w:t>
      </w:r>
      <w:r w:rsidRPr="009B37C0">
        <w:rPr>
          <w:rFonts w:ascii="Courier New" w:eastAsia="宋体" w:hAnsi="Courier New" w:cs="Courier New"/>
          <w:color w:val="37474F"/>
          <w:kern w:val="0"/>
          <w:szCs w:val="21"/>
        </w:rPr>
        <w:br/>
        <w:t>  optimizer = tf.train.</w:t>
      </w:r>
      <w:r w:rsidRPr="009B37C0">
        <w:rPr>
          <w:rFonts w:ascii="Courier New" w:eastAsia="宋体" w:hAnsi="Courier New" w:cs="Courier New"/>
          <w:color w:val="9C27B0"/>
          <w:kern w:val="0"/>
          <w:szCs w:val="21"/>
        </w:rPr>
        <w:t>GradientDescentOptimizer</w:t>
      </w:r>
      <w:r w:rsidRPr="009B37C0">
        <w:rPr>
          <w:rFonts w:ascii="Courier New" w:eastAsia="宋体" w:hAnsi="Courier New" w:cs="Courier New"/>
          <w:color w:val="37474F"/>
          <w:kern w:val="0"/>
          <w:szCs w:val="21"/>
        </w:rPr>
        <w:t>(learning_rate=</w:t>
      </w:r>
      <w:r w:rsidRPr="009B37C0">
        <w:rPr>
          <w:rFonts w:ascii="Courier New" w:eastAsia="宋体" w:hAnsi="Courier New" w:cs="Courier New"/>
          <w:color w:val="C53929"/>
          <w:kern w:val="0"/>
          <w:szCs w:val="21"/>
        </w:rPr>
        <w:t>0.001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train_op = optimizer.minimize(</w:t>
      </w:r>
      <w:r w:rsidRPr="009B37C0">
        <w:rPr>
          <w:rFonts w:ascii="Courier New" w:eastAsia="宋体" w:hAnsi="Courier New" w:cs="Courier New"/>
          <w:color w:val="37474F"/>
          <w:kern w:val="0"/>
          <w:szCs w:val="21"/>
        </w:rPr>
        <w:br/>
        <w:t>      loss=loss,</w:t>
      </w:r>
      <w:r w:rsidRPr="009B37C0">
        <w:rPr>
          <w:rFonts w:ascii="Courier New" w:eastAsia="宋体" w:hAnsi="Courier New" w:cs="Courier New"/>
          <w:color w:val="37474F"/>
          <w:kern w:val="0"/>
          <w:szCs w:val="21"/>
        </w:rPr>
        <w:br/>
        <w:t>      global_step=tf.train.get_global_step())</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 xml:space="preserve">(mode=mode, loss=loss, </w:t>
      </w:r>
      <w:r w:rsidRPr="009B37C0">
        <w:rPr>
          <w:rFonts w:ascii="Courier New" w:eastAsia="宋体" w:hAnsi="Courier New" w:cs="Courier New"/>
          <w:color w:val="37474F"/>
          <w:kern w:val="0"/>
          <w:szCs w:val="21"/>
        </w:rPr>
        <w:lastRenderedPageBreak/>
        <w:t>train_op=train_op)</w:t>
      </w:r>
      <w:r w:rsidRPr="009B37C0">
        <w:rPr>
          <w:rFonts w:ascii="Courier New" w:eastAsia="宋体" w:hAnsi="Courier New" w:cs="Courier New"/>
          <w:color w:val="37474F"/>
          <w:kern w:val="0"/>
          <w:szCs w:val="21"/>
        </w:rPr>
        <w:br/>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有关为</w:t>
      </w:r>
      <w:r w:rsidRPr="009B37C0">
        <w:rPr>
          <w:rFonts w:ascii="Arial" w:eastAsia="宋体" w:hAnsi="Arial" w:cs="Arial"/>
          <w:color w:val="212121"/>
          <w:kern w:val="0"/>
          <w:sz w:val="24"/>
          <w:szCs w:val="24"/>
        </w:rPr>
        <w:t>Estimator</w:t>
      </w:r>
      <w:r w:rsidRPr="009B37C0">
        <w:rPr>
          <w:rFonts w:ascii="Arial" w:eastAsia="宋体" w:hAnsi="Arial" w:cs="Arial"/>
          <w:color w:val="212121"/>
          <w:kern w:val="0"/>
          <w:sz w:val="24"/>
          <w:szCs w:val="24"/>
        </w:rPr>
        <w:t>模型函数配置训练操作的更深入了解，请参阅</w:t>
      </w:r>
      <w:hyperlink r:id="rId207" w:anchor="defining-the-training-op-for-the-model" w:history="1">
        <w:r w:rsidRPr="009B37C0">
          <w:rPr>
            <w:rFonts w:ascii="Arial" w:eastAsia="宋体" w:hAnsi="Arial" w:cs="Arial"/>
            <w:color w:val="0288D1"/>
            <w:kern w:val="0"/>
            <w:sz w:val="24"/>
            <w:szCs w:val="24"/>
            <w:u w:val="single"/>
            <w:shd w:val="clear" w:color="auto" w:fill="E1F5FE"/>
          </w:rPr>
          <w:t>“ </w:t>
        </w:r>
      </w:hyperlink>
      <w:hyperlink r:id="rId208" w:history="1">
        <w:r w:rsidRPr="009B37C0">
          <w:rPr>
            <w:rFonts w:ascii="Arial" w:eastAsia="宋体" w:hAnsi="Arial" w:cs="Arial"/>
            <w:color w:val="0288D1"/>
            <w:kern w:val="0"/>
            <w:sz w:val="24"/>
            <w:szCs w:val="24"/>
            <w:u w:val="single"/>
            <w:shd w:val="clear" w:color="auto" w:fill="E1F5FE"/>
          </w:rPr>
          <w:t>在</w:t>
        </w:r>
        <w:r w:rsidRPr="009B37C0">
          <w:rPr>
            <w:rFonts w:ascii="Arial" w:eastAsia="宋体" w:hAnsi="Arial" w:cs="Arial"/>
            <w:color w:val="0288D1"/>
            <w:kern w:val="0"/>
            <w:sz w:val="24"/>
            <w:szCs w:val="24"/>
            <w:u w:val="single"/>
            <w:shd w:val="clear" w:color="auto" w:fill="E1F5FE"/>
          </w:rPr>
          <w:t>tf.estimator</w:t>
        </w:r>
        <w:r w:rsidRPr="009B37C0">
          <w:rPr>
            <w:rFonts w:ascii="Arial" w:eastAsia="宋体" w:hAnsi="Arial" w:cs="Arial"/>
            <w:color w:val="0288D1"/>
            <w:kern w:val="0"/>
            <w:sz w:val="24"/>
            <w:szCs w:val="24"/>
            <w:u w:val="single"/>
            <w:shd w:val="clear" w:color="auto" w:fill="E1F5FE"/>
          </w:rPr>
          <w:t>中创建估计</w:t>
        </w:r>
        <w:proofErr w:type="gramStart"/>
        <w:r w:rsidRPr="009B37C0">
          <w:rPr>
            <w:rFonts w:ascii="Arial" w:eastAsia="宋体" w:hAnsi="Arial" w:cs="Arial"/>
            <w:color w:val="0288D1"/>
            <w:kern w:val="0"/>
            <w:sz w:val="24"/>
            <w:szCs w:val="24"/>
            <w:u w:val="single"/>
            <w:shd w:val="clear" w:color="auto" w:fill="E1F5FE"/>
          </w:rPr>
          <w:t>”</w:t>
        </w:r>
        <w:proofErr w:type="gramEnd"/>
      </w:hyperlink>
      <w:r w:rsidRPr="009B37C0">
        <w:rPr>
          <w:rFonts w:ascii="Arial" w:eastAsia="宋体" w:hAnsi="Arial" w:cs="Arial"/>
          <w:color w:val="212121"/>
          <w:kern w:val="0"/>
          <w:sz w:val="24"/>
          <w:szCs w:val="24"/>
        </w:rPr>
        <w:t>教程</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中的</w:t>
      </w:r>
      <w:hyperlink r:id="rId209" w:history="1">
        <w:r w:rsidRPr="009B37C0">
          <w:rPr>
            <w:rFonts w:ascii="Arial" w:eastAsia="宋体" w:hAnsi="Arial" w:cs="Arial"/>
            <w:color w:val="0288D1"/>
            <w:kern w:val="0"/>
            <w:sz w:val="24"/>
            <w:szCs w:val="24"/>
            <w:u w:val="single"/>
            <w:shd w:val="clear" w:color="auto" w:fill="E1F5FE"/>
          </w:rPr>
          <w:t>“ </w:t>
        </w:r>
      </w:hyperlink>
      <w:hyperlink r:id="rId210" w:anchor="defining-the-training-op-for-the-model" w:history="1">
        <w:r w:rsidRPr="009B37C0">
          <w:rPr>
            <w:rFonts w:ascii="Arial" w:eastAsia="宋体" w:hAnsi="Arial" w:cs="Arial"/>
            <w:color w:val="0288D1"/>
            <w:kern w:val="0"/>
            <w:sz w:val="24"/>
            <w:szCs w:val="24"/>
            <w:u w:val="single"/>
            <w:shd w:val="clear" w:color="auto" w:fill="E1F5FE"/>
          </w:rPr>
          <w:t>为模型定义训练操作</w:t>
        </w:r>
      </w:hyperlink>
      <w:hyperlink r:id="rId211" w:history="1">
        <w:r w:rsidRPr="009B37C0">
          <w:rPr>
            <w:rFonts w:ascii="Arial" w:eastAsia="宋体" w:hAnsi="Arial" w:cs="Arial"/>
            <w:color w:val="0288D1"/>
            <w:kern w:val="0"/>
            <w:sz w:val="24"/>
            <w:szCs w:val="24"/>
            <w:u w:val="single"/>
            <w:shd w:val="clear" w:color="auto" w:fill="E1F5FE"/>
          </w:rPr>
          <w:t>”</w:t>
        </w:r>
      </w:hyperlink>
      <w:r w:rsidRPr="009B37C0">
        <w:rPr>
          <w:rFonts w:ascii="Arial" w:eastAsia="宋体" w:hAnsi="Arial" w:cs="Arial"/>
          <w:color w:val="212121"/>
          <w:kern w:val="0"/>
          <w:sz w:val="24"/>
          <w:szCs w:val="24"/>
        </w:rPr>
        <w:t>。</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添加评估指标</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要在我们的模型中添加</w:t>
      </w:r>
      <w:del w:id="2685" w:author="Shirley Li" w:date="2018-12-08T09:23:00Z">
        <w:r w:rsidRPr="009B37C0" w:rsidDel="007D5807">
          <w:rPr>
            <w:rFonts w:ascii="Arial" w:eastAsia="宋体" w:hAnsi="Arial" w:cs="Arial" w:hint="eastAsia"/>
            <w:color w:val="212121"/>
            <w:kern w:val="0"/>
            <w:sz w:val="24"/>
            <w:szCs w:val="24"/>
          </w:rPr>
          <w:delText>精度度量</w:delText>
        </w:r>
      </w:del>
      <w:ins w:id="2686" w:author="Shirley Li" w:date="2018-12-08T09:23:00Z">
        <w:r w:rsidR="007D5807">
          <w:rPr>
            <w:rFonts w:ascii="Arial" w:eastAsia="宋体" w:hAnsi="Arial" w:cs="Arial" w:hint="eastAsia"/>
            <w:color w:val="212121"/>
            <w:kern w:val="0"/>
            <w:sz w:val="24"/>
            <w:szCs w:val="24"/>
          </w:rPr>
          <w:t>准确度指标</w:t>
        </w:r>
      </w:ins>
      <w:r w:rsidRPr="009B37C0">
        <w:rPr>
          <w:rFonts w:ascii="Arial" w:eastAsia="宋体" w:hAnsi="Arial" w:cs="Arial"/>
          <w:color w:val="212121"/>
          <w:kern w:val="0"/>
          <w:sz w:val="24"/>
          <w:szCs w:val="24"/>
        </w:rPr>
        <w:t>，我们</w:t>
      </w:r>
      <w:ins w:id="2687" w:author="Shirley Li" w:date="2018-12-08T09:23:00Z">
        <w:r w:rsidR="00C37CDB" w:rsidRPr="009B37C0">
          <w:rPr>
            <w:rFonts w:ascii="Arial" w:eastAsia="宋体" w:hAnsi="Arial" w:cs="Arial"/>
            <w:color w:val="212121"/>
            <w:kern w:val="0"/>
            <w:sz w:val="24"/>
            <w:szCs w:val="24"/>
          </w:rPr>
          <w:t>在</w:t>
        </w:r>
        <w:r w:rsidR="00C37CDB" w:rsidRPr="009B37C0">
          <w:rPr>
            <w:rFonts w:ascii="Arial" w:eastAsia="宋体" w:hAnsi="Arial" w:cs="Arial"/>
            <w:color w:val="212121"/>
            <w:kern w:val="0"/>
            <w:sz w:val="24"/>
            <w:szCs w:val="24"/>
          </w:rPr>
          <w:t>EVAL</w:t>
        </w:r>
        <w:r w:rsidR="00C37CDB" w:rsidRPr="009B37C0">
          <w:rPr>
            <w:rFonts w:ascii="Arial" w:eastAsia="宋体" w:hAnsi="Arial" w:cs="Arial"/>
            <w:color w:val="212121"/>
            <w:kern w:val="0"/>
            <w:sz w:val="24"/>
            <w:szCs w:val="24"/>
          </w:rPr>
          <w:t>模式中定义</w:t>
        </w:r>
      </w:ins>
      <w:r w:rsidRPr="009B37C0">
        <w:rPr>
          <w:rFonts w:ascii="Courier New" w:eastAsia="宋体" w:hAnsi="Courier New" w:cs="Courier New"/>
          <w:color w:val="37474F"/>
          <w:kern w:val="0"/>
          <w:sz w:val="22"/>
          <w:shd w:val="clear" w:color="auto" w:fill="F7F7F7"/>
        </w:rPr>
        <w:t>eval_metric_ops</w:t>
      </w:r>
      <w:ins w:id="2688" w:author="Shirley Li" w:date="2018-12-08T09:23:00Z">
        <w:r w:rsidR="00C37CDB" w:rsidRPr="009B37C0" w:rsidDel="00C37CDB">
          <w:rPr>
            <w:rFonts w:ascii="Arial" w:eastAsia="宋体" w:hAnsi="Arial" w:cs="Arial"/>
            <w:color w:val="212121"/>
            <w:kern w:val="0"/>
            <w:sz w:val="24"/>
            <w:szCs w:val="24"/>
          </w:rPr>
          <w:t xml:space="preserve"> </w:t>
        </w:r>
      </w:ins>
      <w:del w:id="2689" w:author="Shirley Li" w:date="2018-12-08T09:23:00Z">
        <w:r w:rsidRPr="009B37C0" w:rsidDel="00C37CDB">
          <w:rPr>
            <w:rFonts w:ascii="Arial" w:eastAsia="宋体" w:hAnsi="Arial" w:cs="Arial" w:hint="eastAsia"/>
            <w:color w:val="212121"/>
            <w:kern w:val="0"/>
            <w:sz w:val="24"/>
            <w:szCs w:val="24"/>
          </w:rPr>
          <w:delText>在</w:delText>
        </w:r>
        <w:r w:rsidRPr="009B37C0" w:rsidDel="00C37CDB">
          <w:rPr>
            <w:rFonts w:ascii="Arial" w:eastAsia="宋体" w:hAnsi="Arial" w:cs="Arial" w:hint="eastAsia"/>
            <w:color w:val="212121"/>
            <w:kern w:val="0"/>
            <w:sz w:val="24"/>
            <w:szCs w:val="24"/>
          </w:rPr>
          <w:delText>EVAL</w:delText>
        </w:r>
        <w:r w:rsidRPr="009B37C0" w:rsidDel="00C37CDB">
          <w:rPr>
            <w:rFonts w:ascii="Arial" w:eastAsia="宋体" w:hAnsi="Arial" w:cs="Arial" w:hint="eastAsia"/>
            <w:color w:val="212121"/>
            <w:kern w:val="0"/>
            <w:sz w:val="24"/>
            <w:szCs w:val="24"/>
          </w:rPr>
          <w:delText>模式中定义</w:delText>
        </w:r>
      </w:del>
      <w:del w:id="2690" w:author="Shirley Li" w:date="2018-12-08T09:24:00Z">
        <w:r w:rsidR="00C37CDB" w:rsidRPr="009B37C0" w:rsidDel="00C37CDB">
          <w:rPr>
            <w:rFonts w:ascii="Arial" w:eastAsia="宋体" w:hAnsi="Arial" w:cs="Arial" w:hint="eastAsia"/>
            <w:color w:val="212121"/>
            <w:kern w:val="0"/>
            <w:sz w:val="24"/>
            <w:szCs w:val="24"/>
          </w:rPr>
          <w:delText>dict</w:delText>
        </w:r>
      </w:del>
      <w:ins w:id="2691" w:author="Shirley Li" w:date="2018-12-08T09:24:00Z">
        <w:r w:rsidR="00C37CDB">
          <w:rPr>
            <w:rFonts w:ascii="Arial" w:eastAsia="宋体" w:hAnsi="Arial" w:cs="Arial" w:hint="eastAsia"/>
            <w:color w:val="212121"/>
            <w:kern w:val="0"/>
            <w:sz w:val="24"/>
            <w:szCs w:val="24"/>
          </w:rPr>
          <w:t>字典</w:t>
        </w:r>
      </w:ins>
      <w:r w:rsidRPr="009B37C0">
        <w:rPr>
          <w:rFonts w:ascii="Arial" w:eastAsia="宋体" w:hAnsi="Arial" w:cs="Arial"/>
          <w:color w:val="212121"/>
          <w:kern w:val="0"/>
          <w:sz w:val="24"/>
          <w:szCs w:val="24"/>
        </w:rPr>
        <w:t>，如下所示：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eval_metric_ops = {</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0D904F"/>
          <w:kern w:val="0"/>
          <w:szCs w:val="21"/>
        </w:rPr>
        <w:t>"accuracy"</w:t>
      </w:r>
      <w:r w:rsidRPr="009B37C0">
        <w:rPr>
          <w:rFonts w:ascii="Courier New" w:eastAsia="宋体" w:hAnsi="Courier New" w:cs="Courier New"/>
          <w:color w:val="37474F"/>
          <w:kern w:val="0"/>
          <w:szCs w:val="21"/>
        </w:rPr>
        <w:t xml:space="preserve">: </w:t>
      </w:r>
      <w:proofErr w:type="gramStart"/>
      <w:r w:rsidRPr="009B37C0">
        <w:rPr>
          <w:rFonts w:ascii="Courier New" w:eastAsia="宋体" w:hAnsi="Courier New" w:cs="Courier New"/>
          <w:color w:val="37474F"/>
          <w:kern w:val="0"/>
          <w:szCs w:val="21"/>
        </w:rPr>
        <w:t>tf.metrics</w:t>
      </w:r>
      <w:proofErr w:type="gramEnd"/>
      <w:r w:rsidRPr="009B37C0">
        <w:rPr>
          <w:rFonts w:ascii="Courier New" w:eastAsia="宋体" w:hAnsi="Courier New" w:cs="Courier New"/>
          <w:color w:val="37474F"/>
          <w:kern w:val="0"/>
          <w:szCs w:val="21"/>
        </w:rPr>
        <w:t>.accuracy(</w:t>
      </w:r>
      <w:r w:rsidRPr="009B37C0">
        <w:rPr>
          <w:rFonts w:ascii="Courier New" w:eastAsia="宋体" w:hAnsi="Courier New" w:cs="Courier New"/>
          <w:color w:val="37474F"/>
          <w:kern w:val="0"/>
          <w:szCs w:val="21"/>
        </w:rPr>
        <w:br/>
        <w:t>        labels=labels, predictions=predictions[</w:t>
      </w:r>
      <w:r w:rsidRPr="009B37C0">
        <w:rPr>
          <w:rFonts w:ascii="Courier New" w:eastAsia="宋体" w:hAnsi="Courier New" w:cs="Courier New"/>
          <w:color w:val="0D904F"/>
          <w:kern w:val="0"/>
          <w:szCs w:val="21"/>
        </w:rPr>
        <w:t>"classes"</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return</w:t>
      </w:r>
      <w:r w:rsidRPr="009B37C0">
        <w:rPr>
          <w:rFonts w:ascii="Courier New" w:eastAsia="宋体" w:hAnsi="Courier New" w:cs="Courier New"/>
          <w:color w:val="37474F"/>
          <w:kern w:val="0"/>
          <w:szCs w:val="21"/>
        </w:rPr>
        <w:t xml:space="preserve"> tf.estimator.</w:t>
      </w:r>
      <w:r w:rsidRPr="009B37C0">
        <w:rPr>
          <w:rFonts w:ascii="Courier New" w:eastAsia="宋体" w:hAnsi="Courier New" w:cs="Courier New"/>
          <w:color w:val="9C27B0"/>
          <w:kern w:val="0"/>
          <w:szCs w:val="21"/>
        </w:rPr>
        <w:t>EstimatorSpec</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mode=mode, loss=loss, eval_metric_ops=eval_metric_ops)</w:t>
      </w:r>
      <w:r w:rsidRPr="009B37C0">
        <w:rPr>
          <w:rFonts w:ascii="Courier New" w:eastAsia="宋体" w:hAnsi="Courier New" w:cs="Courier New"/>
          <w:color w:val="37474F"/>
          <w:kern w:val="0"/>
          <w:szCs w:val="21"/>
        </w:rPr>
        <w:br/>
      </w:r>
    </w:p>
    <w:p w:rsidR="006F7728" w:rsidRPr="009B37C0" w:rsidRDefault="00FC1EF6"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ins w:id="2692" w:author="Shirley Li" w:date="2018-12-08T09:24:00Z">
        <w:r>
          <w:rPr>
            <w:rFonts w:ascii="Arial" w:eastAsia="宋体" w:hAnsi="Arial" w:cs="Arial" w:hint="eastAsia"/>
            <w:color w:val="212121"/>
            <w:spacing w:val="-2"/>
            <w:kern w:val="0"/>
            <w:sz w:val="36"/>
            <w:szCs w:val="36"/>
          </w:rPr>
          <w:t>训练</w:t>
        </w:r>
      </w:ins>
      <w:del w:id="2693" w:author="Shirley Li" w:date="2018-12-08T09:24:00Z">
        <w:r w:rsidR="006F7728" w:rsidRPr="009B37C0" w:rsidDel="00FC1EF6">
          <w:rPr>
            <w:rFonts w:ascii="Arial" w:eastAsia="宋体" w:hAnsi="Arial" w:cs="Arial"/>
            <w:color w:val="212121"/>
            <w:spacing w:val="-2"/>
            <w:kern w:val="0"/>
            <w:sz w:val="36"/>
            <w:szCs w:val="36"/>
          </w:rPr>
          <w:delText>培训</w:delText>
        </w:r>
      </w:del>
      <w:r w:rsidR="006F7728" w:rsidRPr="009B37C0">
        <w:rPr>
          <w:rFonts w:ascii="Arial" w:eastAsia="宋体" w:hAnsi="Arial" w:cs="Arial"/>
          <w:color w:val="212121"/>
          <w:spacing w:val="-2"/>
          <w:kern w:val="0"/>
          <w:sz w:val="36"/>
          <w:szCs w:val="36"/>
        </w:rPr>
        <w:t>和评估</w:t>
      </w:r>
      <w:r w:rsidR="006F7728" w:rsidRPr="009B37C0">
        <w:rPr>
          <w:rFonts w:ascii="Arial" w:eastAsia="宋体" w:hAnsi="Arial" w:cs="Arial"/>
          <w:color w:val="212121"/>
          <w:spacing w:val="-2"/>
          <w:kern w:val="0"/>
          <w:sz w:val="36"/>
          <w:szCs w:val="36"/>
        </w:rPr>
        <w:t>CNN MNIST</w:t>
      </w:r>
      <w:r w:rsidR="006F7728" w:rsidRPr="009B37C0">
        <w:rPr>
          <w:rFonts w:ascii="Arial" w:eastAsia="宋体" w:hAnsi="Arial" w:cs="Arial"/>
          <w:color w:val="212121"/>
          <w:spacing w:val="-2"/>
          <w:kern w:val="0"/>
          <w:sz w:val="36"/>
          <w:szCs w:val="36"/>
        </w:rPr>
        <w:t>分类器</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我们编写了</w:t>
      </w:r>
      <w:r w:rsidRPr="009B37C0">
        <w:rPr>
          <w:rFonts w:ascii="Arial" w:eastAsia="宋体" w:hAnsi="Arial" w:cs="Arial"/>
          <w:color w:val="212121"/>
          <w:kern w:val="0"/>
          <w:sz w:val="24"/>
          <w:szCs w:val="24"/>
        </w:rPr>
        <w:t>MNIST CNN</w:t>
      </w:r>
      <w:r w:rsidRPr="009B37C0">
        <w:rPr>
          <w:rFonts w:ascii="Arial" w:eastAsia="宋体" w:hAnsi="Arial" w:cs="Arial"/>
          <w:color w:val="212121"/>
          <w:kern w:val="0"/>
          <w:sz w:val="24"/>
          <w:szCs w:val="24"/>
        </w:rPr>
        <w:t>模型函数</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现在我们</w:t>
      </w:r>
      <w:del w:id="2694" w:author="Shirley Li" w:date="2018-12-08T09:24:00Z">
        <w:r w:rsidRPr="009B37C0" w:rsidDel="00FC1EF6">
          <w:rPr>
            <w:rFonts w:ascii="Arial" w:eastAsia="宋体" w:hAnsi="Arial" w:cs="Arial"/>
            <w:color w:val="212121"/>
            <w:kern w:val="0"/>
            <w:sz w:val="24"/>
            <w:szCs w:val="24"/>
          </w:rPr>
          <w:delText>已</w:delText>
        </w:r>
      </w:del>
      <w:r w:rsidRPr="009B37C0">
        <w:rPr>
          <w:rFonts w:ascii="Arial" w:eastAsia="宋体" w:hAnsi="Arial" w:cs="Arial"/>
          <w:color w:val="212121"/>
          <w:kern w:val="0"/>
          <w:sz w:val="24"/>
          <w:szCs w:val="24"/>
        </w:rPr>
        <w:t>准备</w:t>
      </w:r>
      <w:del w:id="2695" w:author="Shirley Li" w:date="2018-12-08T09:24:00Z">
        <w:r w:rsidRPr="009B37C0" w:rsidDel="00FC1EF6">
          <w:rPr>
            <w:rFonts w:ascii="Arial" w:eastAsia="宋体" w:hAnsi="Arial" w:cs="Arial"/>
            <w:color w:val="212121"/>
            <w:kern w:val="0"/>
            <w:sz w:val="24"/>
            <w:szCs w:val="24"/>
          </w:rPr>
          <w:delText>好</w:delText>
        </w:r>
      </w:del>
      <w:r w:rsidRPr="009B37C0">
        <w:rPr>
          <w:rFonts w:ascii="Arial" w:eastAsia="宋体" w:hAnsi="Arial" w:cs="Arial"/>
          <w:color w:val="212121"/>
          <w:kern w:val="0"/>
          <w:sz w:val="24"/>
          <w:szCs w:val="24"/>
        </w:rPr>
        <w:t>进行</w:t>
      </w:r>
      <w:ins w:id="2696" w:author="Shirley Li" w:date="2018-12-08T09:24:00Z">
        <w:r w:rsidR="00FC1EF6">
          <w:rPr>
            <w:rFonts w:ascii="Arial" w:eastAsia="宋体" w:hAnsi="Arial" w:cs="Arial" w:hint="eastAsia"/>
            <w:color w:val="212121"/>
            <w:kern w:val="0"/>
            <w:sz w:val="24"/>
            <w:szCs w:val="24"/>
          </w:rPr>
          <w:t>训练</w:t>
        </w:r>
      </w:ins>
      <w:del w:id="2697" w:author="Shirley Li" w:date="2018-12-08T09:24:00Z">
        <w:r w:rsidRPr="009B37C0" w:rsidDel="00FC1EF6">
          <w:rPr>
            <w:rFonts w:ascii="Arial" w:eastAsia="宋体" w:hAnsi="Arial" w:cs="Arial"/>
            <w:color w:val="212121"/>
            <w:kern w:val="0"/>
            <w:sz w:val="24"/>
            <w:szCs w:val="24"/>
          </w:rPr>
          <w:delText>培训</w:delText>
        </w:r>
      </w:del>
      <w:r w:rsidRPr="009B37C0">
        <w:rPr>
          <w:rFonts w:ascii="Arial" w:eastAsia="宋体" w:hAnsi="Arial" w:cs="Arial"/>
          <w:color w:val="212121"/>
          <w:kern w:val="0"/>
          <w:sz w:val="24"/>
          <w:szCs w:val="24"/>
        </w:rPr>
        <w:t>和评估。</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加载</w:t>
      </w:r>
      <w:ins w:id="2698" w:author="Shirley Li" w:date="2018-12-08T09:30:00Z">
        <w:r w:rsidR="003834D9">
          <w:rPr>
            <w:rFonts w:ascii="Arial" w:eastAsia="宋体" w:hAnsi="Arial" w:cs="Arial" w:hint="eastAsia"/>
            <w:color w:val="212121"/>
            <w:kern w:val="0"/>
            <w:sz w:val="30"/>
            <w:szCs w:val="30"/>
          </w:rPr>
          <w:t>训练</w:t>
        </w:r>
      </w:ins>
      <w:del w:id="2699" w:author="Shirley Li" w:date="2018-12-08T09:30:00Z">
        <w:r w:rsidRPr="009B37C0" w:rsidDel="003834D9">
          <w:rPr>
            <w:rFonts w:ascii="Arial" w:eastAsia="宋体" w:hAnsi="Arial" w:cs="Arial"/>
            <w:color w:val="212121"/>
            <w:kern w:val="0"/>
            <w:sz w:val="30"/>
            <w:szCs w:val="30"/>
          </w:rPr>
          <w:delText>培训</w:delText>
        </w:r>
      </w:del>
      <w:r w:rsidRPr="009B37C0">
        <w:rPr>
          <w:rFonts w:ascii="Arial" w:eastAsia="宋体" w:hAnsi="Arial" w:cs="Arial"/>
          <w:color w:val="212121"/>
          <w:kern w:val="0"/>
          <w:sz w:val="30"/>
          <w:szCs w:val="30"/>
        </w:rPr>
        <w:t>和测试数据</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首先，</w:t>
      </w:r>
      <w:del w:id="2700" w:author="Shirley Li" w:date="2018-12-08T09:30:00Z">
        <w:r w:rsidRPr="009B37C0" w:rsidDel="003C0386">
          <w:rPr>
            <w:rFonts w:ascii="Arial" w:eastAsia="宋体" w:hAnsi="Arial" w:cs="Arial"/>
            <w:color w:val="212121"/>
            <w:kern w:val="0"/>
            <w:sz w:val="24"/>
            <w:szCs w:val="24"/>
          </w:rPr>
          <w:delText>让我们</w:delText>
        </w:r>
      </w:del>
      <w:r w:rsidRPr="009B37C0">
        <w:rPr>
          <w:rFonts w:ascii="Arial" w:eastAsia="宋体" w:hAnsi="Arial" w:cs="Arial"/>
          <w:color w:val="212121"/>
          <w:kern w:val="0"/>
          <w:sz w:val="24"/>
          <w:szCs w:val="24"/>
        </w:rPr>
        <w:t>加载我们的培训和测试数据。使用以下代码</w:t>
      </w:r>
      <w:ins w:id="2701" w:author="Shirley Li" w:date="2018-12-08T09:30:00Z">
        <w:r w:rsidR="003C0386">
          <w:rPr>
            <w:rFonts w:ascii="Arial" w:eastAsia="宋体" w:hAnsi="Arial" w:cs="Arial" w:hint="eastAsia"/>
            <w:color w:val="212121"/>
            <w:kern w:val="0"/>
            <w:sz w:val="24"/>
            <w:szCs w:val="24"/>
          </w:rPr>
          <w:t>将</w:t>
        </w:r>
      </w:ins>
      <w:del w:id="2702" w:author="Shirley Li" w:date="2018-12-08T09:30:00Z">
        <w:r w:rsidRPr="009B37C0" w:rsidDel="003C0386">
          <w:rPr>
            <w:rFonts w:ascii="Arial" w:eastAsia="宋体" w:hAnsi="Arial" w:cs="Arial"/>
            <w:color w:val="212121"/>
            <w:kern w:val="0"/>
            <w:sz w:val="24"/>
            <w:szCs w:val="24"/>
          </w:rPr>
          <w:delText>添加</w:delText>
        </w:r>
      </w:del>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函数</w:t>
      </w:r>
      <w:ins w:id="2703" w:author="Shirley Li" w:date="2018-12-08T09:30:00Z">
        <w:r w:rsidR="003C0386" w:rsidRPr="009B37C0">
          <w:rPr>
            <w:rFonts w:ascii="Arial" w:eastAsia="宋体" w:hAnsi="Arial" w:cs="Arial"/>
            <w:color w:val="212121"/>
            <w:kern w:val="0"/>
            <w:sz w:val="24"/>
            <w:szCs w:val="24"/>
          </w:rPr>
          <w:t>添加</w:t>
        </w:r>
        <w:r w:rsidR="003C0386">
          <w:rPr>
            <w:rFonts w:ascii="Arial" w:eastAsia="宋体" w:hAnsi="Arial" w:cs="Arial" w:hint="eastAsia"/>
            <w:color w:val="212121"/>
            <w:kern w:val="0"/>
            <w:sz w:val="24"/>
            <w:szCs w:val="24"/>
          </w:rPr>
          <w:t>到</w:t>
        </w:r>
      </w:ins>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cnn_mnist.py</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B78E7"/>
          <w:kern w:val="0"/>
          <w:szCs w:val="21"/>
        </w:rPr>
        <w:t>def</w:t>
      </w:r>
      <w:r w:rsidRPr="009B37C0">
        <w:rPr>
          <w:rFonts w:ascii="Courier New" w:eastAsia="宋体" w:hAnsi="Courier New" w:cs="Courier New"/>
          <w:color w:val="37474F"/>
          <w:kern w:val="0"/>
          <w:szCs w:val="21"/>
        </w:rPr>
        <w:t xml:space="preserve"> main(unused_argv):</w:t>
      </w:r>
      <w:r w:rsidRPr="009B37C0">
        <w:rPr>
          <w:rFonts w:ascii="Courier New" w:eastAsia="宋体" w:hAnsi="Courier New" w:cs="Courier New"/>
          <w:color w:val="37474F"/>
          <w:kern w:val="0"/>
          <w:szCs w:val="21"/>
        </w:rPr>
        <w:br/>
        <w:t xml:space="preserve">  </w:t>
      </w:r>
      <w:r w:rsidRPr="009B37C0">
        <w:rPr>
          <w:rFonts w:ascii="Courier New" w:eastAsia="宋体" w:hAnsi="Courier New" w:cs="Courier New"/>
          <w:color w:val="D81B60"/>
          <w:kern w:val="0"/>
          <w:szCs w:val="21"/>
        </w:rPr>
        <w:t># Load training and eval data</w:t>
      </w:r>
      <w:r w:rsidRPr="009B37C0">
        <w:rPr>
          <w:rFonts w:ascii="Courier New" w:eastAsia="宋体" w:hAnsi="Courier New" w:cs="Courier New"/>
          <w:color w:val="37474F"/>
          <w:kern w:val="0"/>
          <w:szCs w:val="21"/>
        </w:rPr>
        <w:br/>
        <w:t>  mnist = tf.contrib.learn.datasets.load_dataset(</w:t>
      </w:r>
      <w:r w:rsidRPr="009B37C0">
        <w:rPr>
          <w:rFonts w:ascii="Courier New" w:eastAsia="宋体" w:hAnsi="Courier New" w:cs="Courier New"/>
          <w:color w:val="0D904F"/>
          <w:kern w:val="0"/>
          <w:szCs w:val="21"/>
        </w:rPr>
        <w:t>"mnist"</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  train_data = mnist.train.images </w:t>
      </w:r>
      <w:r w:rsidRPr="009B37C0">
        <w:rPr>
          <w:rFonts w:ascii="Courier New" w:eastAsia="宋体" w:hAnsi="Courier New" w:cs="Courier New"/>
          <w:color w:val="D81B60"/>
          <w:kern w:val="0"/>
          <w:szCs w:val="21"/>
        </w:rPr>
        <w:t># Returns np.array</w:t>
      </w:r>
      <w:r w:rsidRPr="009B37C0">
        <w:rPr>
          <w:rFonts w:ascii="Courier New" w:eastAsia="宋体" w:hAnsi="Courier New" w:cs="Courier New"/>
          <w:color w:val="37474F"/>
          <w:kern w:val="0"/>
          <w:szCs w:val="21"/>
        </w:rPr>
        <w:br/>
        <w:t>  train_labels = np.asarray(mnist.train.labels, dtype=np.int32)</w:t>
      </w:r>
      <w:r w:rsidRPr="009B37C0">
        <w:rPr>
          <w:rFonts w:ascii="Courier New" w:eastAsia="宋体" w:hAnsi="Courier New" w:cs="Courier New"/>
          <w:color w:val="37474F"/>
          <w:kern w:val="0"/>
          <w:szCs w:val="21"/>
        </w:rPr>
        <w:br/>
        <w:t xml:space="preserve">  eval_data = mnist.test.images </w:t>
      </w:r>
      <w:r w:rsidRPr="009B37C0">
        <w:rPr>
          <w:rFonts w:ascii="Courier New" w:eastAsia="宋体" w:hAnsi="Courier New" w:cs="Courier New"/>
          <w:color w:val="D81B60"/>
          <w:kern w:val="0"/>
          <w:szCs w:val="21"/>
        </w:rPr>
        <w:t># Returns np.array</w:t>
      </w:r>
      <w:r w:rsidRPr="009B37C0">
        <w:rPr>
          <w:rFonts w:ascii="Courier New" w:eastAsia="宋体" w:hAnsi="Courier New" w:cs="Courier New"/>
          <w:color w:val="37474F"/>
          <w:kern w:val="0"/>
          <w:szCs w:val="21"/>
        </w:rPr>
        <w:br/>
        <w:t>  eval_labels = np.asarray(mnist.test.labels, dtype=np.int32)</w:t>
      </w:r>
      <w:r w:rsidRPr="009B37C0">
        <w:rPr>
          <w:rFonts w:ascii="Courier New" w:eastAsia="宋体" w:hAnsi="Courier New" w:cs="Courier New"/>
          <w:color w:val="37474F"/>
          <w:kern w:val="0"/>
          <w:szCs w:val="21"/>
        </w:rPr>
        <w:br/>
      </w:r>
    </w:p>
    <w:p w:rsidR="006F7728" w:rsidRPr="009B37C0" w:rsidRDefault="00305CE3" w:rsidP="006F7728">
      <w:pPr>
        <w:widowControl/>
        <w:spacing w:before="240" w:after="240"/>
        <w:jc w:val="left"/>
        <w:rPr>
          <w:rFonts w:ascii="Arial" w:eastAsia="宋体" w:hAnsi="Arial" w:cs="Arial"/>
          <w:color w:val="212121"/>
          <w:kern w:val="0"/>
          <w:sz w:val="24"/>
          <w:szCs w:val="24"/>
        </w:rPr>
      </w:pPr>
      <w:ins w:id="2704" w:author="Shirley Li" w:date="2018-12-08T09:31:00Z">
        <w:r w:rsidRPr="00305CE3">
          <w:rPr>
            <w:rFonts w:ascii="Arial" w:eastAsia="宋体" w:hAnsi="Arial" w:cs="Arial" w:hint="eastAsia"/>
            <w:color w:val="212121"/>
            <w:kern w:val="0"/>
            <w:sz w:val="24"/>
            <w:szCs w:val="24"/>
          </w:rPr>
          <w:t>我们在</w:t>
        </w:r>
        <w:r w:rsidRPr="00305CE3">
          <w:rPr>
            <w:rFonts w:ascii="Arial" w:eastAsia="宋体" w:hAnsi="Arial" w:cs="Arial" w:hint="eastAsia"/>
            <w:color w:val="212121"/>
            <w:kern w:val="0"/>
            <w:sz w:val="24"/>
            <w:szCs w:val="24"/>
          </w:rPr>
          <w:t xml:space="preserve"> train_data </w:t>
        </w:r>
        <w:r w:rsidRPr="00305CE3">
          <w:rPr>
            <w:rFonts w:ascii="Arial" w:eastAsia="宋体" w:hAnsi="Arial" w:cs="Arial" w:hint="eastAsia"/>
            <w:color w:val="212121"/>
            <w:kern w:val="0"/>
            <w:sz w:val="24"/>
            <w:szCs w:val="24"/>
          </w:rPr>
          <w:t>和</w:t>
        </w:r>
        <w:r w:rsidRPr="00305CE3">
          <w:rPr>
            <w:rFonts w:ascii="Arial" w:eastAsia="宋体" w:hAnsi="Arial" w:cs="Arial" w:hint="eastAsia"/>
            <w:color w:val="212121"/>
            <w:kern w:val="0"/>
            <w:sz w:val="24"/>
            <w:szCs w:val="24"/>
          </w:rPr>
          <w:t xml:space="preserve"> train_labels </w:t>
        </w:r>
        <w:r w:rsidRPr="00305CE3">
          <w:rPr>
            <w:rFonts w:ascii="Arial" w:eastAsia="宋体" w:hAnsi="Arial" w:cs="Arial" w:hint="eastAsia"/>
            <w:color w:val="212121"/>
            <w:kern w:val="0"/>
            <w:sz w:val="24"/>
            <w:szCs w:val="24"/>
          </w:rPr>
          <w:t>中将训练特征数据</w:t>
        </w:r>
      </w:ins>
      <w:del w:id="2705" w:author="Shirley Li" w:date="2018-12-08T09:31:00Z">
        <w:r w:rsidR="006F7728" w:rsidRPr="009B37C0" w:rsidDel="00305CE3">
          <w:rPr>
            <w:rFonts w:ascii="Arial" w:eastAsia="宋体" w:hAnsi="Arial" w:cs="Arial"/>
            <w:color w:val="212121"/>
            <w:kern w:val="0"/>
            <w:sz w:val="24"/>
            <w:szCs w:val="24"/>
          </w:rPr>
          <w:delText>我们存储和训练标记（从</w:delText>
        </w:r>
        <w:r w:rsidR="006F7728" w:rsidRPr="009B37C0" w:rsidDel="00305CE3">
          <w:rPr>
            <w:rFonts w:ascii="Arial" w:eastAsia="宋体" w:hAnsi="Arial" w:cs="Arial"/>
            <w:color w:val="212121"/>
            <w:kern w:val="0"/>
            <w:sz w:val="24"/>
            <w:szCs w:val="24"/>
          </w:rPr>
          <w:delText>0-9</w:delText>
        </w:r>
        <w:r w:rsidR="006F7728" w:rsidRPr="009B37C0" w:rsidDel="00305CE3">
          <w:rPr>
            <w:rFonts w:ascii="Arial" w:eastAsia="宋体" w:hAnsi="Arial" w:cs="Arial"/>
            <w:color w:val="212121"/>
            <w:kern w:val="0"/>
            <w:sz w:val="24"/>
            <w:szCs w:val="24"/>
          </w:rPr>
          <w:delText>的相应值对每个图像）作为训练特征数据</w:delText>
        </w:r>
      </w:del>
      <w:r w:rsidR="006F7728" w:rsidRPr="009B37C0">
        <w:rPr>
          <w:rFonts w:ascii="Arial" w:eastAsia="宋体" w:hAnsi="Arial" w:cs="Arial"/>
          <w:color w:val="212121"/>
          <w:kern w:val="0"/>
          <w:sz w:val="24"/>
          <w:szCs w:val="24"/>
        </w:rPr>
        <w:t>（</w:t>
      </w:r>
      <w:del w:id="2706" w:author="Shirley Li" w:date="2018-12-08T09:32:00Z">
        <w:r w:rsidR="006F7728" w:rsidRPr="009B37C0" w:rsidDel="00183B8C">
          <w:rPr>
            <w:rFonts w:ascii="Arial" w:eastAsia="宋体" w:hAnsi="Arial" w:cs="Arial"/>
            <w:color w:val="212121"/>
            <w:kern w:val="0"/>
            <w:sz w:val="24"/>
            <w:szCs w:val="24"/>
          </w:rPr>
          <w:delText>的手绘数字</w:delText>
        </w:r>
      </w:del>
      <w:r w:rsidR="006F7728" w:rsidRPr="009B37C0">
        <w:rPr>
          <w:rFonts w:ascii="Arial" w:eastAsia="宋体" w:hAnsi="Arial" w:cs="Arial"/>
          <w:color w:val="212121"/>
          <w:kern w:val="0"/>
          <w:sz w:val="24"/>
          <w:szCs w:val="24"/>
        </w:rPr>
        <w:t>55000</w:t>
      </w:r>
      <w:r w:rsidR="006F7728" w:rsidRPr="009B37C0">
        <w:rPr>
          <w:rFonts w:ascii="Arial" w:eastAsia="宋体" w:hAnsi="Arial" w:cs="Arial"/>
          <w:color w:val="212121"/>
          <w:kern w:val="0"/>
          <w:sz w:val="24"/>
          <w:szCs w:val="24"/>
        </w:rPr>
        <w:t>个图像的原始像素值）</w:t>
      </w:r>
      <w:ins w:id="2707" w:author="Shirley Li" w:date="2018-12-08T09:32:00Z">
        <w:r w:rsidR="00753B9E" w:rsidRPr="00753B9E">
          <w:rPr>
            <w:rFonts w:ascii="Arial" w:eastAsia="宋体" w:hAnsi="Arial" w:cs="Arial" w:hint="eastAsia"/>
            <w:color w:val="212121"/>
            <w:kern w:val="0"/>
            <w:sz w:val="24"/>
            <w:szCs w:val="24"/>
          </w:rPr>
          <w:t>和训练标签（每张图像在</w:t>
        </w:r>
        <w:r w:rsidR="00753B9E" w:rsidRPr="00753B9E">
          <w:rPr>
            <w:rFonts w:ascii="Arial" w:eastAsia="宋体" w:hAnsi="Arial" w:cs="Arial" w:hint="eastAsia"/>
            <w:color w:val="212121"/>
            <w:kern w:val="0"/>
            <w:sz w:val="24"/>
            <w:szCs w:val="24"/>
          </w:rPr>
          <w:t xml:space="preserve"> 0 </w:t>
        </w:r>
        <w:r w:rsidR="00753B9E" w:rsidRPr="00753B9E">
          <w:rPr>
            <w:rFonts w:ascii="Arial" w:eastAsia="宋体" w:hAnsi="Arial" w:cs="Arial" w:hint="eastAsia"/>
            <w:color w:val="212121"/>
            <w:kern w:val="0"/>
            <w:sz w:val="24"/>
            <w:szCs w:val="24"/>
          </w:rPr>
          <w:t>到</w:t>
        </w:r>
        <w:r w:rsidR="00753B9E" w:rsidRPr="00753B9E">
          <w:rPr>
            <w:rFonts w:ascii="Arial" w:eastAsia="宋体" w:hAnsi="Arial" w:cs="Arial" w:hint="eastAsia"/>
            <w:color w:val="212121"/>
            <w:kern w:val="0"/>
            <w:sz w:val="24"/>
            <w:szCs w:val="24"/>
          </w:rPr>
          <w:t xml:space="preserve"> 9 </w:t>
        </w:r>
        <w:r w:rsidR="00753B9E" w:rsidRPr="00753B9E">
          <w:rPr>
            <w:rFonts w:ascii="Arial" w:eastAsia="宋体" w:hAnsi="Arial" w:cs="Arial" w:hint="eastAsia"/>
            <w:color w:val="212121"/>
            <w:kern w:val="0"/>
            <w:sz w:val="24"/>
            <w:szCs w:val="24"/>
          </w:rPr>
          <w:t>中的对应值）</w:t>
        </w:r>
        <w:r w:rsidR="00753B9E">
          <w:rPr>
            <w:rFonts w:ascii="Arial" w:eastAsia="宋体" w:hAnsi="Arial" w:cs="Arial" w:hint="eastAsia"/>
            <w:color w:val="212121"/>
            <w:kern w:val="0"/>
            <w:sz w:val="24"/>
            <w:szCs w:val="24"/>
          </w:rPr>
          <w:t>分别储存为</w:t>
        </w:r>
      </w:ins>
      <w:hyperlink r:id="rId212" w:history="1">
        <w:r w:rsidR="006F7728" w:rsidRPr="009B37C0">
          <w:rPr>
            <w:rFonts w:ascii="Arial" w:eastAsia="宋体" w:hAnsi="Arial" w:cs="Arial"/>
            <w:color w:val="039BE5"/>
            <w:kern w:val="0"/>
            <w:sz w:val="24"/>
            <w:szCs w:val="24"/>
            <w:u w:val="single"/>
          </w:rPr>
          <w:t>numpy</w:t>
        </w:r>
        <w:r w:rsidR="006F7728" w:rsidRPr="009B37C0">
          <w:rPr>
            <w:rFonts w:ascii="Arial" w:eastAsia="宋体" w:hAnsi="Arial" w:cs="Arial"/>
            <w:color w:val="039BE5"/>
            <w:kern w:val="0"/>
            <w:sz w:val="24"/>
            <w:szCs w:val="24"/>
            <w:u w:val="single"/>
          </w:rPr>
          <w:t>的阵列</w:t>
        </w:r>
      </w:hyperlink>
      <w:r w:rsidR="006F7728" w:rsidRPr="009B37C0">
        <w:rPr>
          <w:rFonts w:ascii="Arial" w:eastAsia="宋体" w:hAnsi="Arial" w:cs="Arial"/>
          <w:color w:val="212121"/>
          <w:kern w:val="0"/>
          <w:sz w:val="24"/>
          <w:szCs w:val="24"/>
        </w:rPr>
        <w:t> </w:t>
      </w:r>
      <w:del w:id="2708" w:author="Shirley Li" w:date="2018-12-08T09:33:00Z">
        <w:r w:rsidR="006F7728" w:rsidRPr="009B37C0" w:rsidDel="00753B9E">
          <w:rPr>
            <w:rFonts w:ascii="Arial" w:eastAsia="宋体" w:hAnsi="Arial" w:cs="Arial"/>
            <w:color w:val="212121"/>
            <w:kern w:val="0"/>
            <w:sz w:val="24"/>
            <w:szCs w:val="24"/>
          </w:rPr>
          <w:delText>中</w:delText>
        </w:r>
        <w:r w:rsidR="006F7728" w:rsidRPr="009B37C0" w:rsidDel="00753B9E">
          <w:rPr>
            <w:rFonts w:ascii="Courier New" w:eastAsia="宋体" w:hAnsi="Courier New" w:cs="Courier New"/>
            <w:color w:val="37474F"/>
            <w:kern w:val="0"/>
            <w:sz w:val="22"/>
            <w:shd w:val="clear" w:color="auto" w:fill="F7F7F7"/>
          </w:rPr>
          <w:delText>train_data</w:delText>
        </w:r>
        <w:r w:rsidR="006F7728" w:rsidRPr="009B37C0" w:rsidDel="00753B9E">
          <w:rPr>
            <w:rFonts w:ascii="Arial" w:eastAsia="宋体" w:hAnsi="Arial" w:cs="Arial"/>
            <w:color w:val="212121"/>
            <w:kern w:val="0"/>
            <w:sz w:val="24"/>
            <w:szCs w:val="24"/>
          </w:rPr>
          <w:delText>和</w:delText>
        </w:r>
        <w:r w:rsidR="006F7728" w:rsidRPr="009B37C0" w:rsidDel="00753B9E">
          <w:rPr>
            <w:rFonts w:ascii="Courier New" w:eastAsia="宋体" w:hAnsi="Courier New" w:cs="Courier New"/>
            <w:color w:val="37474F"/>
            <w:kern w:val="0"/>
            <w:sz w:val="22"/>
            <w:shd w:val="clear" w:color="auto" w:fill="F7F7F7"/>
          </w:rPr>
          <w:delText>train_labels</w:delText>
        </w:r>
        <w:r w:rsidR="006F7728" w:rsidRPr="009B37C0" w:rsidDel="00753B9E">
          <w:rPr>
            <w:rFonts w:ascii="Arial" w:eastAsia="宋体" w:hAnsi="Arial" w:cs="Arial"/>
            <w:color w:val="212121"/>
            <w:kern w:val="0"/>
            <w:sz w:val="24"/>
            <w:szCs w:val="24"/>
          </w:rPr>
          <w:delText>分别</w:delText>
        </w:r>
      </w:del>
      <w:r w:rsidR="006F7728" w:rsidRPr="009B37C0">
        <w:rPr>
          <w:rFonts w:ascii="Arial" w:eastAsia="宋体" w:hAnsi="Arial" w:cs="Arial"/>
          <w:color w:val="212121"/>
          <w:kern w:val="0"/>
          <w:sz w:val="24"/>
          <w:szCs w:val="24"/>
        </w:rPr>
        <w:t>。同样，我们将评估特征数据（</w:t>
      </w:r>
      <w:r w:rsidR="006F7728" w:rsidRPr="009B37C0">
        <w:rPr>
          <w:rFonts w:ascii="Arial" w:eastAsia="宋体" w:hAnsi="Arial" w:cs="Arial"/>
          <w:color w:val="212121"/>
          <w:kern w:val="0"/>
          <w:sz w:val="24"/>
          <w:szCs w:val="24"/>
        </w:rPr>
        <w:t>10,000</w:t>
      </w:r>
      <w:r w:rsidR="006F7728" w:rsidRPr="009B37C0">
        <w:rPr>
          <w:rFonts w:ascii="Arial" w:eastAsia="宋体" w:hAnsi="Arial" w:cs="Arial"/>
          <w:color w:val="212121"/>
          <w:kern w:val="0"/>
          <w:sz w:val="24"/>
          <w:szCs w:val="24"/>
        </w:rPr>
        <w:t>个图像）和评估标签分别存储在</w:t>
      </w:r>
      <w:r w:rsidR="006F7728" w:rsidRPr="009B37C0">
        <w:rPr>
          <w:rFonts w:ascii="Courier New" w:eastAsia="宋体" w:hAnsi="Courier New" w:cs="Courier New"/>
          <w:color w:val="37474F"/>
          <w:kern w:val="0"/>
          <w:sz w:val="22"/>
          <w:shd w:val="clear" w:color="auto" w:fill="F7F7F7"/>
        </w:rPr>
        <w:t>eval_data</w:t>
      </w:r>
      <w:r w:rsidR="006F7728" w:rsidRPr="009B37C0">
        <w:rPr>
          <w:rFonts w:ascii="Arial" w:eastAsia="宋体" w:hAnsi="Arial" w:cs="Arial"/>
          <w:color w:val="212121"/>
          <w:kern w:val="0"/>
          <w:sz w:val="24"/>
          <w:szCs w:val="24"/>
        </w:rPr>
        <w:t> </w:t>
      </w:r>
      <w:r w:rsidR="006F7728" w:rsidRPr="009B37C0">
        <w:rPr>
          <w:rFonts w:ascii="Arial" w:eastAsia="宋体" w:hAnsi="Arial" w:cs="Arial"/>
          <w:color w:val="212121"/>
          <w:kern w:val="0"/>
          <w:sz w:val="24"/>
          <w:szCs w:val="24"/>
        </w:rPr>
        <w:t>和中</w:t>
      </w:r>
      <w:r w:rsidR="006F7728" w:rsidRPr="009B37C0">
        <w:rPr>
          <w:rFonts w:ascii="Courier New" w:eastAsia="宋体" w:hAnsi="Courier New" w:cs="Courier New"/>
          <w:color w:val="37474F"/>
          <w:kern w:val="0"/>
          <w:sz w:val="22"/>
          <w:shd w:val="clear" w:color="auto" w:fill="F7F7F7"/>
        </w:rPr>
        <w:t>eval_labels</w:t>
      </w:r>
      <w:r w:rsidR="006F7728" w:rsidRPr="009B37C0">
        <w:rPr>
          <w:rFonts w:ascii="Arial" w:eastAsia="宋体" w:hAnsi="Arial" w:cs="Arial"/>
          <w:color w:val="212121"/>
          <w:kern w:val="0"/>
          <w:sz w:val="24"/>
          <w:szCs w:val="24"/>
        </w:rPr>
        <w:t>。</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lastRenderedPageBreak/>
        <w:t>创建</w:t>
      </w:r>
      <w:ins w:id="2709" w:author="Shirley Li" w:date="2018-12-08T09:33:00Z">
        <w:r w:rsidR="00094C97" w:rsidRPr="00094C97">
          <w:rPr>
            <w:rFonts w:ascii="Arial" w:eastAsia="宋体" w:hAnsi="Arial" w:cs="Arial"/>
            <w:color w:val="212121"/>
            <w:kern w:val="0"/>
            <w:sz w:val="30"/>
            <w:szCs w:val="30"/>
          </w:rPr>
          <w:t>Estimator</w:t>
        </w:r>
      </w:ins>
      <w:del w:id="2710" w:author="Shirley Li" w:date="2018-12-08T09:33:00Z">
        <w:r w:rsidRPr="009B37C0" w:rsidDel="00094C97">
          <w:rPr>
            <w:rFonts w:ascii="Arial" w:eastAsia="宋体" w:hAnsi="Arial" w:cs="Arial"/>
            <w:color w:val="212121"/>
            <w:kern w:val="0"/>
            <w:sz w:val="30"/>
            <w:szCs w:val="30"/>
          </w:rPr>
          <w:delText>估算器</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接下来，让</w:t>
      </w:r>
      <w:del w:id="2711" w:author="Shirley Li" w:date="2018-12-08T09:33:00Z">
        <w:r w:rsidRPr="009B37C0" w:rsidDel="00842D73">
          <w:rPr>
            <w:rFonts w:ascii="Courier New" w:eastAsia="宋体" w:hAnsi="Courier New" w:cs="Courier New"/>
            <w:color w:val="37474F"/>
            <w:kern w:val="0"/>
            <w:sz w:val="22"/>
            <w:shd w:val="clear" w:color="auto" w:fill="F7F7F7"/>
          </w:rPr>
          <w:delText>Estimator</w:delText>
        </w:r>
      </w:del>
      <w:r w:rsidRPr="009B37C0">
        <w:rPr>
          <w:rFonts w:ascii="Arial" w:eastAsia="宋体" w:hAnsi="Arial" w:cs="Arial"/>
          <w:color w:val="212121"/>
          <w:kern w:val="0"/>
          <w:sz w:val="24"/>
          <w:szCs w:val="24"/>
        </w:rPr>
        <w:t>我们为我们的模型创建一个</w:t>
      </w:r>
      <w:ins w:id="2712" w:author="Shirley Li" w:date="2018-12-08T09:33:00Z">
        <w:r w:rsidR="00842D73" w:rsidRPr="009B37C0">
          <w:rPr>
            <w:rFonts w:ascii="Courier New" w:eastAsia="宋体" w:hAnsi="Courier New" w:cs="Courier New"/>
            <w:color w:val="37474F"/>
            <w:kern w:val="0"/>
            <w:sz w:val="22"/>
            <w:shd w:val="clear" w:color="auto" w:fill="F7F7F7"/>
          </w:rPr>
          <w:t>Estimator</w:t>
        </w:r>
      </w:ins>
      <w:r w:rsidRPr="009B37C0">
        <w:rPr>
          <w:rFonts w:ascii="Arial" w:eastAsia="宋体" w:hAnsi="Arial" w:cs="Arial"/>
          <w:color w:val="212121"/>
          <w:kern w:val="0"/>
          <w:sz w:val="24"/>
          <w:szCs w:val="24"/>
        </w:rPr>
        <w:t>（用于执行高级模型训练，评估和推理的</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类）。将以下代码添加到</w:t>
      </w:r>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 Create the Estimator</w:t>
      </w:r>
      <w:r w:rsidRPr="009B37C0">
        <w:rPr>
          <w:rFonts w:ascii="Courier New" w:eastAsia="宋体" w:hAnsi="Courier New" w:cs="Courier New"/>
          <w:color w:val="37474F"/>
          <w:kern w:val="0"/>
          <w:szCs w:val="21"/>
        </w:rPr>
        <w:br/>
        <w:t xml:space="preserve">mnist_classifier = </w:t>
      </w:r>
      <w:proofErr w:type="gramStart"/>
      <w:r w:rsidRPr="009B37C0">
        <w:rPr>
          <w:rFonts w:ascii="Courier New" w:eastAsia="宋体" w:hAnsi="Courier New" w:cs="Courier New"/>
          <w:color w:val="37474F"/>
          <w:kern w:val="0"/>
          <w:szCs w:val="21"/>
        </w:rPr>
        <w:t>tf.estimator</w:t>
      </w:r>
      <w:proofErr w:type="gramEnd"/>
      <w:r w:rsidRPr="009B37C0">
        <w:rPr>
          <w:rFonts w:ascii="Courier New" w:eastAsia="宋体" w:hAnsi="Courier New" w:cs="Courier New"/>
          <w:color w:val="37474F"/>
          <w:kern w:val="0"/>
          <w:szCs w:val="21"/>
        </w:rPr>
        <w:t>.</w:t>
      </w:r>
      <w:r w:rsidRPr="009B37C0">
        <w:rPr>
          <w:rFonts w:ascii="Courier New" w:eastAsia="宋体" w:hAnsi="Courier New" w:cs="Courier New"/>
          <w:color w:val="9C27B0"/>
          <w:kern w:val="0"/>
          <w:szCs w:val="21"/>
        </w:rPr>
        <w:t>Estimator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model_fn=cnn_model_fn, model_dir=</w:t>
      </w:r>
      <w:r w:rsidRPr="009B37C0">
        <w:rPr>
          <w:rFonts w:ascii="Courier New" w:eastAsia="宋体" w:hAnsi="Courier New" w:cs="Courier New"/>
          <w:color w:val="0D904F"/>
          <w:kern w:val="0"/>
          <w:szCs w:val="21"/>
        </w:rPr>
        <w:t>"/tmp/mnist_convnet_model"</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del w:id="2713" w:author="Shirley Li" w:date="2018-12-08T09:34:00Z">
        <w:r w:rsidRPr="009B37C0" w:rsidDel="00C148D9">
          <w:rPr>
            <w:rFonts w:ascii="Arial" w:eastAsia="宋体" w:hAnsi="Arial" w:cs="Arial"/>
            <w:color w:val="212121"/>
            <w:kern w:val="0"/>
            <w:sz w:val="24"/>
            <w:szCs w:val="24"/>
          </w:rPr>
          <w:delText>该</w:delText>
        </w:r>
      </w:del>
      <w:r w:rsidRPr="009B37C0">
        <w:rPr>
          <w:rFonts w:ascii="Courier New" w:eastAsia="宋体" w:hAnsi="Courier New" w:cs="Courier New"/>
          <w:color w:val="37474F"/>
          <w:kern w:val="0"/>
          <w:sz w:val="22"/>
          <w:shd w:val="clear" w:color="auto" w:fill="F7F7F7"/>
        </w:rPr>
        <w:t>model_fn</w:t>
      </w:r>
      <w:r w:rsidRPr="009B37C0">
        <w:rPr>
          <w:rFonts w:ascii="Arial" w:eastAsia="宋体" w:hAnsi="Arial" w:cs="Arial"/>
          <w:color w:val="212121"/>
          <w:kern w:val="0"/>
          <w:sz w:val="24"/>
          <w:szCs w:val="24"/>
        </w:rPr>
        <w:t>参数指定</w:t>
      </w:r>
      <w:del w:id="2714" w:author="Shirley Li" w:date="2018-12-08T09:34:00Z">
        <w:r w:rsidRPr="009B37C0" w:rsidDel="00F2572B">
          <w:rPr>
            <w:rFonts w:ascii="Arial" w:eastAsia="宋体" w:hAnsi="Arial" w:cs="Arial"/>
            <w:color w:val="212121"/>
            <w:kern w:val="0"/>
            <w:sz w:val="24"/>
            <w:szCs w:val="24"/>
          </w:rPr>
          <w:delText>的模型函数</w:delText>
        </w:r>
      </w:del>
      <w:r w:rsidRPr="009B37C0">
        <w:rPr>
          <w:rFonts w:ascii="Arial" w:eastAsia="宋体" w:hAnsi="Arial" w:cs="Arial"/>
          <w:color w:val="212121"/>
          <w:kern w:val="0"/>
          <w:sz w:val="24"/>
          <w:szCs w:val="24"/>
        </w:rPr>
        <w:t>用于</w:t>
      </w:r>
      <w:ins w:id="2715" w:author="Shirley Li" w:date="2018-12-08T09:34:00Z">
        <w:r w:rsidR="00F2572B">
          <w:rPr>
            <w:rFonts w:ascii="Arial" w:eastAsia="宋体" w:hAnsi="Arial" w:cs="Arial" w:hint="eastAsia"/>
            <w:color w:val="212121"/>
            <w:kern w:val="0"/>
            <w:sz w:val="24"/>
            <w:szCs w:val="24"/>
          </w:rPr>
          <w:t>训练、</w:t>
        </w:r>
      </w:ins>
      <w:del w:id="2716" w:author="Shirley Li" w:date="2018-12-08T09:34:00Z">
        <w:r w:rsidRPr="009B37C0" w:rsidDel="00F2572B">
          <w:rPr>
            <w:rFonts w:ascii="Arial" w:eastAsia="宋体" w:hAnsi="Arial" w:cs="Arial"/>
            <w:color w:val="212121"/>
            <w:kern w:val="0"/>
            <w:sz w:val="24"/>
            <w:szCs w:val="24"/>
          </w:rPr>
          <w:delText>培训，</w:delText>
        </w:r>
      </w:del>
      <w:r w:rsidRPr="009B37C0">
        <w:rPr>
          <w:rFonts w:ascii="Arial" w:eastAsia="宋体" w:hAnsi="Arial" w:cs="Arial"/>
          <w:color w:val="212121"/>
          <w:kern w:val="0"/>
          <w:sz w:val="24"/>
          <w:szCs w:val="24"/>
        </w:rPr>
        <w:t>评估</w:t>
      </w:r>
      <w:del w:id="2717" w:author="Shirley Li" w:date="2018-12-08T09:34:00Z">
        <w:r w:rsidRPr="009B37C0" w:rsidDel="00F2572B">
          <w:rPr>
            <w:rFonts w:ascii="Arial" w:eastAsia="宋体" w:hAnsi="Arial" w:cs="Arial"/>
            <w:color w:val="212121"/>
            <w:kern w:val="0"/>
            <w:sz w:val="24"/>
            <w:szCs w:val="24"/>
          </w:rPr>
          <w:delText>，</w:delText>
        </w:r>
      </w:del>
      <w:r w:rsidRPr="009B37C0">
        <w:rPr>
          <w:rFonts w:ascii="Arial" w:eastAsia="宋体" w:hAnsi="Arial" w:cs="Arial"/>
          <w:color w:val="212121"/>
          <w:kern w:val="0"/>
          <w:sz w:val="24"/>
          <w:szCs w:val="24"/>
        </w:rPr>
        <w:t>和预测</w:t>
      </w:r>
      <w:ins w:id="2718" w:author="Shirley Li" w:date="2018-12-08T09:34:00Z">
        <w:r w:rsidR="00F2572B" w:rsidRPr="009B37C0">
          <w:rPr>
            <w:rFonts w:ascii="Arial" w:eastAsia="宋体" w:hAnsi="Arial" w:cs="Arial"/>
            <w:color w:val="212121"/>
            <w:kern w:val="0"/>
            <w:sz w:val="24"/>
            <w:szCs w:val="24"/>
          </w:rPr>
          <w:t>的模型函数</w:t>
        </w:r>
      </w:ins>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我们</w:t>
      </w:r>
      <w:del w:id="2719" w:author="Shirley Li" w:date="2018-12-08T09:34:00Z">
        <w:r w:rsidRPr="009B37C0" w:rsidDel="001465BF">
          <w:rPr>
            <w:rFonts w:ascii="Courier New" w:eastAsia="宋体" w:hAnsi="Courier New" w:cs="Courier New"/>
            <w:color w:val="37474F"/>
            <w:kern w:val="0"/>
            <w:sz w:val="22"/>
            <w:shd w:val="clear" w:color="auto" w:fill="F7F7F7"/>
          </w:rPr>
          <w:delText>cnn_model_fn</w:delText>
        </w:r>
      </w:del>
      <w:r w:rsidRPr="009B37C0">
        <w:rPr>
          <w:rFonts w:ascii="Arial" w:eastAsia="宋体" w:hAnsi="Arial" w:cs="Arial"/>
          <w:color w:val="212121"/>
          <w:kern w:val="0"/>
          <w:sz w:val="24"/>
          <w:szCs w:val="24"/>
        </w:rPr>
        <w:t>在</w:t>
      </w:r>
      <w:hyperlink r:id="rId213" w:anchor="building_the_cnn_mnist_classifier" w:history="1">
        <w:r w:rsidRPr="009B37C0">
          <w:rPr>
            <w:rFonts w:ascii="Arial" w:eastAsia="宋体" w:hAnsi="Arial" w:cs="Arial"/>
            <w:color w:val="039BE5"/>
            <w:kern w:val="0"/>
            <w:sz w:val="24"/>
            <w:szCs w:val="24"/>
            <w:u w:val="single"/>
          </w:rPr>
          <w:t>“</w:t>
        </w:r>
        <w:r w:rsidRPr="009B37C0">
          <w:rPr>
            <w:rFonts w:ascii="Arial" w:eastAsia="宋体" w:hAnsi="Arial" w:cs="Arial"/>
            <w:color w:val="039BE5"/>
            <w:kern w:val="0"/>
            <w:sz w:val="24"/>
            <w:szCs w:val="24"/>
            <w:u w:val="single"/>
          </w:rPr>
          <w:t>构建</w:t>
        </w:r>
        <w:r w:rsidRPr="009B37C0">
          <w:rPr>
            <w:rFonts w:ascii="Arial" w:eastAsia="宋体" w:hAnsi="Arial" w:cs="Arial"/>
            <w:color w:val="039BE5"/>
            <w:kern w:val="0"/>
            <w:sz w:val="24"/>
            <w:szCs w:val="24"/>
            <w:u w:val="single"/>
          </w:rPr>
          <w:t>CNN MNIST</w:t>
        </w:r>
        <w:r w:rsidRPr="009B37C0">
          <w:rPr>
            <w:rFonts w:ascii="Arial" w:eastAsia="宋体" w:hAnsi="Arial" w:cs="Arial"/>
            <w:color w:val="039BE5"/>
            <w:kern w:val="0"/>
            <w:sz w:val="24"/>
            <w:szCs w:val="24"/>
            <w:u w:val="single"/>
          </w:rPr>
          <w:t>分类器</w:t>
        </w:r>
        <w:r w:rsidRPr="009B37C0">
          <w:rPr>
            <w:rFonts w:ascii="Arial" w:eastAsia="宋体" w:hAnsi="Arial" w:cs="Arial"/>
            <w:color w:val="039BE5"/>
            <w:kern w:val="0"/>
            <w:sz w:val="24"/>
            <w:szCs w:val="24"/>
            <w:u w:val="single"/>
          </w:rPr>
          <w:t>”</w:t>
        </w:r>
        <w:r w:rsidRPr="009B37C0">
          <w:rPr>
            <w:rFonts w:ascii="Arial" w:eastAsia="宋体" w:hAnsi="Arial" w:cs="Arial"/>
            <w:color w:val="039BE5"/>
            <w:kern w:val="0"/>
            <w:sz w:val="24"/>
            <w:szCs w:val="24"/>
            <w:u w:val="single"/>
          </w:rPr>
          <w:t>中</w:t>
        </w:r>
      </w:hyperlink>
      <w:r w:rsidRPr="009B37C0">
        <w:rPr>
          <w:rFonts w:ascii="Arial" w:eastAsia="宋体" w:hAnsi="Arial" w:cs="Arial"/>
          <w:color w:val="212121"/>
          <w:kern w:val="0"/>
          <w:sz w:val="24"/>
          <w:szCs w:val="24"/>
        </w:rPr>
        <w:t>创建了</w:t>
      </w:r>
      <w:ins w:id="2720" w:author="Shirley Li" w:date="2018-12-08T09:34:00Z">
        <w:r w:rsidR="001465BF">
          <w:rPr>
            <w:rFonts w:ascii="Arial" w:eastAsia="宋体" w:hAnsi="Arial" w:cs="Arial" w:hint="eastAsia"/>
            <w:color w:val="212121"/>
            <w:kern w:val="0"/>
            <w:sz w:val="24"/>
            <w:szCs w:val="24"/>
          </w:rPr>
          <w:t>的</w:t>
        </w:r>
        <w:r w:rsidR="001465BF" w:rsidRPr="009B37C0">
          <w:rPr>
            <w:rFonts w:ascii="Courier New" w:eastAsia="宋体" w:hAnsi="Courier New" w:cs="Courier New"/>
            <w:color w:val="37474F"/>
            <w:kern w:val="0"/>
            <w:sz w:val="22"/>
            <w:shd w:val="clear" w:color="auto" w:fill="F7F7F7"/>
          </w:rPr>
          <w:t>cnn_model_fn</w:t>
        </w:r>
      </w:ins>
      <w:r w:rsidRPr="009B37C0">
        <w:rPr>
          <w:rFonts w:ascii="Arial" w:eastAsia="宋体" w:hAnsi="Arial" w:cs="Arial"/>
          <w:color w:val="212121"/>
          <w:kern w:val="0"/>
          <w:sz w:val="24"/>
          <w:szCs w:val="24"/>
        </w:rPr>
        <w:t> </w:t>
      </w:r>
      <w:ins w:id="2721" w:author="Shirley Li" w:date="2018-12-08T09:34:00Z">
        <w:r w:rsidR="001465BF" w:rsidRPr="001465BF">
          <w:rPr>
            <w:rFonts w:ascii="Arial" w:eastAsia="宋体" w:hAnsi="Arial" w:cs="Arial" w:hint="eastAsia"/>
            <w:color w:val="212121"/>
            <w:kern w:val="0"/>
            <w:sz w:val="24"/>
            <w:szCs w:val="24"/>
          </w:rPr>
          <w:t>传递到该参数</w:t>
        </w:r>
      </w:ins>
      <w:del w:id="2722" w:author="Shirley Li" w:date="2018-12-08T09:34:00Z">
        <w:r w:rsidRPr="009B37C0" w:rsidDel="001465BF">
          <w:rPr>
            <w:rFonts w:ascii="Arial" w:eastAsia="宋体" w:hAnsi="Arial" w:cs="Arial"/>
            <w:color w:val="212121"/>
            <w:kern w:val="0"/>
            <w:sz w:val="24"/>
            <w:szCs w:val="24"/>
          </w:rPr>
          <w:delText>它</w:delText>
        </w:r>
      </w:del>
      <w:hyperlink r:id="rId214" w:anchor="building_the_cnn_mnist_classifier" w:history="1">
        <w:r w:rsidRPr="009B37C0">
          <w:rPr>
            <w:rFonts w:ascii="Arial" w:eastAsia="宋体" w:hAnsi="Arial" w:cs="Arial"/>
            <w:color w:val="039BE5"/>
            <w:kern w:val="0"/>
            <w:sz w:val="24"/>
            <w:szCs w:val="24"/>
            <w:u w:val="single"/>
          </w:rPr>
          <w:t>。</w:t>
        </w:r>
      </w:hyperlink>
      <w:del w:id="2723" w:author="Shirley Li" w:date="2018-12-08T09:35:00Z">
        <w:r w:rsidRPr="009B37C0" w:rsidDel="001C5B49">
          <w:rPr>
            <w:rFonts w:ascii="Arial" w:eastAsia="宋体" w:hAnsi="Arial" w:cs="Arial"/>
            <w:color w:val="212121"/>
            <w:kern w:val="0"/>
            <w:sz w:val="24"/>
            <w:szCs w:val="24"/>
          </w:rPr>
          <w:delText>该</w:delText>
        </w:r>
      </w:del>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model_dir</w:t>
      </w:r>
      <w:r w:rsidRPr="009B37C0">
        <w:rPr>
          <w:rFonts w:ascii="Arial" w:eastAsia="宋体" w:hAnsi="Arial" w:cs="Arial"/>
          <w:color w:val="212121"/>
          <w:kern w:val="0"/>
          <w:sz w:val="24"/>
          <w:szCs w:val="24"/>
        </w:rPr>
        <w:t>参数指定了</w:t>
      </w:r>
      <w:ins w:id="2724" w:author="Shirley Li" w:date="2018-12-08T09:35:00Z">
        <w:r w:rsidR="001C5B49" w:rsidRPr="001C5B49">
          <w:rPr>
            <w:rFonts w:ascii="Arial" w:eastAsia="宋体" w:hAnsi="Arial" w:cs="Arial" w:hint="eastAsia"/>
            <w:color w:val="212121"/>
            <w:kern w:val="0"/>
            <w:sz w:val="24"/>
            <w:szCs w:val="24"/>
          </w:rPr>
          <w:t>用于保存模型数据（检查点）的目录</w:t>
        </w:r>
      </w:ins>
      <w:del w:id="2725" w:author="Shirley Li" w:date="2018-12-08T09:35:00Z">
        <w:r w:rsidRPr="009B37C0" w:rsidDel="001C5B49">
          <w:rPr>
            <w:rFonts w:ascii="Arial" w:eastAsia="宋体" w:hAnsi="Arial" w:cs="Arial"/>
            <w:color w:val="212121"/>
            <w:kern w:val="0"/>
            <w:sz w:val="24"/>
            <w:szCs w:val="24"/>
          </w:rPr>
          <w:delText>模型数据（检查站）将被保存的目录</w:delText>
        </w:r>
      </w:del>
      <w:r w:rsidRPr="009B37C0">
        <w:rPr>
          <w:rFonts w:ascii="Arial" w:eastAsia="宋体" w:hAnsi="Arial" w:cs="Arial"/>
          <w:color w:val="212121"/>
          <w:kern w:val="0"/>
          <w:sz w:val="24"/>
          <w:szCs w:val="24"/>
        </w:rPr>
        <w:t>（这里，我们指定的临时目录</w:t>
      </w:r>
      <w:ins w:id="2726" w:author="Shirley Li" w:date="2018-12-08T09:35:00Z">
        <w:r w:rsidR="00624E24">
          <w:rPr>
            <w:rFonts w:ascii="Arial" w:eastAsia="宋体" w:hAnsi="Arial" w:cs="Arial" w:hint="eastAsia"/>
            <w:color w:val="212121"/>
            <w:kern w:val="0"/>
            <w:sz w:val="24"/>
            <w:szCs w:val="24"/>
          </w:rPr>
          <w:t>为</w:t>
        </w:r>
      </w:ins>
      <w:r w:rsidRPr="009B37C0">
        <w:rPr>
          <w:rFonts w:ascii="Courier New" w:eastAsia="宋体" w:hAnsi="Courier New" w:cs="Courier New"/>
          <w:color w:val="37474F"/>
          <w:kern w:val="0"/>
          <w:sz w:val="22"/>
          <w:shd w:val="clear" w:color="auto" w:fill="F7F7F7"/>
        </w:rPr>
        <w:t>/tmp/mnist_convnet_model</w:t>
      </w:r>
      <w:r w:rsidRPr="009B37C0">
        <w:rPr>
          <w:rFonts w:ascii="Arial" w:eastAsia="宋体" w:hAnsi="Arial" w:cs="Arial"/>
          <w:color w:val="212121"/>
          <w:kern w:val="0"/>
          <w:sz w:val="24"/>
          <w:szCs w:val="24"/>
        </w:rPr>
        <w:t>，但</w:t>
      </w:r>
      <w:ins w:id="2727" w:author="Shirley Li" w:date="2018-12-08T09:35:00Z">
        <w:r w:rsidR="00624E24">
          <w:rPr>
            <w:rFonts w:ascii="Arial" w:eastAsia="宋体" w:hAnsi="Arial" w:cs="Arial" w:hint="eastAsia"/>
            <w:color w:val="212121"/>
            <w:kern w:val="0"/>
            <w:sz w:val="24"/>
            <w:szCs w:val="24"/>
          </w:rPr>
          <w:t>您可以</w:t>
        </w:r>
      </w:ins>
      <w:r w:rsidRPr="009B37C0">
        <w:rPr>
          <w:rFonts w:ascii="Arial" w:eastAsia="宋体" w:hAnsi="Arial" w:cs="Arial"/>
          <w:color w:val="212121"/>
          <w:kern w:val="0"/>
          <w:sz w:val="24"/>
          <w:szCs w:val="24"/>
        </w:rPr>
        <w:t>随时更改</w:t>
      </w:r>
      <w:del w:id="2728" w:author="Shirley Li" w:date="2018-12-08T09:35:00Z">
        <w:r w:rsidRPr="009B37C0" w:rsidDel="00624E24">
          <w:rPr>
            <w:rFonts w:ascii="Arial" w:eastAsia="宋体" w:hAnsi="Arial" w:cs="Arial"/>
            <w:color w:val="212121"/>
            <w:kern w:val="0"/>
            <w:sz w:val="24"/>
            <w:szCs w:val="24"/>
          </w:rPr>
          <w:delText>为您</w:delText>
        </w:r>
      </w:del>
      <w:r w:rsidRPr="009B37C0">
        <w:rPr>
          <w:rFonts w:ascii="Arial" w:eastAsia="宋体" w:hAnsi="Arial" w:cs="Arial"/>
          <w:color w:val="212121"/>
          <w:kern w:val="0"/>
          <w:sz w:val="24"/>
          <w:szCs w:val="24"/>
        </w:rPr>
        <w:t>选择的另一个目录）。</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有关</w:t>
      </w:r>
      <w:r w:rsidRPr="009B37C0">
        <w:rPr>
          <w:rFonts w:ascii="Arial" w:eastAsia="宋体" w:hAnsi="Arial" w:cs="Arial"/>
          <w:color w:val="212121"/>
          <w:kern w:val="0"/>
          <w:sz w:val="24"/>
          <w:szCs w:val="24"/>
        </w:rPr>
        <w:t>TensorFlow </w:t>
      </w:r>
      <w:r w:rsidRPr="009B37C0">
        <w:rPr>
          <w:rFonts w:ascii="Courier New" w:eastAsia="宋体" w:hAnsi="Courier New" w:cs="Courier New"/>
          <w:b/>
          <w:bCs/>
          <w:color w:val="0288D1"/>
          <w:kern w:val="0"/>
          <w:sz w:val="19"/>
          <w:szCs w:val="19"/>
          <w:shd w:val="clear" w:color="auto" w:fill="E1F5FE"/>
        </w:rPr>
        <w:t>Estimator</w:t>
      </w:r>
      <w:r w:rsidRPr="009B37C0">
        <w:rPr>
          <w:rFonts w:ascii="Arial" w:eastAsia="宋体" w:hAnsi="Arial" w:cs="Arial"/>
          <w:color w:val="212121"/>
          <w:kern w:val="0"/>
          <w:sz w:val="24"/>
          <w:szCs w:val="24"/>
        </w:rPr>
        <w:t>API </w:t>
      </w:r>
      <w:r w:rsidRPr="009B37C0">
        <w:rPr>
          <w:rFonts w:ascii="Arial" w:eastAsia="宋体" w:hAnsi="Arial" w:cs="Arial"/>
          <w:color w:val="212121"/>
          <w:kern w:val="0"/>
          <w:sz w:val="24"/>
          <w:szCs w:val="24"/>
        </w:rPr>
        <w:t>的</w:t>
      </w:r>
      <w:ins w:id="2729" w:author="Shirley Li" w:date="2018-12-08T09:35:00Z">
        <w:r w:rsidR="00DB1C43">
          <w:rPr>
            <w:rFonts w:ascii="Arial" w:eastAsia="宋体" w:hAnsi="Arial" w:cs="Arial" w:hint="eastAsia"/>
            <w:color w:val="212121"/>
            <w:kern w:val="0"/>
            <w:sz w:val="24"/>
            <w:szCs w:val="24"/>
          </w:rPr>
          <w:t>消息内容</w:t>
        </w:r>
      </w:ins>
      <w:del w:id="2730" w:author="Shirley Li" w:date="2018-12-08T09:35:00Z">
        <w:r w:rsidRPr="009B37C0" w:rsidDel="00DB1C43">
          <w:rPr>
            <w:rFonts w:ascii="Arial" w:eastAsia="宋体" w:hAnsi="Arial" w:cs="Arial"/>
            <w:color w:val="212121"/>
            <w:kern w:val="0"/>
            <w:sz w:val="24"/>
            <w:szCs w:val="24"/>
          </w:rPr>
          <w:delText>深入</w:delText>
        </w:r>
        <w:r w:rsidRPr="009B37C0" w:rsidDel="00DB1C43">
          <w:rPr>
            <w:rFonts w:ascii="Arial" w:eastAsia="宋体" w:hAnsi="Arial" w:cs="Arial" w:hint="eastAsia"/>
            <w:color w:val="212121"/>
            <w:kern w:val="0"/>
            <w:sz w:val="24"/>
            <w:szCs w:val="24"/>
          </w:rPr>
          <w:delText>演练</w:delText>
        </w:r>
      </w:del>
      <w:r w:rsidRPr="009B37C0">
        <w:rPr>
          <w:rFonts w:ascii="Arial" w:eastAsia="宋体" w:hAnsi="Arial" w:cs="Arial"/>
          <w:color w:val="212121"/>
          <w:kern w:val="0"/>
          <w:sz w:val="24"/>
          <w:szCs w:val="24"/>
        </w:rPr>
        <w:t>，请参阅教程</w:t>
      </w:r>
      <w:hyperlink r:id="rId215" w:history="1">
        <w:r w:rsidRPr="009B37C0">
          <w:rPr>
            <w:rFonts w:ascii="Arial" w:eastAsia="宋体" w:hAnsi="Arial" w:cs="Arial"/>
            <w:color w:val="0288D1"/>
            <w:kern w:val="0"/>
            <w:sz w:val="24"/>
            <w:szCs w:val="24"/>
            <w:u w:val="single"/>
            <w:shd w:val="clear" w:color="auto" w:fill="E1F5FE"/>
          </w:rPr>
          <w:t>“</w:t>
        </w:r>
        <w:r w:rsidRPr="009B37C0">
          <w:rPr>
            <w:rFonts w:ascii="Arial" w:eastAsia="宋体" w:hAnsi="Arial" w:cs="Arial"/>
            <w:color w:val="0288D1"/>
            <w:kern w:val="0"/>
            <w:sz w:val="24"/>
            <w:szCs w:val="24"/>
            <w:u w:val="single"/>
            <w:shd w:val="clear" w:color="auto" w:fill="E1F5FE"/>
          </w:rPr>
          <w:t>在</w:t>
        </w:r>
        <w:r w:rsidRPr="009B37C0">
          <w:rPr>
            <w:rFonts w:ascii="Arial" w:eastAsia="宋体" w:hAnsi="Arial" w:cs="Arial"/>
            <w:color w:val="0288D1"/>
            <w:kern w:val="0"/>
            <w:sz w:val="24"/>
            <w:szCs w:val="24"/>
            <w:u w:val="single"/>
            <w:shd w:val="clear" w:color="auto" w:fill="E1F5FE"/>
          </w:rPr>
          <w:t>tf.estimator</w:t>
        </w:r>
        <w:r w:rsidRPr="009B37C0">
          <w:rPr>
            <w:rFonts w:ascii="Arial" w:eastAsia="宋体" w:hAnsi="Arial" w:cs="Arial"/>
            <w:color w:val="0288D1"/>
            <w:kern w:val="0"/>
            <w:sz w:val="24"/>
            <w:szCs w:val="24"/>
            <w:u w:val="single"/>
            <w:shd w:val="clear" w:color="auto" w:fill="E1F5FE"/>
          </w:rPr>
          <w:t>中创建估算器</w:t>
        </w:r>
        <w:r w:rsidRPr="009B37C0">
          <w:rPr>
            <w:rFonts w:ascii="Arial" w:eastAsia="宋体" w:hAnsi="Arial" w:cs="Arial"/>
            <w:color w:val="0288D1"/>
            <w:kern w:val="0"/>
            <w:sz w:val="24"/>
            <w:szCs w:val="24"/>
            <w:u w:val="single"/>
            <w:shd w:val="clear" w:color="auto" w:fill="E1F5FE"/>
          </w:rPr>
          <w:t>”</w:t>
        </w:r>
        <w:r w:rsidRPr="009B37C0">
          <w:rPr>
            <w:rFonts w:ascii="Arial" w:eastAsia="宋体" w:hAnsi="Arial" w:cs="Arial"/>
            <w:color w:val="0288D1"/>
            <w:kern w:val="0"/>
            <w:sz w:val="24"/>
            <w:szCs w:val="24"/>
            <w:u w:val="single"/>
            <w:shd w:val="clear" w:color="auto" w:fill="E1F5FE"/>
          </w:rPr>
          <w:t>。</w:t>
        </w:r>
      </w:hyperlink>
    </w:p>
    <w:p w:rsidR="006F7728" w:rsidRPr="009B37C0" w:rsidRDefault="006F7728" w:rsidP="006F7728">
      <w:pPr>
        <w:widowControl/>
        <w:spacing w:before="480" w:after="240" w:line="480" w:lineRule="atLeast"/>
        <w:jc w:val="left"/>
        <w:outlineLvl w:val="2"/>
        <w:rPr>
          <w:rFonts w:ascii="Arial" w:eastAsia="宋体" w:hAnsi="Arial" w:cs="Arial" w:hint="eastAsia"/>
          <w:color w:val="212121"/>
          <w:kern w:val="0"/>
          <w:sz w:val="30"/>
          <w:szCs w:val="30"/>
        </w:rPr>
      </w:pPr>
      <w:r w:rsidRPr="009B37C0">
        <w:rPr>
          <w:rFonts w:ascii="Arial" w:eastAsia="宋体" w:hAnsi="Arial" w:cs="Arial"/>
          <w:color w:val="212121"/>
          <w:kern w:val="0"/>
          <w:sz w:val="30"/>
          <w:szCs w:val="30"/>
        </w:rPr>
        <w:t>设置</w:t>
      </w:r>
      <w:ins w:id="2731" w:author="Shirley Li" w:date="2018-12-08T09:36:00Z">
        <w:r w:rsidR="00C47B4B" w:rsidRPr="00C47B4B">
          <w:rPr>
            <w:rFonts w:ascii="Arial" w:eastAsia="宋体" w:hAnsi="Arial" w:cs="Arial" w:hint="eastAsia"/>
            <w:color w:val="212121"/>
            <w:kern w:val="0"/>
            <w:sz w:val="30"/>
            <w:szCs w:val="30"/>
          </w:rPr>
          <w:t>日志记录钩子</w:t>
        </w:r>
      </w:ins>
      <w:del w:id="2732" w:author="Shirley Li" w:date="2018-12-08T09:36:00Z">
        <w:r w:rsidRPr="009B37C0" w:rsidDel="00C47B4B">
          <w:rPr>
            <w:rFonts w:ascii="Arial" w:eastAsia="宋体" w:hAnsi="Arial" w:cs="Arial"/>
            <w:color w:val="212121"/>
            <w:kern w:val="0"/>
            <w:sz w:val="30"/>
            <w:szCs w:val="30"/>
          </w:rPr>
          <w:delText>记录钩</w:delText>
        </w:r>
      </w:del>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由于</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可能需要一段时间才能进行训练，我们可以设置一些记录，以便我们可以在训练期间跟踪进度。我们可以使用</w:t>
      </w:r>
      <w:r w:rsidRPr="009B37C0">
        <w:rPr>
          <w:rFonts w:ascii="Arial" w:eastAsia="宋体" w:hAnsi="Arial" w:cs="Arial"/>
          <w:color w:val="212121"/>
          <w:kern w:val="0"/>
          <w:sz w:val="24"/>
          <w:szCs w:val="24"/>
        </w:rPr>
        <w:t>TensorFlow </w:t>
      </w:r>
      <w:ins w:id="2733" w:author="Shirley Li" w:date="2018-12-08T09:36:00Z">
        <w:r w:rsidR="008E2735">
          <w:rPr>
            <w:rFonts w:ascii="Arial" w:eastAsia="宋体" w:hAnsi="Arial" w:cs="Arial" w:hint="eastAsia"/>
            <w:color w:val="212121"/>
            <w:kern w:val="0"/>
            <w:sz w:val="24"/>
            <w:szCs w:val="24"/>
          </w:rPr>
          <w:t>的</w:t>
        </w:r>
      </w:ins>
      <w:hyperlink r:id="rId216" w:history="1">
        <w:r w:rsidRPr="009B37C0">
          <w:rPr>
            <w:rFonts w:ascii="Courier New" w:eastAsia="宋体" w:hAnsi="Courier New" w:cs="Courier New"/>
            <w:color w:val="039BE5"/>
            <w:kern w:val="0"/>
            <w:sz w:val="22"/>
            <w:shd w:val="clear" w:color="auto" w:fill="F7F7F7"/>
          </w:rPr>
          <w:t>tf.train.SessionRunHook</w:t>
        </w:r>
      </w:hyperlink>
      <w:r w:rsidRPr="009B37C0">
        <w:rPr>
          <w:rFonts w:ascii="Arial" w:eastAsia="宋体" w:hAnsi="Arial" w:cs="Arial"/>
          <w:color w:val="212121"/>
          <w:kern w:val="0"/>
          <w:sz w:val="24"/>
          <w:szCs w:val="24"/>
        </w:rPr>
        <w:t>创建一个</w:t>
      </w:r>
      <w:hyperlink r:id="rId217" w:history="1">
        <w:r w:rsidRPr="009B37C0">
          <w:rPr>
            <w:rFonts w:ascii="Courier New" w:eastAsia="宋体" w:hAnsi="Courier New" w:cs="Courier New"/>
            <w:color w:val="039BE5"/>
            <w:kern w:val="0"/>
            <w:sz w:val="22"/>
            <w:shd w:val="clear" w:color="auto" w:fill="F7F7F7"/>
          </w:rPr>
          <w:t>tf.train.LoggingTensorHook</w:t>
        </w:r>
      </w:hyperlink>
      <w:ins w:id="2734" w:author="Shirley Li" w:date="2018-12-08T09:36:00Z">
        <w:r w:rsidR="00E65414">
          <w:rPr>
            <w:rFonts w:ascii="Courier New" w:eastAsia="宋体" w:hAnsi="Courier New" w:cs="Courier New" w:hint="eastAsia"/>
            <w:color w:val="039BE5"/>
            <w:kern w:val="0"/>
            <w:sz w:val="22"/>
            <w:shd w:val="clear" w:color="auto" w:fill="F7F7F7"/>
          </w:rPr>
          <w:t>，</w:t>
        </w:r>
      </w:ins>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记录来自</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层的概率值。将以下内容添加到</w:t>
      </w:r>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 Set up logging for predictions</w:t>
      </w:r>
      <w:r w:rsidRPr="009B37C0">
        <w:rPr>
          <w:rFonts w:ascii="Courier New" w:eastAsia="宋体" w:hAnsi="Courier New" w:cs="Courier New"/>
          <w:color w:val="37474F"/>
          <w:kern w:val="0"/>
          <w:szCs w:val="21"/>
        </w:rPr>
        <w:br/>
        <w:t>tensors_to_log = {</w:t>
      </w:r>
      <w:r w:rsidRPr="009B37C0">
        <w:rPr>
          <w:rFonts w:ascii="Courier New" w:eastAsia="宋体" w:hAnsi="Courier New" w:cs="Courier New"/>
          <w:color w:val="0D904F"/>
          <w:kern w:val="0"/>
          <w:szCs w:val="21"/>
        </w:rPr>
        <w:t>"probabilities"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"softmax_tensor"</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xml:space="preserve">logging_hook = </w:t>
      </w:r>
      <w:proofErr w:type="gramStart"/>
      <w:r w:rsidRPr="009B37C0">
        <w:rPr>
          <w:rFonts w:ascii="Courier New" w:eastAsia="宋体" w:hAnsi="Courier New" w:cs="Courier New"/>
          <w:color w:val="37474F"/>
          <w:kern w:val="0"/>
          <w:szCs w:val="21"/>
        </w:rPr>
        <w:t>tf.train</w:t>
      </w:r>
      <w:proofErr w:type="gramEnd"/>
      <w:r w:rsidRPr="009B37C0">
        <w:rPr>
          <w:rFonts w:ascii="Courier New" w:eastAsia="宋体" w:hAnsi="Courier New" w:cs="Courier New"/>
          <w:color w:val="37474F"/>
          <w:kern w:val="0"/>
          <w:szCs w:val="21"/>
        </w:rPr>
        <w:t>.</w:t>
      </w:r>
      <w:r w:rsidRPr="009B37C0">
        <w:rPr>
          <w:rFonts w:ascii="Courier New" w:eastAsia="宋体" w:hAnsi="Courier New" w:cs="Courier New"/>
          <w:color w:val="9C27B0"/>
          <w:kern w:val="0"/>
          <w:szCs w:val="21"/>
        </w:rPr>
        <w:t>LoggingTensorHook</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tensors=tensors_to_log, every_n_iter=</w:t>
      </w:r>
      <w:r w:rsidRPr="009B37C0">
        <w:rPr>
          <w:rFonts w:ascii="Courier New" w:eastAsia="宋体" w:hAnsi="Courier New" w:cs="Courier New"/>
          <w:color w:val="C53929"/>
          <w:kern w:val="0"/>
          <w:szCs w:val="21"/>
        </w:rPr>
        <w:t>50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我们存储了</w:t>
      </w:r>
      <w:ins w:id="2735" w:author="Shirley Li" w:date="2018-12-08T09:37:00Z">
        <w:r w:rsidR="00B618AC">
          <w:rPr>
            <w:rFonts w:ascii="Arial" w:eastAsia="宋体" w:hAnsi="Arial" w:cs="Arial" w:hint="eastAsia"/>
            <w:color w:val="212121"/>
            <w:kern w:val="0"/>
            <w:sz w:val="24"/>
            <w:szCs w:val="24"/>
          </w:rPr>
          <w:t>将要记录</w:t>
        </w:r>
      </w:ins>
      <w:del w:id="2736" w:author="Shirley Li" w:date="2018-12-08T09:37:00Z">
        <w:r w:rsidRPr="009B37C0" w:rsidDel="00B618AC">
          <w:rPr>
            <w:rFonts w:ascii="Arial" w:eastAsia="宋体" w:hAnsi="Arial" w:cs="Arial"/>
            <w:color w:val="212121"/>
            <w:kern w:val="0"/>
            <w:sz w:val="24"/>
            <w:szCs w:val="24"/>
          </w:rPr>
          <w:delText>我们想要登录</w:delText>
        </w:r>
      </w:del>
      <w:r w:rsidRPr="009B37C0">
        <w:rPr>
          <w:rFonts w:ascii="Arial" w:eastAsia="宋体" w:hAnsi="Arial" w:cs="Arial"/>
          <w:color w:val="212121"/>
          <w:kern w:val="0"/>
          <w:sz w:val="24"/>
          <w:szCs w:val="24"/>
        </w:rPr>
        <w:t>的张量的词典</w:t>
      </w:r>
      <w:r w:rsidRPr="009B37C0">
        <w:rPr>
          <w:rFonts w:ascii="Courier New" w:eastAsia="宋体" w:hAnsi="Courier New" w:cs="Courier New"/>
          <w:color w:val="37474F"/>
          <w:kern w:val="0"/>
          <w:sz w:val="22"/>
          <w:shd w:val="clear" w:color="auto" w:fill="F7F7F7"/>
        </w:rPr>
        <w:t>tensors_to_log</w:t>
      </w:r>
      <w:r w:rsidRPr="009B37C0">
        <w:rPr>
          <w:rFonts w:ascii="Arial" w:eastAsia="宋体" w:hAnsi="Arial" w:cs="Arial"/>
          <w:color w:val="212121"/>
          <w:kern w:val="0"/>
          <w:sz w:val="24"/>
          <w:szCs w:val="24"/>
        </w:rPr>
        <w:t>。每个键都是我们选择的</w:t>
      </w:r>
      <w:ins w:id="2737" w:author="Shirley Li" w:date="2018-12-08T09:38:00Z">
        <w:r w:rsidR="00454DFA">
          <w:rPr>
            <w:rFonts w:ascii="Arial" w:eastAsia="宋体" w:hAnsi="Arial" w:cs="Arial" w:hint="eastAsia"/>
            <w:color w:val="212121"/>
            <w:kern w:val="0"/>
            <w:sz w:val="24"/>
            <w:szCs w:val="24"/>
          </w:rPr>
          <w:t>将会显示在日志输出中的</w:t>
        </w:r>
      </w:ins>
      <w:r w:rsidRPr="009B37C0">
        <w:rPr>
          <w:rFonts w:ascii="Arial" w:eastAsia="宋体" w:hAnsi="Arial" w:cs="Arial"/>
          <w:color w:val="212121"/>
          <w:kern w:val="0"/>
          <w:sz w:val="24"/>
          <w:szCs w:val="24"/>
        </w:rPr>
        <w:t>标签，</w:t>
      </w:r>
      <w:del w:id="2738" w:author="Shirley Li" w:date="2018-12-08T09:38:00Z">
        <w:r w:rsidRPr="009B37C0" w:rsidDel="00A44FCE">
          <w:rPr>
            <w:rFonts w:ascii="Arial" w:eastAsia="宋体" w:hAnsi="Arial" w:cs="Arial"/>
            <w:color w:val="212121"/>
            <w:kern w:val="0"/>
            <w:sz w:val="24"/>
            <w:szCs w:val="24"/>
          </w:rPr>
          <w:delText>将打印在日志输出中，</w:delText>
        </w:r>
      </w:del>
      <w:r w:rsidRPr="009B37C0">
        <w:rPr>
          <w:rFonts w:ascii="Arial" w:eastAsia="宋体" w:hAnsi="Arial" w:cs="Arial"/>
          <w:color w:val="212121"/>
          <w:kern w:val="0"/>
          <w:sz w:val="24"/>
          <w:szCs w:val="24"/>
        </w:rPr>
        <w:t>相应的标签是</w:t>
      </w:r>
      <w:del w:id="2739" w:author="Shirley Li" w:date="2018-12-08T09:38:00Z">
        <w:r w:rsidRPr="009B37C0" w:rsidDel="00A44FCE">
          <w:rPr>
            <w:rFonts w:ascii="Courier New" w:eastAsia="宋体" w:hAnsi="Courier New" w:cs="Courier New"/>
            <w:color w:val="37474F"/>
            <w:kern w:val="0"/>
            <w:sz w:val="22"/>
            <w:shd w:val="clear" w:color="auto" w:fill="F7F7F7"/>
          </w:rPr>
          <w:delText>Tensor</w:delText>
        </w:r>
      </w:del>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图中的</w:t>
      </w:r>
      <w:ins w:id="2740" w:author="Shirley Li" w:date="2018-12-08T09:38:00Z">
        <w:r w:rsidR="00A44FCE" w:rsidRPr="009B37C0">
          <w:rPr>
            <w:rFonts w:ascii="Courier New" w:eastAsia="宋体" w:hAnsi="Courier New" w:cs="Courier New"/>
            <w:color w:val="37474F"/>
            <w:kern w:val="0"/>
            <w:sz w:val="22"/>
            <w:shd w:val="clear" w:color="auto" w:fill="F7F7F7"/>
          </w:rPr>
          <w:t>Tensor</w:t>
        </w:r>
      </w:ins>
      <w:del w:id="2741" w:author="Shirley Li" w:date="2018-12-08T09:38:00Z">
        <w:r w:rsidRPr="009B37C0" w:rsidDel="00A44FCE">
          <w:rPr>
            <w:rFonts w:ascii="Arial" w:eastAsia="宋体" w:hAnsi="Arial" w:cs="Arial"/>
            <w:color w:val="212121"/>
            <w:kern w:val="0"/>
            <w:sz w:val="24"/>
            <w:szCs w:val="24"/>
          </w:rPr>
          <w:delText>a</w:delText>
        </w:r>
      </w:del>
      <w:r w:rsidRPr="009B37C0">
        <w:rPr>
          <w:rFonts w:ascii="Arial" w:eastAsia="宋体" w:hAnsi="Arial" w:cs="Arial"/>
          <w:color w:val="212121"/>
          <w:kern w:val="0"/>
          <w:sz w:val="24"/>
          <w:szCs w:val="24"/>
        </w:rPr>
        <w:t>的名称。在这里，我们</w:t>
      </w:r>
      <w:del w:id="2742" w:author="Shirley Li" w:date="2018-12-08T09:38:00Z">
        <w:r w:rsidRPr="009B37C0" w:rsidDel="004E0B1A">
          <w:rPr>
            <w:rFonts w:ascii="Courier New" w:eastAsia="宋体" w:hAnsi="Courier New" w:cs="Courier New"/>
            <w:color w:val="37474F"/>
            <w:kern w:val="0"/>
            <w:sz w:val="22"/>
            <w:shd w:val="clear" w:color="auto" w:fill="F7F7F7"/>
          </w:rPr>
          <w:delText>probabilities</w:delText>
        </w:r>
      </w:del>
      <w:r w:rsidRPr="009B37C0">
        <w:rPr>
          <w:rFonts w:ascii="Arial" w:eastAsia="宋体" w:hAnsi="Arial" w:cs="Arial"/>
          <w:color w:val="212121"/>
          <w:kern w:val="0"/>
          <w:sz w:val="24"/>
          <w:szCs w:val="24"/>
        </w:rPr>
        <w:t>可以</w:t>
      </w:r>
      <w:ins w:id="2743" w:author="Shirley Li" w:date="2018-12-08T09:38:00Z">
        <w:r w:rsidR="004E0B1A">
          <w:rPr>
            <w:rFonts w:ascii="Arial" w:eastAsia="宋体" w:hAnsi="Arial" w:cs="Arial" w:hint="eastAsia"/>
            <w:color w:val="212121"/>
            <w:kern w:val="0"/>
            <w:sz w:val="24"/>
            <w:szCs w:val="24"/>
          </w:rPr>
          <w:t>在</w:t>
        </w:r>
        <w:r w:rsidR="004E0B1A" w:rsidRPr="009B37C0">
          <w:rPr>
            <w:rFonts w:ascii="Courier New" w:eastAsia="宋体" w:hAnsi="Courier New" w:cs="Courier New"/>
            <w:color w:val="37474F"/>
            <w:kern w:val="0"/>
            <w:sz w:val="22"/>
            <w:shd w:val="clear" w:color="auto" w:fill="F7F7F7"/>
          </w:rPr>
          <w:t>softmax_tensor</w:t>
        </w:r>
      </w:ins>
      <w:r w:rsidRPr="009B37C0">
        <w:rPr>
          <w:rFonts w:ascii="Arial" w:eastAsia="宋体" w:hAnsi="Arial" w:cs="Arial"/>
          <w:color w:val="212121"/>
          <w:kern w:val="0"/>
          <w:sz w:val="24"/>
          <w:szCs w:val="24"/>
        </w:rPr>
        <w:t>找到</w:t>
      </w:r>
      <w:ins w:id="2744" w:author="Shirley Li" w:date="2018-12-08T09:39:00Z">
        <w:r w:rsidR="004E0B1A" w:rsidRPr="009B37C0">
          <w:rPr>
            <w:rFonts w:ascii="Courier New" w:eastAsia="宋体" w:hAnsi="Courier New" w:cs="Courier New"/>
            <w:color w:val="37474F"/>
            <w:kern w:val="0"/>
            <w:sz w:val="22"/>
            <w:shd w:val="clear" w:color="auto" w:fill="F7F7F7"/>
          </w:rPr>
          <w:t>probabilities</w:t>
        </w:r>
      </w:ins>
      <w:del w:id="2745" w:author="Shirley Li" w:date="2018-12-08T09:38:00Z">
        <w:r w:rsidRPr="009B37C0" w:rsidDel="004E0B1A">
          <w:rPr>
            <w:rFonts w:ascii="Courier New" w:eastAsia="宋体" w:hAnsi="Courier New" w:cs="Courier New"/>
            <w:color w:val="37474F"/>
            <w:kern w:val="0"/>
            <w:sz w:val="22"/>
            <w:shd w:val="clear" w:color="auto" w:fill="F7F7F7"/>
          </w:rPr>
          <w:delText>softmax_tensor</w:delText>
        </w:r>
      </w:del>
      <w:del w:id="2746" w:author="Shirley Li" w:date="2018-12-08T09:39:00Z">
        <w:r w:rsidRPr="009B37C0" w:rsidDel="0084452E">
          <w:rPr>
            <w:rFonts w:ascii="Arial" w:eastAsia="宋体" w:hAnsi="Arial" w:cs="Arial"/>
            <w:color w:val="212121"/>
            <w:kern w:val="0"/>
            <w:sz w:val="24"/>
            <w:szCs w:val="24"/>
          </w:rPr>
          <w:delText>，</w:delText>
        </w:r>
      </w:del>
      <w:ins w:id="2747" w:author="Shirley Li" w:date="2018-12-08T09:39:00Z">
        <w:r w:rsidR="0084452E">
          <w:rPr>
            <w:rFonts w:ascii="Arial" w:eastAsia="宋体" w:hAnsi="Arial" w:cs="Arial" w:hint="eastAsia"/>
            <w:color w:val="212121"/>
            <w:kern w:val="0"/>
            <w:sz w:val="24"/>
            <w:szCs w:val="24"/>
          </w:rPr>
          <w:t>（</w:t>
        </w:r>
      </w:ins>
      <w:r w:rsidRPr="009B37C0">
        <w:rPr>
          <w:rFonts w:ascii="Arial" w:eastAsia="宋体" w:hAnsi="Arial" w:cs="Arial"/>
          <w:color w:val="212121"/>
          <w:kern w:val="0"/>
          <w:sz w:val="24"/>
          <w:szCs w:val="24"/>
        </w:rPr>
        <w:t>我们在</w:t>
      </w:r>
      <w:ins w:id="2748" w:author="Shirley Li" w:date="2018-12-08T09:39:00Z">
        <w:r w:rsidR="00E50B6F" w:rsidRPr="009B37C0">
          <w:rPr>
            <w:rFonts w:ascii="Courier New" w:eastAsia="宋体" w:hAnsi="Courier New" w:cs="Courier New"/>
            <w:color w:val="37474F"/>
            <w:kern w:val="0"/>
            <w:sz w:val="22"/>
            <w:shd w:val="clear" w:color="auto" w:fill="F7F7F7"/>
          </w:rPr>
          <w:t>cnn_model_fn</w:t>
        </w:r>
      </w:ins>
      <w:r w:rsidRPr="009B37C0">
        <w:rPr>
          <w:rFonts w:ascii="Arial" w:eastAsia="宋体" w:hAnsi="Arial" w:cs="Arial"/>
          <w:color w:val="212121"/>
          <w:kern w:val="0"/>
          <w:sz w:val="24"/>
          <w:szCs w:val="24"/>
        </w:rPr>
        <w:t>生成概率时提供</w:t>
      </w:r>
      <w:r w:rsidRPr="009B37C0">
        <w:rPr>
          <w:rFonts w:ascii="Arial" w:eastAsia="宋体" w:hAnsi="Arial" w:cs="Arial"/>
          <w:color w:val="212121"/>
          <w:kern w:val="0"/>
          <w:sz w:val="24"/>
          <w:szCs w:val="24"/>
        </w:rPr>
        <w:t>softmax</w:t>
      </w:r>
      <w:r w:rsidRPr="009B37C0">
        <w:rPr>
          <w:rFonts w:ascii="Arial" w:eastAsia="宋体" w:hAnsi="Arial" w:cs="Arial"/>
          <w:color w:val="212121"/>
          <w:kern w:val="0"/>
          <w:sz w:val="24"/>
          <w:szCs w:val="24"/>
        </w:rPr>
        <w:t>操作的名称</w:t>
      </w:r>
      <w:ins w:id="2749" w:author="Shirley Li" w:date="2018-12-08T09:39:00Z">
        <w:r w:rsidR="00E50B6F">
          <w:rPr>
            <w:rFonts w:ascii="Arial" w:eastAsia="宋体" w:hAnsi="Arial" w:cs="Arial" w:hint="eastAsia"/>
            <w:color w:val="212121"/>
            <w:kern w:val="0"/>
            <w:sz w:val="24"/>
            <w:szCs w:val="24"/>
          </w:rPr>
          <w:t>）</w:t>
        </w:r>
      </w:ins>
      <w:del w:id="2750" w:author="Shirley Li" w:date="2018-12-08T09:39:00Z">
        <w:r w:rsidRPr="009B37C0" w:rsidDel="00E50B6F">
          <w:rPr>
            <w:rFonts w:ascii="Courier New" w:eastAsia="宋体" w:hAnsi="Courier New" w:cs="Courier New"/>
            <w:color w:val="37474F"/>
            <w:kern w:val="0"/>
            <w:sz w:val="22"/>
            <w:shd w:val="clear" w:color="auto" w:fill="F7F7F7"/>
          </w:rPr>
          <w:delText>cnn_model_fn</w:delText>
        </w:r>
      </w:del>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如果未通过</w:t>
      </w:r>
      <w:r w:rsidRPr="009B37C0">
        <w:rPr>
          <w:rFonts w:ascii="Courier New" w:eastAsia="宋体" w:hAnsi="Courier New" w:cs="Courier New"/>
          <w:b/>
          <w:bCs/>
          <w:color w:val="0288D1"/>
          <w:kern w:val="0"/>
          <w:sz w:val="19"/>
          <w:szCs w:val="19"/>
          <w:shd w:val="clear" w:color="auto" w:fill="E1F5FE"/>
        </w:rPr>
        <w:t>name</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参数为操作明确指定名称，</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将指定默认名称。</w:t>
      </w:r>
      <w:ins w:id="2751" w:author="Shirley Li" w:date="2018-12-08T09:39:00Z">
        <w:r w:rsidR="009306CF" w:rsidRPr="009306CF">
          <w:rPr>
            <w:rFonts w:ascii="Arial" w:eastAsia="宋体" w:hAnsi="Arial" w:cs="Arial" w:hint="eastAsia"/>
            <w:color w:val="212121"/>
            <w:kern w:val="0"/>
            <w:sz w:val="24"/>
            <w:szCs w:val="24"/>
          </w:rPr>
          <w:t>可以通过下面两种简单的方法找到应用于操作的名称：</w:t>
        </w:r>
      </w:ins>
      <w:del w:id="2752" w:author="Shirley Li" w:date="2018-12-08T09:39:00Z">
        <w:r w:rsidRPr="009B37C0" w:rsidDel="009306CF">
          <w:rPr>
            <w:rFonts w:ascii="Arial" w:eastAsia="宋体" w:hAnsi="Arial" w:cs="Arial"/>
            <w:color w:val="212121"/>
            <w:kern w:val="0"/>
            <w:sz w:val="24"/>
            <w:szCs w:val="24"/>
          </w:rPr>
          <w:delText>发现应用于操作的名称的几种简单方法是</w:delText>
        </w:r>
      </w:del>
      <w:r w:rsidRPr="009B37C0">
        <w:rPr>
          <w:rFonts w:ascii="Arial" w:eastAsia="宋体" w:hAnsi="Arial" w:cs="Arial"/>
          <w:color w:val="212121"/>
          <w:kern w:val="0"/>
          <w:sz w:val="24"/>
          <w:szCs w:val="24"/>
        </w:rPr>
        <w:t>在</w:t>
      </w:r>
      <w:hyperlink r:id="rId218" w:history="1">
        <w:r w:rsidRPr="009B37C0">
          <w:rPr>
            <w:rFonts w:ascii="Arial" w:eastAsia="宋体" w:hAnsi="Arial" w:cs="Arial"/>
            <w:color w:val="0288D1"/>
            <w:kern w:val="0"/>
            <w:sz w:val="24"/>
            <w:szCs w:val="24"/>
            <w:u w:val="single"/>
            <w:shd w:val="clear" w:color="auto" w:fill="E1F5FE"/>
          </w:rPr>
          <w:t>TensorBoard</w:t>
        </w:r>
      </w:hyperlink>
      <w:r w:rsidRPr="009B37C0">
        <w:rPr>
          <w:rFonts w:ascii="Arial" w:eastAsia="宋体" w:hAnsi="Arial" w:cs="Arial"/>
          <w:color w:val="212121"/>
          <w:kern w:val="0"/>
          <w:sz w:val="24"/>
          <w:szCs w:val="24"/>
        </w:rPr>
        <w:t>上可视化您的图形</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或启用</w:t>
      </w:r>
      <w:r w:rsidRPr="009B37C0">
        <w:rPr>
          <w:rFonts w:ascii="Arial" w:eastAsia="宋体" w:hAnsi="Arial" w:cs="Arial"/>
          <w:color w:val="212121"/>
          <w:kern w:val="0"/>
          <w:sz w:val="24"/>
          <w:szCs w:val="24"/>
        </w:rPr>
        <w:t> </w:t>
      </w:r>
      <w:hyperlink r:id="rId219" w:history="1">
        <w:r w:rsidRPr="009B37C0">
          <w:rPr>
            <w:rFonts w:ascii="Arial" w:eastAsia="宋体" w:hAnsi="Arial" w:cs="Arial"/>
            <w:color w:val="0288D1"/>
            <w:kern w:val="0"/>
            <w:sz w:val="24"/>
            <w:szCs w:val="24"/>
            <w:u w:val="single"/>
            <w:shd w:val="clear" w:color="auto" w:fill="E1F5FE"/>
          </w:rPr>
          <w:t>TensorFlow</w:t>
        </w:r>
        <w:r w:rsidRPr="009B37C0">
          <w:rPr>
            <w:rFonts w:ascii="Arial" w:eastAsia="宋体" w:hAnsi="Arial" w:cs="Arial"/>
            <w:color w:val="0288D1"/>
            <w:kern w:val="0"/>
            <w:sz w:val="24"/>
            <w:szCs w:val="24"/>
            <w:u w:val="single"/>
            <w:shd w:val="clear" w:color="auto" w:fill="E1F5FE"/>
          </w:rPr>
          <w:t>调试器（</w:t>
        </w:r>
        <w:r w:rsidRPr="009B37C0">
          <w:rPr>
            <w:rFonts w:ascii="Arial" w:eastAsia="宋体" w:hAnsi="Arial" w:cs="Arial"/>
            <w:color w:val="0288D1"/>
            <w:kern w:val="0"/>
            <w:sz w:val="24"/>
            <w:szCs w:val="24"/>
            <w:u w:val="single"/>
            <w:shd w:val="clear" w:color="auto" w:fill="E1F5FE"/>
          </w:rPr>
          <w:t>tfdbg</w:t>
        </w:r>
        <w:r w:rsidRPr="009B37C0">
          <w:rPr>
            <w:rFonts w:ascii="Arial" w:eastAsia="宋体" w:hAnsi="Arial" w:cs="Arial"/>
            <w:color w:val="0288D1"/>
            <w:kern w:val="0"/>
            <w:sz w:val="24"/>
            <w:szCs w:val="24"/>
            <w:u w:val="single"/>
            <w:shd w:val="clear" w:color="auto" w:fill="E1F5FE"/>
          </w:rPr>
          <w:t>）</w:t>
        </w:r>
      </w:hyperlink>
      <w:r w:rsidRPr="009B37C0">
        <w:rPr>
          <w:rFonts w:ascii="Arial" w:eastAsia="宋体" w:hAnsi="Arial" w:cs="Arial"/>
          <w:color w:val="212121"/>
          <w:kern w:val="0"/>
          <w:sz w:val="24"/>
          <w:szCs w:val="24"/>
        </w:rPr>
        <w:t>。</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接下来，我们创建</w:t>
      </w:r>
      <w:r w:rsidRPr="009B37C0">
        <w:rPr>
          <w:rFonts w:ascii="Courier New" w:eastAsia="宋体" w:hAnsi="Courier New" w:cs="Courier New"/>
          <w:color w:val="37474F"/>
          <w:kern w:val="0"/>
          <w:sz w:val="22"/>
          <w:shd w:val="clear" w:color="auto" w:fill="F7F7F7"/>
        </w:rPr>
        <w:t>LoggingTensorHook</w:t>
      </w:r>
      <w:r w:rsidRPr="009B37C0">
        <w:rPr>
          <w:rFonts w:ascii="Arial" w:eastAsia="宋体" w:hAnsi="Arial" w:cs="Arial"/>
          <w:color w:val="212121"/>
          <w:kern w:val="0"/>
          <w:sz w:val="24"/>
          <w:szCs w:val="24"/>
        </w:rPr>
        <w:t>，传递</w:t>
      </w:r>
      <w:r w:rsidRPr="009B37C0">
        <w:rPr>
          <w:rFonts w:ascii="Courier New" w:eastAsia="宋体" w:hAnsi="Courier New" w:cs="Courier New"/>
          <w:color w:val="37474F"/>
          <w:kern w:val="0"/>
          <w:sz w:val="22"/>
          <w:shd w:val="clear" w:color="auto" w:fill="F7F7F7"/>
        </w:rPr>
        <w:t>tensors_to_log</w:t>
      </w:r>
      <w:ins w:id="2753" w:author="Shirley Li" w:date="2018-12-08T09:40:00Z">
        <w:r w:rsidR="007C7191">
          <w:rPr>
            <w:rFonts w:ascii="Arial" w:eastAsia="宋体" w:hAnsi="Arial" w:cs="Arial" w:hint="eastAsia"/>
            <w:color w:val="212121"/>
            <w:kern w:val="0"/>
            <w:sz w:val="24"/>
            <w:szCs w:val="24"/>
          </w:rPr>
          <w:t>传递给</w:t>
        </w:r>
      </w:ins>
      <w:del w:id="2754" w:author="Shirley Li" w:date="2018-12-08T09:40:00Z">
        <w:r w:rsidRPr="009B37C0" w:rsidDel="007C7191">
          <w:rPr>
            <w:rFonts w:ascii="Arial" w:eastAsia="宋体" w:hAnsi="Arial" w:cs="Arial"/>
            <w:color w:val="212121"/>
            <w:kern w:val="0"/>
            <w:sz w:val="24"/>
            <w:szCs w:val="24"/>
          </w:rPr>
          <w:delText>给</w:delText>
        </w:r>
      </w:del>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tensors</w:t>
      </w:r>
      <w:r w:rsidRPr="009B37C0">
        <w:rPr>
          <w:rFonts w:ascii="Arial" w:eastAsia="宋体" w:hAnsi="Arial" w:cs="Arial"/>
          <w:color w:val="212121"/>
          <w:kern w:val="0"/>
          <w:sz w:val="24"/>
          <w:szCs w:val="24"/>
        </w:rPr>
        <w:t>参数。我们设置</w:t>
      </w:r>
      <w:r w:rsidRPr="009B37C0">
        <w:rPr>
          <w:rFonts w:ascii="Courier New" w:eastAsia="宋体" w:hAnsi="Courier New" w:cs="Courier New"/>
          <w:color w:val="37474F"/>
          <w:kern w:val="0"/>
          <w:sz w:val="22"/>
          <w:shd w:val="clear" w:color="auto" w:fill="F7F7F7"/>
        </w:rPr>
        <w:t>every_n_iter=50</w:t>
      </w:r>
      <w:r w:rsidRPr="009B37C0">
        <w:rPr>
          <w:rFonts w:ascii="Arial" w:eastAsia="宋体" w:hAnsi="Arial" w:cs="Arial"/>
          <w:color w:val="212121"/>
          <w:kern w:val="0"/>
          <w:sz w:val="24"/>
          <w:szCs w:val="24"/>
        </w:rPr>
        <w:t>，它指定在每</w:t>
      </w:r>
      <w:r w:rsidRPr="009B37C0">
        <w:rPr>
          <w:rFonts w:ascii="Arial" w:eastAsia="宋体" w:hAnsi="Arial" w:cs="Arial"/>
          <w:color w:val="212121"/>
          <w:kern w:val="0"/>
          <w:sz w:val="24"/>
          <w:szCs w:val="24"/>
        </w:rPr>
        <w:t>50</w:t>
      </w:r>
      <w:r w:rsidRPr="009B37C0">
        <w:rPr>
          <w:rFonts w:ascii="Arial" w:eastAsia="宋体" w:hAnsi="Arial" w:cs="Arial"/>
          <w:color w:val="212121"/>
          <w:kern w:val="0"/>
          <w:sz w:val="24"/>
          <w:szCs w:val="24"/>
        </w:rPr>
        <w:t>个训练步骤之后</w:t>
      </w:r>
      <w:del w:id="2755" w:author="Shirley Li" w:date="2018-12-08T09:40:00Z">
        <w:r w:rsidRPr="009B37C0" w:rsidDel="00EC3B47">
          <w:rPr>
            <w:rFonts w:ascii="Arial" w:eastAsia="宋体" w:hAnsi="Arial" w:cs="Arial"/>
            <w:color w:val="212121"/>
            <w:kern w:val="0"/>
            <w:sz w:val="24"/>
            <w:szCs w:val="24"/>
          </w:rPr>
          <w:delText>应该</w:delText>
        </w:r>
      </w:del>
      <w:r w:rsidRPr="009B37C0">
        <w:rPr>
          <w:rFonts w:ascii="Arial" w:eastAsia="宋体" w:hAnsi="Arial" w:cs="Arial"/>
          <w:color w:val="212121"/>
          <w:kern w:val="0"/>
          <w:sz w:val="24"/>
          <w:szCs w:val="24"/>
        </w:rPr>
        <w:t>记录概率。</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lastRenderedPageBreak/>
        <w:t>训练模型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现在我们</w:t>
      </w:r>
      <w:del w:id="2756" w:author="Shirley Li" w:date="2018-12-08T09:41:00Z">
        <w:r w:rsidRPr="009B37C0" w:rsidDel="00EC3B47">
          <w:rPr>
            <w:rFonts w:ascii="Arial" w:eastAsia="宋体" w:hAnsi="Arial" w:cs="Arial" w:hint="eastAsia"/>
            <w:color w:val="212121"/>
            <w:kern w:val="0"/>
            <w:sz w:val="24"/>
            <w:szCs w:val="24"/>
          </w:rPr>
          <w:delText>已经准备好</w:delText>
        </w:r>
      </w:del>
      <w:ins w:id="2757" w:author="Shirley Li" w:date="2018-12-08T09:41:00Z">
        <w:r w:rsidR="00EC3B47">
          <w:rPr>
            <w:rFonts w:ascii="Arial" w:eastAsia="宋体" w:hAnsi="Arial" w:cs="Arial" w:hint="eastAsia"/>
            <w:color w:val="212121"/>
            <w:kern w:val="0"/>
            <w:sz w:val="24"/>
            <w:szCs w:val="24"/>
          </w:rPr>
          <w:t>可以</w:t>
        </w:r>
      </w:ins>
      <w:r w:rsidRPr="009B37C0">
        <w:rPr>
          <w:rFonts w:ascii="Arial" w:eastAsia="宋体" w:hAnsi="Arial" w:cs="Arial"/>
          <w:color w:val="212121"/>
          <w:kern w:val="0"/>
          <w:sz w:val="24"/>
          <w:szCs w:val="24"/>
        </w:rPr>
        <w:t>训练</w:t>
      </w:r>
      <w:del w:id="2758" w:author="Shirley Li" w:date="2018-12-08T09:41:00Z">
        <w:r w:rsidRPr="009B37C0" w:rsidDel="00EC3B47">
          <w:rPr>
            <w:rFonts w:ascii="Arial" w:eastAsia="宋体" w:hAnsi="Arial" w:cs="Arial"/>
            <w:color w:val="212121"/>
            <w:kern w:val="0"/>
            <w:sz w:val="24"/>
            <w:szCs w:val="24"/>
          </w:rPr>
          <w:delText>我们的</w:delText>
        </w:r>
      </w:del>
      <w:r w:rsidRPr="009B37C0">
        <w:rPr>
          <w:rFonts w:ascii="Arial" w:eastAsia="宋体" w:hAnsi="Arial" w:cs="Arial"/>
          <w:color w:val="212121"/>
          <w:kern w:val="0"/>
          <w:sz w:val="24"/>
          <w:szCs w:val="24"/>
        </w:rPr>
        <w:t>模型</w:t>
      </w:r>
      <w:ins w:id="2759" w:author="Shirley Li" w:date="2018-12-08T09:41:00Z">
        <w:r w:rsidR="00EC3B47">
          <w:rPr>
            <w:rFonts w:ascii="Arial" w:eastAsia="宋体" w:hAnsi="Arial" w:cs="Arial" w:hint="eastAsia"/>
            <w:color w:val="212121"/>
            <w:kern w:val="0"/>
            <w:sz w:val="24"/>
            <w:szCs w:val="24"/>
          </w:rPr>
          <w:t>了</w:t>
        </w:r>
      </w:ins>
      <w:r w:rsidRPr="009B37C0">
        <w:rPr>
          <w:rFonts w:ascii="Arial" w:eastAsia="宋体" w:hAnsi="Arial" w:cs="Arial"/>
          <w:color w:val="212121"/>
          <w:kern w:val="0"/>
          <w:sz w:val="24"/>
          <w:szCs w:val="24"/>
        </w:rPr>
        <w:t>，</w:t>
      </w:r>
      <w:del w:id="2760" w:author="Shirley Li" w:date="2018-12-08T09:41:00Z">
        <w:r w:rsidRPr="009B37C0" w:rsidDel="00C738AA">
          <w:rPr>
            <w:rFonts w:ascii="Arial" w:eastAsia="宋体" w:hAnsi="Arial" w:cs="Arial"/>
            <w:color w:val="212121"/>
            <w:kern w:val="0"/>
            <w:sz w:val="24"/>
            <w:szCs w:val="24"/>
          </w:rPr>
          <w:delText>我们</w:delText>
        </w:r>
      </w:del>
      <w:r w:rsidRPr="009B37C0">
        <w:rPr>
          <w:rFonts w:ascii="Arial" w:eastAsia="宋体" w:hAnsi="Arial" w:cs="Arial"/>
          <w:color w:val="212121"/>
          <w:kern w:val="0"/>
          <w:sz w:val="24"/>
          <w:szCs w:val="24"/>
        </w:rPr>
        <w:t>可以通过创建</w:t>
      </w:r>
      <w:r w:rsidRPr="009B37C0">
        <w:rPr>
          <w:rFonts w:ascii="Courier New" w:eastAsia="宋体" w:hAnsi="Courier New" w:cs="Courier New"/>
          <w:color w:val="37474F"/>
          <w:kern w:val="0"/>
          <w:sz w:val="22"/>
          <w:shd w:val="clear" w:color="auto" w:fill="F7F7F7"/>
        </w:rPr>
        <w:t>train_input_fn</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和调用</w:t>
      </w:r>
      <w:r w:rsidRPr="009B37C0">
        <w:rPr>
          <w:rFonts w:ascii="Courier New" w:eastAsia="宋体" w:hAnsi="Courier New" w:cs="Courier New"/>
          <w:color w:val="37474F"/>
          <w:kern w:val="0"/>
          <w:sz w:val="22"/>
          <w:shd w:val="clear" w:color="auto" w:fill="F7F7F7"/>
        </w:rPr>
        <w:t>train()</w:t>
      </w:r>
      <w:r w:rsidRPr="009B37C0">
        <w:rPr>
          <w:rFonts w:ascii="Arial" w:eastAsia="宋体" w:hAnsi="Arial" w:cs="Arial"/>
          <w:color w:val="212121"/>
          <w:kern w:val="0"/>
          <w:sz w:val="24"/>
          <w:szCs w:val="24"/>
        </w:rPr>
        <w:t>来完成</w:t>
      </w:r>
      <w:r w:rsidRPr="009B37C0">
        <w:rPr>
          <w:rFonts w:ascii="Courier New" w:eastAsia="宋体" w:hAnsi="Courier New" w:cs="Courier New"/>
          <w:color w:val="37474F"/>
          <w:kern w:val="0"/>
          <w:sz w:val="22"/>
          <w:shd w:val="clear" w:color="auto" w:fill="F7F7F7"/>
        </w:rPr>
        <w:t>mnist_classifier</w:t>
      </w:r>
      <w:r w:rsidRPr="009B37C0">
        <w:rPr>
          <w:rFonts w:ascii="Arial" w:eastAsia="宋体" w:hAnsi="Arial" w:cs="Arial"/>
          <w:color w:val="212121"/>
          <w:kern w:val="0"/>
          <w:sz w:val="24"/>
          <w:szCs w:val="24"/>
        </w:rPr>
        <w:t>。将以下</w:t>
      </w:r>
      <w:del w:id="2761" w:author="Shirley Li" w:date="2018-12-08T09:41:00Z">
        <w:r w:rsidRPr="009B37C0" w:rsidDel="004C32E3">
          <w:rPr>
            <w:rFonts w:ascii="Arial" w:eastAsia="宋体" w:hAnsi="Arial" w:cs="Arial" w:hint="eastAsia"/>
            <w:color w:val="212121"/>
            <w:kern w:val="0"/>
            <w:sz w:val="24"/>
            <w:szCs w:val="24"/>
          </w:rPr>
          <w:delText>内容</w:delText>
        </w:r>
      </w:del>
      <w:ins w:id="2762" w:author="Shirley Li" w:date="2018-12-08T09:41:00Z">
        <w:r w:rsidR="004C32E3">
          <w:rPr>
            <w:rFonts w:ascii="Arial" w:eastAsia="宋体" w:hAnsi="Arial" w:cs="Arial" w:hint="eastAsia"/>
            <w:color w:val="212121"/>
            <w:kern w:val="0"/>
            <w:sz w:val="24"/>
            <w:szCs w:val="24"/>
          </w:rPr>
          <w:t>代码</w:t>
        </w:r>
      </w:ins>
      <w:r w:rsidRPr="009B37C0">
        <w:rPr>
          <w:rFonts w:ascii="Arial" w:eastAsia="宋体" w:hAnsi="Arial" w:cs="Arial"/>
          <w:color w:val="212121"/>
          <w:kern w:val="0"/>
          <w:sz w:val="24"/>
          <w:szCs w:val="24"/>
        </w:rPr>
        <w:t>添加到</w:t>
      </w:r>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 Train the model</w:t>
      </w:r>
      <w:r w:rsidRPr="009B37C0">
        <w:rPr>
          <w:rFonts w:ascii="Courier New" w:eastAsia="宋体" w:hAnsi="Courier New" w:cs="Courier New"/>
          <w:color w:val="37474F"/>
          <w:kern w:val="0"/>
          <w:szCs w:val="21"/>
        </w:rPr>
        <w:br/>
        <w:t>train_input_fn = tf.estimator.inputs.numpy_input_fn(</w:t>
      </w:r>
      <w:r w:rsidRPr="009B37C0">
        <w:rPr>
          <w:rFonts w:ascii="Courier New" w:eastAsia="宋体" w:hAnsi="Courier New" w:cs="Courier New"/>
          <w:color w:val="37474F"/>
          <w:kern w:val="0"/>
          <w:szCs w:val="21"/>
        </w:rPr>
        <w:br/>
        <w:t>    x={</w:t>
      </w:r>
      <w:r w:rsidRPr="009B37C0">
        <w:rPr>
          <w:rFonts w:ascii="Courier New" w:eastAsia="宋体" w:hAnsi="Courier New" w:cs="Courier New"/>
          <w:color w:val="0D904F"/>
          <w:kern w:val="0"/>
          <w:szCs w:val="21"/>
        </w:rPr>
        <w:t>"x"</w:t>
      </w:r>
      <w:r w:rsidRPr="009B37C0">
        <w:rPr>
          <w:rFonts w:ascii="Courier New" w:eastAsia="宋体" w:hAnsi="Courier New" w:cs="Courier New"/>
          <w:color w:val="37474F"/>
          <w:kern w:val="0"/>
          <w:szCs w:val="21"/>
        </w:rPr>
        <w:t>: train_data},</w:t>
      </w:r>
      <w:r w:rsidRPr="009B37C0">
        <w:rPr>
          <w:rFonts w:ascii="Courier New" w:eastAsia="宋体" w:hAnsi="Courier New" w:cs="Courier New"/>
          <w:color w:val="37474F"/>
          <w:kern w:val="0"/>
          <w:szCs w:val="21"/>
        </w:rPr>
        <w:br/>
        <w:t>    y=train_labels,</w:t>
      </w:r>
      <w:r w:rsidRPr="009B37C0">
        <w:rPr>
          <w:rFonts w:ascii="Courier New" w:eastAsia="宋体" w:hAnsi="Courier New" w:cs="Courier New"/>
          <w:color w:val="37474F"/>
          <w:kern w:val="0"/>
          <w:szCs w:val="21"/>
        </w:rPr>
        <w:br/>
        <w:t>    batch_size=</w:t>
      </w:r>
      <w:r w:rsidRPr="009B37C0">
        <w:rPr>
          <w:rFonts w:ascii="Courier New" w:eastAsia="宋体" w:hAnsi="Courier New" w:cs="Courier New"/>
          <w:color w:val="C53929"/>
          <w:kern w:val="0"/>
          <w:szCs w:val="21"/>
        </w:rPr>
        <w:t>100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num_epochs=</w:t>
      </w:r>
      <w:r w:rsidRPr="009B37C0">
        <w:rPr>
          <w:rFonts w:ascii="Courier New" w:eastAsia="宋体" w:hAnsi="Courier New" w:cs="Courier New"/>
          <w:color w:val="3B78E7"/>
          <w:kern w:val="0"/>
          <w:szCs w:val="21"/>
        </w:rPr>
        <w:t>None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shuffle=</w:t>
      </w:r>
      <w:r w:rsidRPr="009B37C0">
        <w:rPr>
          <w:rFonts w:ascii="Courier New" w:eastAsia="宋体" w:hAnsi="Courier New" w:cs="Courier New"/>
          <w:color w:val="3B78E7"/>
          <w:kern w:val="0"/>
          <w:szCs w:val="21"/>
        </w:rPr>
        <w:t>True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mnist_classifier.train(</w:t>
      </w:r>
      <w:r w:rsidRPr="009B37C0">
        <w:rPr>
          <w:rFonts w:ascii="Courier New" w:eastAsia="宋体" w:hAnsi="Courier New" w:cs="Courier New"/>
          <w:color w:val="37474F"/>
          <w:kern w:val="0"/>
          <w:szCs w:val="21"/>
        </w:rPr>
        <w:br/>
        <w:t>    input_fn=train_input_fn,</w:t>
      </w:r>
      <w:r w:rsidRPr="009B37C0">
        <w:rPr>
          <w:rFonts w:ascii="Courier New" w:eastAsia="宋体" w:hAnsi="Courier New" w:cs="Courier New"/>
          <w:color w:val="37474F"/>
          <w:kern w:val="0"/>
          <w:szCs w:val="21"/>
        </w:rPr>
        <w:br/>
        <w:t>    steps=</w:t>
      </w:r>
      <w:r w:rsidRPr="009B37C0">
        <w:rPr>
          <w:rFonts w:ascii="Courier New" w:eastAsia="宋体" w:hAnsi="Courier New" w:cs="Courier New"/>
          <w:color w:val="C53929"/>
          <w:kern w:val="0"/>
          <w:szCs w:val="21"/>
        </w:rPr>
        <w:t>20000</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hooks=[logging_hook])</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w:t>
      </w:r>
      <w:r w:rsidRPr="009B37C0">
        <w:rPr>
          <w:rFonts w:ascii="Courier New" w:eastAsia="宋体" w:hAnsi="Courier New" w:cs="Courier New"/>
          <w:color w:val="37474F"/>
          <w:kern w:val="0"/>
          <w:sz w:val="22"/>
          <w:shd w:val="clear" w:color="auto" w:fill="F7F7F7"/>
        </w:rPr>
        <w:t>numpy_input_fn</w:t>
      </w:r>
      <w:ins w:id="2763" w:author="Shirley Li" w:date="2018-12-08T09:41:00Z">
        <w:r w:rsidR="007C4244">
          <w:rPr>
            <w:rFonts w:ascii="Arial" w:eastAsia="宋体" w:hAnsi="Arial" w:cs="Arial" w:hint="eastAsia"/>
            <w:color w:val="212121"/>
            <w:kern w:val="0"/>
            <w:sz w:val="24"/>
            <w:szCs w:val="24"/>
          </w:rPr>
          <w:t>调用</w:t>
        </w:r>
      </w:ins>
      <w:del w:id="2764" w:author="Shirley Li" w:date="2018-12-08T09:41:00Z">
        <w:r w:rsidRPr="009B37C0" w:rsidDel="007C4244">
          <w:rPr>
            <w:rFonts w:ascii="Arial" w:eastAsia="宋体" w:hAnsi="Arial" w:cs="Arial"/>
            <w:color w:val="212121"/>
            <w:kern w:val="0"/>
            <w:sz w:val="24"/>
            <w:szCs w:val="24"/>
          </w:rPr>
          <w:delText>通话</w:delText>
        </w:r>
      </w:del>
      <w:r w:rsidRPr="009B37C0">
        <w:rPr>
          <w:rFonts w:ascii="Arial" w:eastAsia="宋体" w:hAnsi="Arial" w:cs="Arial"/>
          <w:color w:val="212121"/>
          <w:kern w:val="0"/>
          <w:sz w:val="24"/>
          <w:szCs w:val="24"/>
        </w:rPr>
        <w:t>中，我们将训练特征数据和标签分别传递给</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x</w:t>
      </w:r>
      <w:r w:rsidRPr="009B37C0">
        <w:rPr>
          <w:rFonts w:ascii="Arial" w:eastAsia="宋体" w:hAnsi="Arial" w:cs="Arial"/>
          <w:color w:val="212121"/>
          <w:kern w:val="0"/>
          <w:sz w:val="24"/>
          <w:szCs w:val="24"/>
        </w:rPr>
        <w:t>（作为</w:t>
      </w:r>
      <w:ins w:id="2765" w:author="Shirley Li" w:date="2018-12-08T09:41:00Z">
        <w:r w:rsidR="007C4244">
          <w:rPr>
            <w:rFonts w:ascii="Arial" w:eastAsia="宋体" w:hAnsi="Arial" w:cs="Arial" w:hint="eastAsia"/>
            <w:color w:val="212121"/>
            <w:kern w:val="0"/>
            <w:sz w:val="24"/>
            <w:szCs w:val="24"/>
          </w:rPr>
          <w:t>字典</w:t>
        </w:r>
      </w:ins>
      <w:del w:id="2766" w:author="Shirley Li" w:date="2018-12-08T09:41:00Z">
        <w:r w:rsidRPr="009B37C0" w:rsidDel="007C4244">
          <w:rPr>
            <w:rFonts w:ascii="Arial" w:eastAsia="宋体" w:hAnsi="Arial" w:cs="Arial"/>
            <w:color w:val="212121"/>
            <w:kern w:val="0"/>
            <w:sz w:val="24"/>
            <w:szCs w:val="24"/>
          </w:rPr>
          <w:delText>dict</w:delText>
        </w:r>
      </w:del>
      <w:r w:rsidRPr="009B37C0">
        <w:rPr>
          <w:rFonts w:ascii="Arial" w:eastAsia="宋体" w:hAnsi="Arial" w:cs="Arial"/>
          <w:color w:val="212121"/>
          <w:kern w:val="0"/>
          <w:sz w:val="24"/>
          <w:szCs w:val="24"/>
        </w:rPr>
        <w:t>）和</w:t>
      </w:r>
      <w:r w:rsidRPr="009B37C0">
        <w:rPr>
          <w:rFonts w:ascii="Courier New" w:eastAsia="宋体" w:hAnsi="Courier New" w:cs="Courier New"/>
          <w:color w:val="37474F"/>
          <w:kern w:val="0"/>
          <w:sz w:val="22"/>
          <w:shd w:val="clear" w:color="auto" w:fill="F7F7F7"/>
        </w:rPr>
        <w:t>y</w:t>
      </w:r>
      <w:r w:rsidRPr="009B37C0">
        <w:rPr>
          <w:rFonts w:ascii="Arial" w:eastAsia="宋体" w:hAnsi="Arial" w:cs="Arial"/>
          <w:color w:val="212121"/>
          <w:kern w:val="0"/>
          <w:sz w:val="24"/>
          <w:szCs w:val="24"/>
        </w:rPr>
        <w:t>。我们设置</w:t>
      </w:r>
      <w:r w:rsidRPr="009B37C0">
        <w:rPr>
          <w:rFonts w:ascii="Courier New" w:eastAsia="宋体" w:hAnsi="Courier New" w:cs="Courier New"/>
          <w:color w:val="37474F"/>
          <w:kern w:val="0"/>
          <w:sz w:val="22"/>
          <w:shd w:val="clear" w:color="auto" w:fill="F7F7F7"/>
        </w:rPr>
        <w:t>batch_size</w:t>
      </w:r>
      <w:del w:id="2767" w:author="Shirley Li" w:date="2018-12-08T09:42:00Z">
        <w:r w:rsidRPr="009B37C0" w:rsidDel="007C4244">
          <w:rPr>
            <w:rFonts w:ascii="Arial" w:eastAsia="宋体" w:hAnsi="Arial" w:cs="Arial"/>
            <w:color w:val="212121"/>
            <w:kern w:val="0"/>
            <w:sz w:val="24"/>
            <w:szCs w:val="24"/>
          </w:rPr>
          <w:delText>的</w:delText>
        </w:r>
      </w:del>
      <w:ins w:id="2768" w:author="Shirley Li" w:date="2018-12-08T09:42:00Z">
        <w:r w:rsidR="007C4244">
          <w:rPr>
            <w:rFonts w:ascii="Arial" w:eastAsia="宋体" w:hAnsi="Arial" w:cs="Arial" w:hint="eastAsia"/>
            <w:color w:val="212121"/>
            <w:kern w:val="0"/>
            <w:sz w:val="24"/>
            <w:szCs w:val="24"/>
          </w:rPr>
          <w:t>为</w:t>
        </w:r>
      </w:ins>
      <w:r w:rsidRPr="009B37C0">
        <w:rPr>
          <w:rFonts w:ascii="Courier New" w:eastAsia="宋体" w:hAnsi="Courier New" w:cs="Courier New"/>
          <w:color w:val="37474F"/>
          <w:kern w:val="0"/>
          <w:sz w:val="22"/>
          <w:shd w:val="clear" w:color="auto" w:fill="F7F7F7"/>
        </w:rPr>
        <w:t>100</w:t>
      </w:r>
      <w:r w:rsidRPr="009B37C0">
        <w:rPr>
          <w:rFonts w:ascii="Arial" w:eastAsia="宋体" w:hAnsi="Arial" w:cs="Arial"/>
          <w:color w:val="212121"/>
          <w:kern w:val="0"/>
          <w:sz w:val="24"/>
          <w:szCs w:val="24"/>
        </w:rPr>
        <w:t>（这意味着该模型</w:t>
      </w:r>
      <w:ins w:id="2769" w:author="Shirley Li" w:date="2018-12-08T09:42:00Z">
        <w:r w:rsidR="00363C90" w:rsidRPr="00363C90">
          <w:rPr>
            <w:rFonts w:ascii="Arial" w:eastAsia="宋体" w:hAnsi="Arial" w:cs="Arial" w:hint="eastAsia"/>
            <w:color w:val="212121"/>
            <w:kern w:val="0"/>
            <w:sz w:val="24"/>
            <w:szCs w:val="24"/>
          </w:rPr>
          <w:t>会在每一步训练</w:t>
        </w:r>
        <w:r w:rsidR="00363C90" w:rsidRPr="00363C90">
          <w:rPr>
            <w:rFonts w:ascii="Arial" w:eastAsia="宋体" w:hAnsi="Arial" w:cs="Arial" w:hint="eastAsia"/>
            <w:color w:val="212121"/>
            <w:kern w:val="0"/>
            <w:sz w:val="24"/>
            <w:szCs w:val="24"/>
          </w:rPr>
          <w:t xml:space="preserve"> 100 </w:t>
        </w:r>
        <w:proofErr w:type="gramStart"/>
        <w:r w:rsidR="00363C90" w:rsidRPr="00363C90">
          <w:rPr>
            <w:rFonts w:ascii="Arial" w:eastAsia="宋体" w:hAnsi="Arial" w:cs="Arial" w:hint="eastAsia"/>
            <w:color w:val="212121"/>
            <w:kern w:val="0"/>
            <w:sz w:val="24"/>
            <w:szCs w:val="24"/>
          </w:rPr>
          <w:t>个</w:t>
        </w:r>
        <w:proofErr w:type="gramEnd"/>
        <w:r w:rsidR="00363C90" w:rsidRPr="00363C90">
          <w:rPr>
            <w:rFonts w:ascii="Arial" w:eastAsia="宋体" w:hAnsi="Arial" w:cs="Arial" w:hint="eastAsia"/>
            <w:color w:val="212121"/>
            <w:kern w:val="0"/>
            <w:sz w:val="24"/>
            <w:szCs w:val="24"/>
          </w:rPr>
          <w:t>小批次样本</w:t>
        </w:r>
      </w:ins>
      <w:del w:id="2770" w:author="Shirley Li" w:date="2018-12-08T09:42:00Z">
        <w:r w:rsidRPr="009B37C0" w:rsidDel="00363C90">
          <w:rPr>
            <w:rFonts w:ascii="Arial" w:eastAsia="宋体" w:hAnsi="Arial" w:cs="Arial"/>
            <w:color w:val="212121"/>
            <w:kern w:val="0"/>
            <w:sz w:val="24"/>
            <w:szCs w:val="24"/>
          </w:rPr>
          <w:delText>将上的</w:delText>
        </w:r>
        <w:r w:rsidRPr="009B37C0" w:rsidDel="00363C90">
          <w:rPr>
            <w:rFonts w:ascii="Arial" w:eastAsia="宋体" w:hAnsi="Arial" w:cs="Arial"/>
            <w:color w:val="212121"/>
            <w:kern w:val="0"/>
            <w:sz w:val="24"/>
            <w:szCs w:val="24"/>
          </w:rPr>
          <w:delText>100</w:delText>
        </w:r>
        <w:r w:rsidRPr="009B37C0" w:rsidDel="00363C90">
          <w:rPr>
            <w:rFonts w:ascii="Arial" w:eastAsia="宋体" w:hAnsi="Arial" w:cs="Arial"/>
            <w:color w:val="212121"/>
            <w:kern w:val="0"/>
            <w:sz w:val="24"/>
            <w:szCs w:val="24"/>
          </w:rPr>
          <w:delText>个例子</w:delText>
        </w:r>
        <w:r w:rsidRPr="009B37C0" w:rsidDel="00363C90">
          <w:rPr>
            <w:rFonts w:ascii="Arial" w:eastAsia="宋体" w:hAnsi="Arial" w:cs="Arial"/>
            <w:color w:val="212121"/>
            <w:kern w:val="0"/>
            <w:sz w:val="24"/>
            <w:szCs w:val="24"/>
          </w:rPr>
          <w:delText>minibatches</w:delText>
        </w:r>
        <w:r w:rsidRPr="009B37C0" w:rsidDel="00363C90">
          <w:rPr>
            <w:rFonts w:ascii="Arial" w:eastAsia="宋体" w:hAnsi="Arial" w:cs="Arial"/>
            <w:color w:val="212121"/>
            <w:kern w:val="0"/>
            <w:sz w:val="24"/>
            <w:szCs w:val="24"/>
          </w:rPr>
          <w:delText>培养在每一个步骤</w:delText>
        </w:r>
      </w:del>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num_epochs=None</w:t>
      </w:r>
      <w:r w:rsidRPr="009B37C0">
        <w:rPr>
          <w:rFonts w:ascii="Arial" w:eastAsia="宋体" w:hAnsi="Arial" w:cs="Arial"/>
          <w:color w:val="212121"/>
          <w:kern w:val="0"/>
          <w:sz w:val="24"/>
          <w:szCs w:val="24"/>
        </w:rPr>
        <w:t>表示模型将训练直到达到指定的步数。我们还设置</w:t>
      </w:r>
      <w:r w:rsidRPr="009B37C0">
        <w:rPr>
          <w:rFonts w:ascii="Courier New" w:eastAsia="宋体" w:hAnsi="Courier New" w:cs="Courier New"/>
          <w:color w:val="37474F"/>
          <w:kern w:val="0"/>
          <w:sz w:val="22"/>
          <w:shd w:val="clear" w:color="auto" w:fill="F7F7F7"/>
        </w:rPr>
        <w:t>shuffle=True</w:t>
      </w:r>
      <w:del w:id="2771" w:author="Shirley Li" w:date="2018-12-08T09:43:00Z">
        <w:r w:rsidRPr="009B37C0" w:rsidDel="003D608B">
          <w:rPr>
            <w:rFonts w:ascii="Arial" w:eastAsia="宋体" w:hAnsi="Arial" w:cs="Arial" w:hint="eastAsia"/>
            <w:color w:val="212121"/>
            <w:kern w:val="0"/>
            <w:sz w:val="24"/>
            <w:szCs w:val="24"/>
          </w:rPr>
          <w:delText>了改组培训数据</w:delText>
        </w:r>
      </w:del>
      <w:ins w:id="2772" w:author="Shirley Li" w:date="2018-12-08T09:43:00Z">
        <w:r w:rsidR="003D608B">
          <w:rPr>
            <w:rFonts w:ascii="Courier New" w:eastAsia="宋体" w:hAnsi="Courier New" w:cs="Courier New" w:hint="eastAsia"/>
            <w:color w:val="37474F"/>
            <w:kern w:val="0"/>
            <w:sz w:val="22"/>
            <w:shd w:val="clear" w:color="auto" w:fill="F7F7F7"/>
          </w:rPr>
          <w:t>，</w:t>
        </w:r>
        <w:r w:rsidR="003D608B" w:rsidRPr="003D608B">
          <w:rPr>
            <w:rFonts w:ascii="Courier New" w:eastAsia="宋体" w:hAnsi="Courier New" w:cs="Courier New" w:hint="eastAsia"/>
            <w:color w:val="37474F"/>
            <w:kern w:val="0"/>
            <w:sz w:val="22"/>
            <w:shd w:val="clear" w:color="auto" w:fill="F7F7F7"/>
          </w:rPr>
          <w:t>以随机化处理训练数据</w:t>
        </w:r>
      </w:ins>
      <w:r w:rsidRPr="009B37C0">
        <w:rPr>
          <w:rFonts w:ascii="Arial" w:eastAsia="宋体" w:hAnsi="Arial" w:cs="Arial"/>
          <w:color w:val="212121"/>
          <w:kern w:val="0"/>
          <w:sz w:val="24"/>
          <w:szCs w:val="24"/>
        </w:rPr>
        <w:t>。在</w:t>
      </w:r>
      <w:r w:rsidRPr="009B37C0">
        <w:rPr>
          <w:rFonts w:ascii="Courier New" w:eastAsia="宋体" w:hAnsi="Courier New" w:cs="Courier New"/>
          <w:color w:val="37474F"/>
          <w:kern w:val="0"/>
          <w:sz w:val="22"/>
          <w:shd w:val="clear" w:color="auto" w:fill="F7F7F7"/>
        </w:rPr>
        <w:t>train</w:t>
      </w:r>
      <w:ins w:id="2773" w:author="Shirley Li" w:date="2018-12-08T09:43:00Z">
        <w:r w:rsidR="00911853">
          <w:rPr>
            <w:rFonts w:ascii="Arial" w:eastAsia="宋体" w:hAnsi="Arial" w:cs="Arial" w:hint="eastAsia"/>
            <w:color w:val="212121"/>
            <w:kern w:val="0"/>
            <w:sz w:val="24"/>
            <w:szCs w:val="24"/>
          </w:rPr>
          <w:t>调用</w:t>
        </w:r>
      </w:ins>
      <w:del w:id="2774" w:author="Shirley Li" w:date="2018-12-08T09:43:00Z">
        <w:r w:rsidRPr="009B37C0" w:rsidDel="00911853">
          <w:rPr>
            <w:rFonts w:ascii="Arial" w:eastAsia="宋体" w:hAnsi="Arial" w:cs="Arial"/>
            <w:color w:val="212121"/>
            <w:kern w:val="0"/>
            <w:sz w:val="24"/>
            <w:szCs w:val="24"/>
          </w:rPr>
          <w:delText>通话</w:delText>
        </w:r>
      </w:del>
      <w:r w:rsidRPr="009B37C0">
        <w:rPr>
          <w:rFonts w:ascii="Arial" w:eastAsia="宋体" w:hAnsi="Arial" w:cs="Arial"/>
          <w:color w:val="212121"/>
          <w:kern w:val="0"/>
          <w:sz w:val="24"/>
          <w:szCs w:val="24"/>
        </w:rPr>
        <w:t>中，我们设置</w:t>
      </w:r>
      <w:r w:rsidRPr="009B37C0">
        <w:rPr>
          <w:rFonts w:ascii="Courier New" w:eastAsia="宋体" w:hAnsi="Courier New" w:cs="Courier New"/>
          <w:color w:val="37474F"/>
          <w:kern w:val="0"/>
          <w:sz w:val="22"/>
          <w:shd w:val="clear" w:color="auto" w:fill="F7F7F7"/>
        </w:rPr>
        <w:t>steps=20000</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（这意味着模型将训练总共</w:t>
      </w:r>
      <w:r w:rsidRPr="009B37C0">
        <w:rPr>
          <w:rFonts w:ascii="Arial" w:eastAsia="宋体" w:hAnsi="Arial" w:cs="Arial"/>
          <w:color w:val="212121"/>
          <w:kern w:val="0"/>
          <w:sz w:val="24"/>
          <w:szCs w:val="24"/>
        </w:rPr>
        <w:t>20,000</w:t>
      </w:r>
      <w:r w:rsidRPr="009B37C0">
        <w:rPr>
          <w:rFonts w:ascii="Arial" w:eastAsia="宋体" w:hAnsi="Arial" w:cs="Arial"/>
          <w:color w:val="212121"/>
          <w:kern w:val="0"/>
          <w:sz w:val="24"/>
          <w:szCs w:val="24"/>
        </w:rPr>
        <w:t>步）。</w:t>
      </w:r>
      <w:ins w:id="2775" w:author="Shirley Li" w:date="2018-12-08T09:43:00Z">
        <w:r w:rsidR="00A93368" w:rsidRPr="00A93368">
          <w:rPr>
            <w:rFonts w:ascii="Arial" w:eastAsia="宋体" w:hAnsi="Arial" w:cs="Arial" w:hint="eastAsia"/>
            <w:color w:val="212121"/>
            <w:kern w:val="0"/>
            <w:sz w:val="24"/>
            <w:szCs w:val="24"/>
          </w:rPr>
          <w:t>为了在训练期间触发</w:t>
        </w:r>
        <w:r w:rsidR="00A93368" w:rsidRPr="00A93368">
          <w:rPr>
            <w:rFonts w:ascii="Arial" w:eastAsia="宋体" w:hAnsi="Arial" w:cs="Arial" w:hint="eastAsia"/>
            <w:color w:val="212121"/>
            <w:kern w:val="0"/>
            <w:sz w:val="24"/>
            <w:szCs w:val="24"/>
          </w:rPr>
          <w:t xml:space="preserve"> logging_hook</w:t>
        </w:r>
        <w:r w:rsidR="00A93368" w:rsidRPr="00A93368">
          <w:rPr>
            <w:rFonts w:ascii="Arial" w:eastAsia="宋体" w:hAnsi="Arial" w:cs="Arial" w:hint="eastAsia"/>
            <w:color w:val="212121"/>
            <w:kern w:val="0"/>
            <w:sz w:val="24"/>
            <w:szCs w:val="24"/>
          </w:rPr>
          <w:t>，我们将其传递到</w:t>
        </w:r>
        <w:r w:rsidR="00A93368" w:rsidRPr="00A93368">
          <w:rPr>
            <w:rFonts w:ascii="Arial" w:eastAsia="宋体" w:hAnsi="Arial" w:cs="Arial" w:hint="eastAsia"/>
            <w:color w:val="212121"/>
            <w:kern w:val="0"/>
            <w:sz w:val="24"/>
            <w:szCs w:val="24"/>
          </w:rPr>
          <w:t xml:space="preserve"> hooks </w:t>
        </w:r>
        <w:r w:rsidR="00A93368" w:rsidRPr="00A93368">
          <w:rPr>
            <w:rFonts w:ascii="Arial" w:eastAsia="宋体" w:hAnsi="Arial" w:cs="Arial" w:hint="eastAsia"/>
            <w:color w:val="212121"/>
            <w:kern w:val="0"/>
            <w:sz w:val="24"/>
            <w:szCs w:val="24"/>
          </w:rPr>
          <w:t>参数。</w:t>
        </w:r>
      </w:ins>
      <w:del w:id="2776" w:author="Shirley Li" w:date="2018-12-08T09:43:00Z">
        <w:r w:rsidRPr="009B37C0" w:rsidDel="00A93368">
          <w:rPr>
            <w:rFonts w:ascii="Arial" w:eastAsia="宋体" w:hAnsi="Arial" w:cs="Arial"/>
            <w:color w:val="212121"/>
            <w:kern w:val="0"/>
            <w:sz w:val="24"/>
            <w:szCs w:val="24"/>
          </w:rPr>
          <w:delText>我们将我们传递</w:delText>
        </w:r>
        <w:r w:rsidRPr="009B37C0" w:rsidDel="00A93368">
          <w:rPr>
            <w:rFonts w:ascii="Arial" w:eastAsia="宋体" w:hAnsi="Arial" w:cs="Arial"/>
            <w:color w:val="212121"/>
            <w:kern w:val="0"/>
            <w:sz w:val="24"/>
            <w:szCs w:val="24"/>
          </w:rPr>
          <w:delText> </w:delText>
        </w:r>
        <w:r w:rsidRPr="009B37C0" w:rsidDel="00A93368">
          <w:rPr>
            <w:rFonts w:ascii="Courier New" w:eastAsia="宋体" w:hAnsi="Courier New" w:cs="Courier New"/>
            <w:color w:val="37474F"/>
            <w:kern w:val="0"/>
            <w:sz w:val="22"/>
            <w:shd w:val="clear" w:color="auto" w:fill="F7F7F7"/>
          </w:rPr>
          <w:delText>logging_hook</w:delText>
        </w:r>
        <w:r w:rsidRPr="009B37C0" w:rsidDel="00A93368">
          <w:rPr>
            <w:rFonts w:ascii="Arial" w:eastAsia="宋体" w:hAnsi="Arial" w:cs="Arial"/>
            <w:color w:val="212121"/>
            <w:kern w:val="0"/>
            <w:sz w:val="24"/>
            <w:szCs w:val="24"/>
          </w:rPr>
          <w:delText>给</w:delText>
        </w:r>
        <w:r w:rsidRPr="009B37C0" w:rsidDel="00A93368">
          <w:rPr>
            <w:rFonts w:ascii="Courier New" w:eastAsia="宋体" w:hAnsi="Courier New" w:cs="Courier New"/>
            <w:color w:val="37474F"/>
            <w:kern w:val="0"/>
            <w:sz w:val="22"/>
            <w:shd w:val="clear" w:color="auto" w:fill="F7F7F7"/>
          </w:rPr>
          <w:delText>hooks</w:delText>
        </w:r>
        <w:r w:rsidRPr="009B37C0" w:rsidDel="00A93368">
          <w:rPr>
            <w:rFonts w:ascii="Arial" w:eastAsia="宋体" w:hAnsi="Arial" w:cs="Arial"/>
            <w:color w:val="212121"/>
            <w:kern w:val="0"/>
            <w:sz w:val="24"/>
            <w:szCs w:val="24"/>
          </w:rPr>
          <w:delText>论证，以便在训练期间触发。</w:delText>
        </w:r>
      </w:del>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评估模型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培训完成后，我们要评估我们的模型，以确定其在</w:t>
      </w:r>
      <w:r w:rsidRPr="009B37C0">
        <w:rPr>
          <w:rFonts w:ascii="Arial" w:eastAsia="宋体" w:hAnsi="Arial" w:cs="Arial"/>
          <w:color w:val="212121"/>
          <w:kern w:val="0"/>
          <w:sz w:val="24"/>
          <w:szCs w:val="24"/>
        </w:rPr>
        <w:t>MNIST</w:t>
      </w:r>
      <w:r w:rsidRPr="009B37C0">
        <w:rPr>
          <w:rFonts w:ascii="Arial" w:eastAsia="宋体" w:hAnsi="Arial" w:cs="Arial"/>
          <w:color w:val="212121"/>
          <w:kern w:val="0"/>
          <w:sz w:val="24"/>
          <w:szCs w:val="24"/>
        </w:rPr>
        <w:t>测试集上的准确性。我们调用该</w:t>
      </w:r>
      <w:r w:rsidRPr="009B37C0">
        <w:rPr>
          <w:rFonts w:ascii="Courier New" w:eastAsia="宋体" w:hAnsi="Courier New" w:cs="Courier New"/>
          <w:color w:val="37474F"/>
          <w:kern w:val="0"/>
          <w:sz w:val="22"/>
          <w:shd w:val="clear" w:color="auto" w:fill="F7F7F7"/>
        </w:rPr>
        <w:t>evaluate</w:t>
      </w:r>
      <w:r w:rsidRPr="009B37C0">
        <w:rPr>
          <w:rFonts w:ascii="Arial" w:eastAsia="宋体" w:hAnsi="Arial" w:cs="Arial"/>
          <w:color w:val="212121"/>
          <w:kern w:val="0"/>
          <w:sz w:val="24"/>
          <w:szCs w:val="24"/>
        </w:rPr>
        <w:t>方法，该方法评估我们在</w:t>
      </w:r>
      <w:ins w:id="2777" w:author="Shirley Li" w:date="2018-12-08T10:02:00Z">
        <w:r w:rsidR="00BE2893" w:rsidRPr="009B37C0">
          <w:rPr>
            <w:rFonts w:ascii="Courier New" w:eastAsia="宋体" w:hAnsi="Courier New" w:cs="Courier New"/>
            <w:color w:val="37474F"/>
            <w:kern w:val="0"/>
            <w:sz w:val="22"/>
            <w:shd w:val="clear" w:color="auto" w:fill="F7F7F7"/>
          </w:rPr>
          <w:t>model_fn</w:t>
        </w:r>
        <w:r w:rsidR="00BE2893">
          <w:rPr>
            <w:rFonts w:ascii="Courier New" w:eastAsia="宋体" w:hAnsi="Courier New" w:cs="Courier New" w:hint="eastAsia"/>
            <w:color w:val="37474F"/>
            <w:kern w:val="0"/>
            <w:sz w:val="22"/>
            <w:shd w:val="clear" w:color="auto" w:fill="F7F7F7"/>
          </w:rPr>
          <w:t>的</w:t>
        </w:r>
      </w:ins>
      <w:r w:rsidRPr="009B37C0">
        <w:rPr>
          <w:rFonts w:ascii="Courier New" w:eastAsia="宋体" w:hAnsi="Courier New" w:cs="Courier New"/>
          <w:color w:val="37474F"/>
          <w:kern w:val="0"/>
          <w:sz w:val="22"/>
          <w:shd w:val="clear" w:color="auto" w:fill="F7F7F7"/>
        </w:rPr>
        <w:t>eval_metric_ops</w:t>
      </w:r>
      <w:r w:rsidRPr="009B37C0">
        <w:rPr>
          <w:rFonts w:ascii="Arial" w:eastAsia="宋体" w:hAnsi="Arial" w:cs="Arial"/>
          <w:color w:val="212121"/>
          <w:kern w:val="0"/>
          <w:sz w:val="24"/>
          <w:szCs w:val="24"/>
        </w:rPr>
        <w:t>参数中指定的指标</w:t>
      </w:r>
      <w:del w:id="2778" w:author="Shirley Li" w:date="2018-12-08T10:02:00Z">
        <w:r w:rsidRPr="009B37C0" w:rsidDel="00BE2893">
          <w:rPr>
            <w:rFonts w:ascii="Courier New" w:eastAsia="宋体" w:hAnsi="Courier New" w:cs="Courier New"/>
            <w:color w:val="37474F"/>
            <w:kern w:val="0"/>
            <w:sz w:val="22"/>
            <w:shd w:val="clear" w:color="auto" w:fill="F7F7F7"/>
          </w:rPr>
          <w:delText>model_fn</w:delText>
        </w:r>
      </w:del>
      <w:r w:rsidRPr="009B37C0">
        <w:rPr>
          <w:rFonts w:ascii="Arial" w:eastAsia="宋体" w:hAnsi="Arial" w:cs="Arial"/>
          <w:color w:val="212121"/>
          <w:kern w:val="0"/>
          <w:sz w:val="24"/>
          <w:szCs w:val="24"/>
        </w:rPr>
        <w:t>。将以下内容添加到</w:t>
      </w:r>
      <w:r w:rsidRPr="009B37C0">
        <w:rPr>
          <w:rFonts w:ascii="Courier New" w:eastAsia="宋体" w:hAnsi="Courier New" w:cs="Courier New"/>
          <w:color w:val="37474F"/>
          <w:kern w:val="0"/>
          <w:sz w:val="22"/>
          <w:shd w:val="clear" w:color="auto" w:fill="F7F7F7"/>
        </w:rPr>
        <w:t>main()</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D81B60"/>
          <w:kern w:val="0"/>
          <w:szCs w:val="21"/>
        </w:rPr>
        <w:t># Evaluate the model and print results</w:t>
      </w:r>
      <w:r w:rsidRPr="009B37C0">
        <w:rPr>
          <w:rFonts w:ascii="Courier New" w:eastAsia="宋体" w:hAnsi="Courier New" w:cs="Courier New"/>
          <w:color w:val="37474F"/>
          <w:kern w:val="0"/>
          <w:szCs w:val="21"/>
        </w:rPr>
        <w:br/>
        <w:t xml:space="preserve">eval_input_fn = </w:t>
      </w:r>
      <w:proofErr w:type="gramStart"/>
      <w:r w:rsidRPr="009B37C0">
        <w:rPr>
          <w:rFonts w:ascii="Courier New" w:eastAsia="宋体" w:hAnsi="Courier New" w:cs="Courier New"/>
          <w:color w:val="37474F"/>
          <w:kern w:val="0"/>
          <w:szCs w:val="21"/>
        </w:rPr>
        <w:t>tf.estimator</w:t>
      </w:r>
      <w:proofErr w:type="gramEnd"/>
      <w:r w:rsidRPr="009B37C0">
        <w:rPr>
          <w:rFonts w:ascii="Courier New" w:eastAsia="宋体" w:hAnsi="Courier New" w:cs="Courier New"/>
          <w:color w:val="37474F"/>
          <w:kern w:val="0"/>
          <w:szCs w:val="21"/>
        </w:rPr>
        <w:t>.inputs.numpy_input_fn(</w:t>
      </w:r>
      <w:r w:rsidRPr="009B37C0">
        <w:rPr>
          <w:rFonts w:ascii="Courier New" w:eastAsia="宋体" w:hAnsi="Courier New" w:cs="Courier New"/>
          <w:color w:val="37474F"/>
          <w:kern w:val="0"/>
          <w:szCs w:val="21"/>
        </w:rPr>
        <w:br/>
        <w:t>    x={</w:t>
      </w:r>
      <w:r w:rsidRPr="009B37C0">
        <w:rPr>
          <w:rFonts w:ascii="Courier New" w:eastAsia="宋体" w:hAnsi="Courier New" w:cs="Courier New"/>
          <w:color w:val="0D904F"/>
          <w:kern w:val="0"/>
          <w:szCs w:val="21"/>
        </w:rPr>
        <w:t>"x"</w:t>
      </w:r>
      <w:r w:rsidRPr="009B37C0">
        <w:rPr>
          <w:rFonts w:ascii="Courier New" w:eastAsia="宋体" w:hAnsi="Courier New" w:cs="Courier New"/>
          <w:color w:val="37474F"/>
          <w:kern w:val="0"/>
          <w:szCs w:val="21"/>
        </w:rPr>
        <w:t>: eval_data},</w:t>
      </w:r>
      <w:r w:rsidRPr="009B37C0">
        <w:rPr>
          <w:rFonts w:ascii="Courier New" w:eastAsia="宋体" w:hAnsi="Courier New" w:cs="Courier New"/>
          <w:color w:val="37474F"/>
          <w:kern w:val="0"/>
          <w:szCs w:val="21"/>
        </w:rPr>
        <w:br/>
        <w:t>    y=eval_labels,</w:t>
      </w:r>
      <w:r w:rsidRPr="009B37C0">
        <w:rPr>
          <w:rFonts w:ascii="Courier New" w:eastAsia="宋体" w:hAnsi="Courier New" w:cs="Courier New"/>
          <w:color w:val="37474F"/>
          <w:kern w:val="0"/>
          <w:szCs w:val="21"/>
        </w:rPr>
        <w:br/>
        <w:t>    num_epochs=</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    shuffle=</w:t>
      </w:r>
      <w:r w:rsidRPr="009B37C0">
        <w:rPr>
          <w:rFonts w:ascii="Courier New" w:eastAsia="宋体" w:hAnsi="Courier New" w:cs="Courier New"/>
          <w:color w:val="3B78E7"/>
          <w:kern w:val="0"/>
          <w:szCs w:val="21"/>
        </w:rPr>
        <w:t>False</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t>eval_results = mnist_classifier.evaluate(input_fn=eval_input_fn)</w:t>
      </w:r>
      <w:r w:rsidRPr="009B37C0">
        <w:rPr>
          <w:rFonts w:ascii="Courier New" w:eastAsia="宋体" w:hAnsi="Courier New" w:cs="Courier New"/>
          <w:color w:val="37474F"/>
          <w:kern w:val="0"/>
          <w:szCs w:val="21"/>
        </w:rPr>
        <w:br/>
      </w:r>
      <w:r w:rsidRPr="009B37C0">
        <w:rPr>
          <w:rFonts w:ascii="Courier New" w:eastAsia="宋体" w:hAnsi="Courier New" w:cs="Courier New"/>
          <w:color w:val="3B78E7"/>
          <w:kern w:val="0"/>
          <w:szCs w:val="21"/>
        </w:rPr>
        <w:t>print</w:t>
      </w:r>
      <w:r w:rsidRPr="009B37C0">
        <w:rPr>
          <w:rFonts w:ascii="Courier New" w:eastAsia="宋体" w:hAnsi="Courier New" w:cs="Courier New"/>
          <w:color w:val="37474F"/>
          <w:kern w:val="0"/>
          <w:szCs w:val="21"/>
        </w:rPr>
        <w:t>(eval_results)</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lastRenderedPageBreak/>
        <w:t>为了创建</w:t>
      </w:r>
      <w:r w:rsidRPr="009B37C0">
        <w:rPr>
          <w:rFonts w:ascii="Courier New" w:eastAsia="宋体" w:hAnsi="Courier New" w:cs="Courier New"/>
          <w:color w:val="37474F"/>
          <w:kern w:val="0"/>
          <w:sz w:val="22"/>
          <w:shd w:val="clear" w:color="auto" w:fill="F7F7F7"/>
        </w:rPr>
        <w:t>eval_input_fn</w:t>
      </w:r>
      <w:r w:rsidRPr="009B37C0">
        <w:rPr>
          <w:rFonts w:ascii="Arial" w:eastAsia="宋体" w:hAnsi="Arial" w:cs="Arial"/>
          <w:color w:val="212121"/>
          <w:kern w:val="0"/>
          <w:sz w:val="24"/>
          <w:szCs w:val="24"/>
        </w:rPr>
        <w:t>，我们进行设置</w:t>
      </w:r>
      <w:r w:rsidRPr="009B37C0">
        <w:rPr>
          <w:rFonts w:ascii="Courier New" w:eastAsia="宋体" w:hAnsi="Courier New" w:cs="Courier New"/>
          <w:color w:val="37474F"/>
          <w:kern w:val="0"/>
          <w:sz w:val="22"/>
          <w:shd w:val="clear" w:color="auto" w:fill="F7F7F7"/>
        </w:rPr>
        <w:t>num_epochs=1</w:t>
      </w:r>
      <w:r w:rsidRPr="009B37C0">
        <w:rPr>
          <w:rFonts w:ascii="Arial" w:eastAsia="宋体" w:hAnsi="Arial" w:cs="Arial"/>
          <w:color w:val="212121"/>
          <w:kern w:val="0"/>
          <w:sz w:val="24"/>
          <w:szCs w:val="24"/>
        </w:rPr>
        <w:t>，以便</w:t>
      </w:r>
      <w:ins w:id="2779" w:author="Shirley Li" w:date="2018-12-08T10:03:00Z">
        <w:r w:rsidR="009135B4">
          <w:rPr>
            <w:rFonts w:ascii="Arial" w:eastAsia="宋体" w:hAnsi="Arial" w:cs="Arial" w:hint="eastAsia"/>
            <w:color w:val="212121"/>
            <w:kern w:val="0"/>
            <w:sz w:val="24"/>
            <w:szCs w:val="24"/>
          </w:rPr>
          <w:t>评估</w:t>
        </w:r>
      </w:ins>
      <w:r w:rsidRPr="009B37C0">
        <w:rPr>
          <w:rFonts w:ascii="Arial" w:eastAsia="宋体" w:hAnsi="Arial" w:cs="Arial"/>
          <w:color w:val="212121"/>
          <w:kern w:val="0"/>
          <w:sz w:val="24"/>
          <w:szCs w:val="24"/>
        </w:rPr>
        <w:t>模型在一个</w:t>
      </w:r>
      <w:del w:id="2780" w:author="Shirley Li" w:date="2018-12-08T10:03:00Z">
        <w:r w:rsidRPr="009B37C0" w:rsidDel="00F5253F">
          <w:rPr>
            <w:rFonts w:ascii="Arial" w:eastAsia="宋体" w:hAnsi="Arial" w:cs="Arial" w:hint="eastAsia"/>
            <w:color w:val="212121"/>
            <w:kern w:val="0"/>
            <w:sz w:val="24"/>
            <w:szCs w:val="24"/>
          </w:rPr>
          <w:delText>时期</w:delText>
        </w:r>
      </w:del>
      <w:ins w:id="2781" w:author="Shirley Li" w:date="2018-12-08T10:03:00Z">
        <w:r w:rsidR="00F5253F">
          <w:rPr>
            <w:rFonts w:ascii="Arial" w:eastAsia="宋体" w:hAnsi="Arial" w:cs="Arial" w:hint="eastAsia"/>
            <w:color w:val="212121"/>
            <w:kern w:val="0"/>
            <w:sz w:val="24"/>
            <w:szCs w:val="24"/>
          </w:rPr>
          <w:t>数据周期</w:t>
        </w:r>
      </w:ins>
      <w:del w:id="2782" w:author="Shirley Li" w:date="2018-12-08T10:03:00Z">
        <w:r w:rsidRPr="009B37C0" w:rsidDel="00F5253F">
          <w:rPr>
            <w:rFonts w:ascii="Arial" w:eastAsia="宋体" w:hAnsi="Arial" w:cs="Arial"/>
            <w:color w:val="212121"/>
            <w:kern w:val="0"/>
            <w:sz w:val="24"/>
            <w:szCs w:val="24"/>
          </w:rPr>
          <w:delText>的数据</w:delText>
        </w:r>
      </w:del>
      <w:r w:rsidRPr="009B37C0">
        <w:rPr>
          <w:rFonts w:ascii="Arial" w:eastAsia="宋体" w:hAnsi="Arial" w:cs="Arial"/>
          <w:color w:val="212121"/>
          <w:kern w:val="0"/>
          <w:sz w:val="24"/>
          <w:szCs w:val="24"/>
        </w:rPr>
        <w:t>上</w:t>
      </w:r>
      <w:ins w:id="2783" w:author="Shirley Li" w:date="2018-12-08T10:04:00Z">
        <w:r w:rsidR="00F5253F">
          <w:rPr>
            <w:rFonts w:ascii="Arial" w:eastAsia="宋体" w:hAnsi="Arial" w:cs="Arial" w:hint="eastAsia"/>
            <w:color w:val="212121"/>
            <w:kern w:val="0"/>
            <w:sz w:val="24"/>
            <w:szCs w:val="24"/>
          </w:rPr>
          <w:t>的</w:t>
        </w:r>
      </w:ins>
      <w:del w:id="2784" w:author="Shirley Li" w:date="2018-12-08T10:03:00Z">
        <w:r w:rsidRPr="009B37C0" w:rsidDel="00F5253F">
          <w:rPr>
            <w:rFonts w:ascii="Arial" w:eastAsia="宋体" w:hAnsi="Arial" w:cs="Arial"/>
            <w:color w:val="212121"/>
            <w:kern w:val="0"/>
            <w:sz w:val="24"/>
            <w:szCs w:val="24"/>
          </w:rPr>
          <w:delText>评估</w:delText>
        </w:r>
      </w:del>
      <w:r w:rsidRPr="009B37C0">
        <w:rPr>
          <w:rFonts w:ascii="Arial" w:eastAsia="宋体" w:hAnsi="Arial" w:cs="Arial"/>
          <w:color w:val="212121"/>
          <w:kern w:val="0"/>
          <w:sz w:val="24"/>
          <w:szCs w:val="24"/>
        </w:rPr>
        <w:t>指标并返回结果。我们还设置</w:t>
      </w:r>
      <w:r w:rsidRPr="009B37C0">
        <w:rPr>
          <w:rFonts w:ascii="Arial" w:eastAsia="宋体" w:hAnsi="Arial" w:cs="Arial"/>
          <w:color w:val="212121"/>
          <w:kern w:val="0"/>
          <w:sz w:val="24"/>
          <w:szCs w:val="24"/>
        </w:rPr>
        <w:t> </w:t>
      </w:r>
      <w:r w:rsidRPr="009B37C0">
        <w:rPr>
          <w:rFonts w:ascii="Courier New" w:eastAsia="宋体" w:hAnsi="Courier New" w:cs="Courier New"/>
          <w:color w:val="37474F"/>
          <w:kern w:val="0"/>
          <w:sz w:val="22"/>
          <w:shd w:val="clear" w:color="auto" w:fill="F7F7F7"/>
        </w:rPr>
        <w:t>shuffle=False</w:t>
      </w:r>
      <w:ins w:id="2785" w:author="Shirley Li" w:date="2018-12-08T10:04:00Z">
        <w:r w:rsidR="00E12EAE">
          <w:rPr>
            <w:rFonts w:ascii="Courier New" w:eastAsia="宋体" w:hAnsi="Courier New" w:cs="Courier New" w:hint="eastAsia"/>
            <w:color w:val="37474F"/>
            <w:kern w:val="0"/>
            <w:sz w:val="22"/>
            <w:shd w:val="clear" w:color="auto" w:fill="F7F7F7"/>
          </w:rPr>
          <w:t>以</w:t>
        </w:r>
      </w:ins>
      <w:r w:rsidRPr="009B37C0">
        <w:rPr>
          <w:rFonts w:ascii="Arial" w:eastAsia="宋体" w:hAnsi="Arial" w:cs="Arial"/>
          <w:color w:val="212121"/>
          <w:kern w:val="0"/>
          <w:sz w:val="24"/>
          <w:szCs w:val="24"/>
        </w:rPr>
        <w:t>按顺序迭代数据。</w:t>
      </w:r>
    </w:p>
    <w:p w:rsidR="006F7728" w:rsidRPr="009B37C0" w:rsidRDefault="006F7728" w:rsidP="006F7728">
      <w:pPr>
        <w:widowControl/>
        <w:spacing w:before="480" w:after="240" w:line="480" w:lineRule="atLeast"/>
        <w:jc w:val="left"/>
        <w:outlineLvl w:val="2"/>
        <w:rPr>
          <w:rFonts w:ascii="Arial" w:eastAsia="宋体" w:hAnsi="Arial" w:cs="Arial"/>
          <w:color w:val="212121"/>
          <w:kern w:val="0"/>
          <w:sz w:val="30"/>
          <w:szCs w:val="30"/>
        </w:rPr>
      </w:pPr>
      <w:r w:rsidRPr="009B37C0">
        <w:rPr>
          <w:rFonts w:ascii="Arial" w:eastAsia="宋体" w:hAnsi="Arial" w:cs="Arial"/>
          <w:color w:val="212121"/>
          <w:kern w:val="0"/>
          <w:sz w:val="30"/>
          <w:szCs w:val="30"/>
        </w:rPr>
        <w:t>运行模型</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我们编写了</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模型函数</w:t>
      </w:r>
      <w:r w:rsidRPr="009B37C0">
        <w:rPr>
          <w:rFonts w:ascii="Courier New" w:eastAsia="宋体" w:hAnsi="Courier New" w:cs="Courier New"/>
          <w:color w:val="37474F"/>
          <w:kern w:val="0"/>
          <w:sz w:val="22"/>
          <w:shd w:val="clear" w:color="auto" w:fill="F7F7F7"/>
        </w:rPr>
        <w:t>Estimator</w:t>
      </w:r>
      <w:r w:rsidRPr="009B37C0">
        <w:rPr>
          <w:rFonts w:ascii="Arial" w:eastAsia="宋体" w:hAnsi="Arial" w:cs="Arial"/>
          <w:color w:val="212121"/>
          <w:kern w:val="0"/>
          <w:sz w:val="24"/>
          <w:szCs w:val="24"/>
        </w:rPr>
        <w:t>，以及训练</w:t>
      </w:r>
      <w:r w:rsidRPr="009B37C0">
        <w:rPr>
          <w:rFonts w:ascii="Arial" w:eastAsia="宋体" w:hAnsi="Arial" w:cs="Arial"/>
          <w:color w:val="212121"/>
          <w:kern w:val="0"/>
          <w:sz w:val="24"/>
          <w:szCs w:val="24"/>
        </w:rPr>
        <w:t>/</w:t>
      </w:r>
      <w:r w:rsidRPr="009B37C0">
        <w:rPr>
          <w:rFonts w:ascii="Arial" w:eastAsia="宋体" w:hAnsi="Arial" w:cs="Arial"/>
          <w:color w:val="212121"/>
          <w:kern w:val="0"/>
          <w:sz w:val="24"/>
          <w:szCs w:val="24"/>
        </w:rPr>
        <w:t>评估逻辑</w:t>
      </w:r>
      <w:r w:rsidRPr="009B37C0">
        <w:rPr>
          <w:rFonts w:ascii="Arial" w:eastAsia="宋体" w:hAnsi="Arial" w:cs="Arial"/>
          <w:color w:val="212121"/>
          <w:kern w:val="0"/>
          <w:sz w:val="24"/>
          <w:szCs w:val="24"/>
        </w:rPr>
        <w:t>; </w:t>
      </w:r>
      <w:r w:rsidRPr="009B37C0">
        <w:rPr>
          <w:rFonts w:ascii="Arial" w:eastAsia="宋体" w:hAnsi="Arial" w:cs="Arial"/>
          <w:color w:val="212121"/>
          <w:kern w:val="0"/>
          <w:sz w:val="24"/>
          <w:szCs w:val="24"/>
        </w:rPr>
        <w:t>现在让我们看看结果。</w:t>
      </w:r>
      <w:del w:id="2786" w:author="Shirley Li" w:date="2018-12-08T10:04:00Z">
        <w:r w:rsidRPr="009B37C0" w:rsidDel="00E12EAE">
          <w:rPr>
            <w:rFonts w:ascii="Arial" w:eastAsia="宋体" w:hAnsi="Arial" w:cs="Arial" w:hint="eastAsia"/>
            <w:color w:val="212121"/>
            <w:kern w:val="0"/>
            <w:sz w:val="24"/>
            <w:szCs w:val="24"/>
          </w:rPr>
          <w:delText>跑</w:delText>
        </w:r>
      </w:del>
      <w:ins w:id="2787" w:author="Shirley Li" w:date="2018-12-08T10:04:00Z">
        <w:r w:rsidR="00E12EAE">
          <w:rPr>
            <w:rFonts w:ascii="Arial" w:eastAsia="宋体" w:hAnsi="Arial" w:cs="Arial" w:hint="eastAsia"/>
            <w:color w:val="212121"/>
            <w:kern w:val="0"/>
            <w:sz w:val="24"/>
            <w:szCs w:val="24"/>
          </w:rPr>
          <w:t>运行</w:t>
        </w:r>
      </w:ins>
      <w:r w:rsidRPr="009B37C0">
        <w:rPr>
          <w:rFonts w:ascii="Courier New" w:eastAsia="宋体" w:hAnsi="Courier New" w:cs="Courier New"/>
          <w:color w:val="37474F"/>
          <w:kern w:val="0"/>
          <w:sz w:val="22"/>
          <w:shd w:val="clear" w:color="auto" w:fill="F7F7F7"/>
        </w:rPr>
        <w:t>cnn_mnist.py</w:t>
      </w:r>
      <w:r w:rsidRPr="009B37C0">
        <w:rPr>
          <w:rFonts w:ascii="Arial" w:eastAsia="宋体" w:hAnsi="Arial" w:cs="Arial"/>
          <w:color w:val="212121"/>
          <w:kern w:val="0"/>
          <w:sz w:val="24"/>
          <w:szCs w:val="24"/>
        </w:rPr>
        <w:t>。</w:t>
      </w:r>
    </w:p>
    <w:p w:rsidR="006F7728" w:rsidRPr="009B37C0" w:rsidRDefault="006F7728" w:rsidP="006F7728">
      <w:pPr>
        <w:widowControl/>
        <w:shd w:val="clear" w:color="auto" w:fill="F7F7F7"/>
        <w:jc w:val="left"/>
        <w:rPr>
          <w:rFonts w:ascii="Arial" w:eastAsia="宋体" w:hAnsi="Arial" w:cs="Arial"/>
          <w:color w:val="212121"/>
          <w:kern w:val="0"/>
          <w:sz w:val="24"/>
          <w:szCs w:val="24"/>
        </w:rPr>
      </w:pPr>
      <w:r w:rsidRPr="009B37C0">
        <w:rPr>
          <w:rFonts w:ascii="Arial" w:eastAsia="宋体" w:hAnsi="Arial" w:cs="Arial"/>
          <w:b/>
          <w:bCs/>
          <w:color w:val="212121"/>
          <w:kern w:val="0"/>
          <w:sz w:val="24"/>
          <w:szCs w:val="24"/>
        </w:rPr>
        <w:t>注意：</w:t>
      </w:r>
      <w:r w:rsidRPr="009B37C0">
        <w:rPr>
          <w:rFonts w:ascii="Arial" w:eastAsia="宋体" w:hAnsi="Arial" w:cs="Arial"/>
          <w:color w:val="212121"/>
          <w:kern w:val="0"/>
          <w:sz w:val="24"/>
          <w:szCs w:val="24"/>
        </w:rPr>
        <w:t>训练</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的计算量非常大。</w:t>
      </w:r>
      <w:del w:id="2788" w:author="Shirley Li" w:date="2018-12-08T10:04:00Z">
        <w:r w:rsidRPr="009B37C0" w:rsidDel="00A973A8">
          <w:rPr>
            <w:rFonts w:ascii="Arial" w:eastAsia="宋体" w:hAnsi="Arial" w:cs="Arial"/>
            <w:color w:val="212121"/>
            <w:kern w:val="0"/>
            <w:sz w:val="24"/>
            <w:szCs w:val="24"/>
          </w:rPr>
          <w:delText>预计完成时间</w:delText>
        </w:r>
      </w:del>
      <w:r w:rsidRPr="009B37C0">
        <w:rPr>
          <w:rFonts w:ascii="Courier New" w:eastAsia="宋体" w:hAnsi="Courier New" w:cs="Courier New"/>
          <w:b/>
          <w:bCs/>
          <w:color w:val="0288D1"/>
          <w:kern w:val="0"/>
          <w:sz w:val="19"/>
          <w:szCs w:val="19"/>
          <w:shd w:val="clear" w:color="auto" w:fill="E1F5FE"/>
        </w:rPr>
        <w:t>cnn_mnist.py</w:t>
      </w:r>
      <w:ins w:id="2789" w:author="Shirley Li" w:date="2018-12-08T10:04:00Z">
        <w:r w:rsidR="00A973A8">
          <w:rPr>
            <w:rFonts w:ascii="Courier New" w:eastAsia="宋体" w:hAnsi="Courier New" w:cs="Courier New" w:hint="eastAsia"/>
            <w:b/>
            <w:bCs/>
            <w:color w:val="0288D1"/>
            <w:kern w:val="0"/>
            <w:sz w:val="19"/>
            <w:szCs w:val="19"/>
            <w:shd w:val="clear" w:color="auto" w:fill="E1F5FE"/>
          </w:rPr>
          <w:t>的</w:t>
        </w:r>
        <w:r w:rsidR="00A973A8" w:rsidRPr="009B37C0">
          <w:rPr>
            <w:rFonts w:ascii="Arial" w:eastAsia="宋体" w:hAnsi="Arial" w:cs="Arial"/>
            <w:color w:val="212121"/>
            <w:kern w:val="0"/>
            <w:sz w:val="24"/>
            <w:szCs w:val="24"/>
          </w:rPr>
          <w:t>预计完成时间</w:t>
        </w:r>
      </w:ins>
      <w:r w:rsidRPr="009B37C0">
        <w:rPr>
          <w:rFonts w:ascii="Arial" w:eastAsia="宋体" w:hAnsi="Arial" w:cs="Arial"/>
          <w:color w:val="212121"/>
          <w:kern w:val="0"/>
          <w:sz w:val="24"/>
          <w:szCs w:val="24"/>
        </w:rPr>
        <w:t>取决于您的处理器，但</w:t>
      </w:r>
      <w:ins w:id="2790" w:author="Shirley Li" w:date="2018-12-08T10:04:00Z">
        <w:r w:rsidR="00A973A8">
          <w:rPr>
            <w:rFonts w:ascii="Arial" w:eastAsia="宋体" w:hAnsi="Arial" w:cs="Arial" w:hint="eastAsia"/>
            <w:color w:val="212121"/>
            <w:kern w:val="0"/>
            <w:sz w:val="24"/>
            <w:szCs w:val="24"/>
          </w:rPr>
          <w:t>在</w:t>
        </w:r>
      </w:ins>
      <w:r w:rsidRPr="009B37C0">
        <w:rPr>
          <w:rFonts w:ascii="Arial" w:eastAsia="宋体" w:hAnsi="Arial" w:cs="Arial"/>
          <w:color w:val="212121"/>
          <w:kern w:val="0"/>
          <w:sz w:val="24"/>
          <w:szCs w:val="24"/>
        </w:rPr>
        <w:t>CPU</w:t>
      </w:r>
      <w:r w:rsidRPr="009B37C0">
        <w:rPr>
          <w:rFonts w:ascii="Arial" w:eastAsia="宋体" w:hAnsi="Arial" w:cs="Arial"/>
          <w:color w:val="212121"/>
          <w:kern w:val="0"/>
          <w:sz w:val="24"/>
          <w:szCs w:val="24"/>
        </w:rPr>
        <w:t>上可能会超过</w:t>
      </w:r>
      <w:r w:rsidRPr="009B37C0">
        <w:rPr>
          <w:rFonts w:ascii="Arial" w:eastAsia="宋体" w:hAnsi="Arial" w:cs="Arial"/>
          <w:color w:val="212121"/>
          <w:kern w:val="0"/>
          <w:sz w:val="24"/>
          <w:szCs w:val="24"/>
        </w:rPr>
        <w:t>1</w:t>
      </w:r>
      <w:r w:rsidRPr="009B37C0">
        <w:rPr>
          <w:rFonts w:ascii="Arial" w:eastAsia="宋体" w:hAnsi="Arial" w:cs="Arial"/>
          <w:color w:val="212121"/>
          <w:kern w:val="0"/>
          <w:sz w:val="24"/>
          <w:szCs w:val="24"/>
        </w:rPr>
        <w:t>小时。要更快地训练，您可以减少</w:t>
      </w:r>
      <w:r w:rsidRPr="009B37C0">
        <w:rPr>
          <w:rFonts w:ascii="Courier New" w:eastAsia="宋体" w:hAnsi="Courier New" w:cs="Courier New"/>
          <w:b/>
          <w:bCs/>
          <w:color w:val="0288D1"/>
          <w:kern w:val="0"/>
          <w:sz w:val="19"/>
          <w:szCs w:val="19"/>
          <w:shd w:val="clear" w:color="auto" w:fill="E1F5FE"/>
        </w:rPr>
        <w:t>steps</w:t>
      </w:r>
      <w:r w:rsidRPr="009B37C0">
        <w:rPr>
          <w:rFonts w:ascii="Arial" w:eastAsia="宋体" w:hAnsi="Arial" w:cs="Arial"/>
          <w:color w:val="212121"/>
          <w:kern w:val="0"/>
          <w:sz w:val="24"/>
          <w:szCs w:val="24"/>
        </w:rPr>
        <w:t>传递的次数</w:t>
      </w:r>
      <w:r w:rsidRPr="009B37C0">
        <w:rPr>
          <w:rFonts w:ascii="Courier New" w:eastAsia="宋体" w:hAnsi="Courier New" w:cs="Courier New"/>
          <w:b/>
          <w:bCs/>
          <w:color w:val="0288D1"/>
          <w:kern w:val="0"/>
          <w:sz w:val="19"/>
          <w:szCs w:val="19"/>
          <w:shd w:val="clear" w:color="auto" w:fill="E1F5FE"/>
        </w:rPr>
        <w:t>train()</w:t>
      </w:r>
      <w:r w:rsidRPr="009B37C0">
        <w:rPr>
          <w:rFonts w:ascii="Arial" w:eastAsia="宋体" w:hAnsi="Arial" w:cs="Arial"/>
          <w:color w:val="212121"/>
          <w:kern w:val="0"/>
          <w:sz w:val="24"/>
          <w:szCs w:val="24"/>
        </w:rPr>
        <w:t>，但请注意，这会影响准确性。</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当模型训练时，您将看到如下的日志输出：</w:t>
      </w:r>
    </w:p>
    <w:p w:rsidR="006F7728" w:rsidRPr="009B37C0" w:rsidRDefault="006F7728" w:rsidP="006F7728">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9B37C0">
        <w:rPr>
          <w:rFonts w:ascii="Courier New" w:eastAsia="宋体" w:hAnsi="Courier New" w:cs="Courier New"/>
          <w:color w:val="37474F"/>
          <w:kern w:val="0"/>
          <w:szCs w:val="21"/>
        </w:rPr>
        <w:t xml:space="preserve">INFO:tensorflow:loss = </w:t>
      </w:r>
      <w:r w:rsidRPr="009B37C0">
        <w:rPr>
          <w:rFonts w:ascii="Courier New" w:eastAsia="宋体" w:hAnsi="Courier New" w:cs="Courier New"/>
          <w:color w:val="C53929"/>
          <w:kern w:val="0"/>
          <w:szCs w:val="21"/>
        </w:rPr>
        <w:t>2.36026</w:t>
      </w:r>
      <w:r w:rsidRPr="009B37C0">
        <w:rPr>
          <w:rFonts w:ascii="Courier New" w:eastAsia="宋体" w:hAnsi="Courier New" w:cs="Courier New"/>
          <w:color w:val="37474F"/>
          <w:kern w:val="0"/>
          <w:szCs w:val="21"/>
        </w:rPr>
        <w:t xml:space="preserve">, step = </w:t>
      </w:r>
      <w:r w:rsidRPr="009B37C0">
        <w:rPr>
          <w:rFonts w:ascii="Courier New" w:eastAsia="宋体" w:hAnsi="Courier New" w:cs="Courier New"/>
          <w:color w:val="C53929"/>
          <w:kern w:val="0"/>
          <w:szCs w:val="21"/>
        </w:rPr>
        <w:t>1</w:t>
      </w:r>
      <w:r w:rsidRPr="009B37C0">
        <w:rPr>
          <w:rFonts w:ascii="Courier New" w:eastAsia="宋体" w:hAnsi="Courier New" w:cs="Courier New"/>
          <w:color w:val="37474F"/>
          <w:kern w:val="0"/>
          <w:szCs w:val="21"/>
        </w:rPr>
        <w:br/>
        <w:t xml:space="preserve">INFO:tensorflow:probabilities = [[ </w:t>
      </w:r>
      <w:r w:rsidRPr="009B37C0">
        <w:rPr>
          <w:rFonts w:ascii="Courier New" w:eastAsia="宋体" w:hAnsi="Courier New" w:cs="Courier New"/>
          <w:color w:val="C53929"/>
          <w:kern w:val="0"/>
          <w:szCs w:val="21"/>
        </w:rPr>
        <w:t>0.07722801</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0.08618255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0.09256398</w:t>
      </w:r>
      <w:r w:rsidRPr="009B37C0">
        <w:rPr>
          <w:rFonts w:ascii="Courier New" w:eastAsia="宋体" w:hAnsi="Courier New" w:cs="Courier New"/>
          <w:color w:val="37474F"/>
          <w:kern w:val="0"/>
          <w:szCs w:val="21"/>
        </w:rPr>
        <w:t>, ...]]</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t xml:space="preserve">INFO:tensorflow:loss = </w:t>
      </w:r>
      <w:r w:rsidRPr="009B37C0">
        <w:rPr>
          <w:rFonts w:ascii="Courier New" w:eastAsia="宋体" w:hAnsi="Courier New" w:cs="Courier New"/>
          <w:color w:val="C53929"/>
          <w:kern w:val="0"/>
          <w:szCs w:val="21"/>
        </w:rPr>
        <w:t>2.13119</w:t>
      </w:r>
      <w:r w:rsidRPr="009B37C0">
        <w:rPr>
          <w:rFonts w:ascii="Courier New" w:eastAsia="宋体" w:hAnsi="Courier New" w:cs="Courier New"/>
          <w:color w:val="37474F"/>
          <w:kern w:val="0"/>
          <w:szCs w:val="21"/>
        </w:rPr>
        <w:t xml:space="preserve">, step = </w:t>
      </w:r>
      <w:r w:rsidRPr="009B37C0">
        <w:rPr>
          <w:rFonts w:ascii="Courier New" w:eastAsia="宋体" w:hAnsi="Courier New" w:cs="Courier New"/>
          <w:color w:val="C53929"/>
          <w:kern w:val="0"/>
          <w:szCs w:val="21"/>
        </w:rPr>
        <w:t>101</w:t>
      </w:r>
      <w:r w:rsidRPr="009B37C0">
        <w:rPr>
          <w:rFonts w:ascii="Courier New" w:eastAsia="宋体" w:hAnsi="Courier New" w:cs="Courier New"/>
          <w:color w:val="37474F"/>
          <w:kern w:val="0"/>
          <w:szCs w:val="21"/>
        </w:rPr>
        <w:br/>
        <w:t xml:space="preserve">INFO:tensorflow:global_step/sec: </w:t>
      </w:r>
      <w:r w:rsidRPr="009B37C0">
        <w:rPr>
          <w:rFonts w:ascii="Courier New" w:eastAsia="宋体" w:hAnsi="Courier New" w:cs="Courier New"/>
          <w:color w:val="C53929"/>
          <w:kern w:val="0"/>
          <w:szCs w:val="21"/>
        </w:rPr>
        <w:t>5.44132</w:t>
      </w:r>
      <w:r w:rsidRPr="009B37C0">
        <w:rPr>
          <w:rFonts w:ascii="Courier New" w:eastAsia="宋体" w:hAnsi="Courier New" w:cs="Courier New"/>
          <w:color w:val="37474F"/>
          <w:kern w:val="0"/>
          <w:szCs w:val="21"/>
        </w:rPr>
        <w:br/>
        <w:t>...</w:t>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Loss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3B78E7"/>
          <w:kern w:val="0"/>
          <w:szCs w:val="21"/>
        </w:rPr>
        <w:t>final</w:t>
      </w:r>
      <w:r w:rsidRPr="009B37C0">
        <w:rPr>
          <w:rFonts w:ascii="Courier New" w:eastAsia="宋体" w:hAnsi="Courier New" w:cs="Courier New"/>
          <w:color w:val="37474F"/>
          <w:kern w:val="0"/>
          <w:szCs w:val="21"/>
        </w:rPr>
        <w:t xml:space="preserve"> step: </w:t>
      </w:r>
      <w:r w:rsidRPr="009B37C0">
        <w:rPr>
          <w:rFonts w:ascii="Courier New" w:eastAsia="宋体" w:hAnsi="Courier New" w:cs="Courier New"/>
          <w:color w:val="C53929"/>
          <w:kern w:val="0"/>
          <w:szCs w:val="21"/>
        </w:rPr>
        <w:t>0.553216</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Restored</w:t>
      </w:r>
      <w:r w:rsidRPr="009B37C0">
        <w:rPr>
          <w:rFonts w:ascii="Courier New" w:eastAsia="宋体" w:hAnsi="Courier New" w:cs="Courier New"/>
          <w:color w:val="37474F"/>
          <w:kern w:val="0"/>
          <w:szCs w:val="21"/>
        </w:rPr>
        <w:t xml:space="preserve"> model </w:t>
      </w:r>
      <w:r w:rsidRPr="009B37C0">
        <w:rPr>
          <w:rFonts w:ascii="Courier New" w:eastAsia="宋体" w:hAnsi="Courier New" w:cs="Courier New"/>
          <w:color w:val="3B78E7"/>
          <w:kern w:val="0"/>
          <w:szCs w:val="21"/>
        </w:rPr>
        <w:t>from</w:t>
      </w:r>
      <w:r w:rsidRPr="009B37C0">
        <w:rPr>
          <w:rFonts w:ascii="Courier New" w:eastAsia="宋体" w:hAnsi="Courier New" w:cs="Courier New"/>
          <w:color w:val="37474F"/>
          <w:kern w:val="0"/>
          <w:szCs w:val="21"/>
        </w:rPr>
        <w:t xml:space="preserve"> /tmp/mnist_convnet_model</w:t>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Eval</w:t>
      </w:r>
      <w:r w:rsidRPr="009B37C0">
        <w:rPr>
          <w:rFonts w:ascii="Courier New" w:eastAsia="宋体" w:hAnsi="Courier New" w:cs="Courier New"/>
          <w:color w:val="37474F"/>
          <w:kern w:val="0"/>
          <w:szCs w:val="21"/>
        </w:rPr>
        <w:t xml:space="preserve"> steps [</w:t>
      </w:r>
      <w:r w:rsidRPr="009B37C0">
        <w:rPr>
          <w:rFonts w:ascii="Courier New" w:eastAsia="宋体" w:hAnsi="Courier New" w:cs="Courier New"/>
          <w:color w:val="C53929"/>
          <w:kern w:val="0"/>
          <w:szCs w:val="21"/>
        </w:rPr>
        <w:t>0</w:t>
      </w:r>
      <w:r w:rsidRPr="009B37C0">
        <w:rPr>
          <w:rFonts w:ascii="Courier New" w:eastAsia="宋体" w:hAnsi="Courier New" w:cs="Courier New"/>
          <w:color w:val="37474F"/>
          <w:kern w:val="0"/>
          <w:szCs w:val="21"/>
        </w:rPr>
        <w:t xml:space="preserve">,inf)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training step </w:t>
      </w:r>
      <w:r w:rsidRPr="009B37C0">
        <w:rPr>
          <w:rFonts w:ascii="Courier New" w:eastAsia="宋体" w:hAnsi="Courier New" w:cs="Courier New"/>
          <w:color w:val="C53929"/>
          <w:kern w:val="0"/>
          <w:szCs w:val="21"/>
        </w:rPr>
        <w:t>20000.</w:t>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Input</w:t>
      </w:r>
      <w:r w:rsidRPr="009B37C0">
        <w:rPr>
          <w:rFonts w:ascii="Courier New" w:eastAsia="宋体" w:hAnsi="Courier New" w:cs="Courier New"/>
          <w:color w:val="37474F"/>
          <w:kern w:val="0"/>
          <w:szCs w:val="21"/>
        </w:rPr>
        <w:t xml:space="preserve"> iterator </w:t>
      </w:r>
      <w:r w:rsidRPr="009B37C0">
        <w:rPr>
          <w:rFonts w:ascii="Courier New" w:eastAsia="宋体" w:hAnsi="Courier New" w:cs="Courier New"/>
          <w:color w:val="3B78E7"/>
          <w:kern w:val="0"/>
          <w:szCs w:val="21"/>
        </w:rPr>
        <w:t>is</w:t>
      </w:r>
      <w:r w:rsidRPr="009B37C0">
        <w:rPr>
          <w:rFonts w:ascii="Courier New" w:eastAsia="宋体" w:hAnsi="Courier New" w:cs="Courier New"/>
          <w:color w:val="37474F"/>
          <w:kern w:val="0"/>
          <w:szCs w:val="21"/>
        </w:rPr>
        <w:t xml:space="preserve"> exhausted.</w:t>
      </w:r>
      <w:r w:rsidRPr="009B37C0">
        <w:rPr>
          <w:rFonts w:ascii="Courier New" w:eastAsia="宋体" w:hAnsi="Courier New" w:cs="Courier New"/>
          <w:color w:val="37474F"/>
          <w:kern w:val="0"/>
          <w:szCs w:val="21"/>
        </w:rPr>
        <w:br/>
        <w:t>INFO:tensorflow:</w:t>
      </w:r>
      <w:r w:rsidRPr="009B37C0">
        <w:rPr>
          <w:rFonts w:ascii="Courier New" w:eastAsia="宋体" w:hAnsi="Courier New" w:cs="Courier New"/>
          <w:color w:val="9C27B0"/>
          <w:kern w:val="0"/>
          <w:szCs w:val="21"/>
        </w:rPr>
        <w:t>Saving</w:t>
      </w:r>
      <w:r w:rsidRPr="009B37C0">
        <w:rPr>
          <w:rFonts w:ascii="Courier New" w:eastAsia="宋体" w:hAnsi="Courier New" w:cs="Courier New"/>
          <w:color w:val="37474F"/>
          <w:kern w:val="0"/>
          <w:szCs w:val="21"/>
        </w:rPr>
        <w:t xml:space="preserve"> evaluation summary </w:t>
      </w:r>
      <w:r w:rsidRPr="009B37C0">
        <w:rPr>
          <w:rFonts w:ascii="Courier New" w:eastAsia="宋体" w:hAnsi="Courier New" w:cs="Courier New"/>
          <w:color w:val="3B78E7"/>
          <w:kern w:val="0"/>
          <w:szCs w:val="21"/>
        </w:rPr>
        <w:t>for</w:t>
      </w:r>
      <w:r w:rsidRPr="009B37C0">
        <w:rPr>
          <w:rFonts w:ascii="Courier New" w:eastAsia="宋体" w:hAnsi="Courier New" w:cs="Courier New"/>
          <w:color w:val="37474F"/>
          <w:kern w:val="0"/>
          <w:szCs w:val="21"/>
        </w:rPr>
        <w:t xml:space="preserve"> step </w:t>
      </w:r>
      <w:r w:rsidRPr="009B37C0">
        <w:rPr>
          <w:rFonts w:ascii="Courier New" w:eastAsia="宋体" w:hAnsi="Courier New" w:cs="Courier New"/>
          <w:color w:val="C53929"/>
          <w:kern w:val="0"/>
          <w:szCs w:val="21"/>
        </w:rPr>
        <w:t>20000</w:t>
      </w:r>
      <w:r w:rsidRPr="009B37C0">
        <w:rPr>
          <w:rFonts w:ascii="Courier New" w:eastAsia="宋体" w:hAnsi="Courier New" w:cs="Courier New"/>
          <w:color w:val="37474F"/>
          <w:kern w:val="0"/>
          <w:szCs w:val="21"/>
        </w:rPr>
        <w:t xml:space="preserve">: accuracy = </w:t>
      </w:r>
      <w:r w:rsidRPr="009B37C0">
        <w:rPr>
          <w:rFonts w:ascii="Courier New" w:eastAsia="宋体" w:hAnsi="Courier New" w:cs="Courier New"/>
          <w:color w:val="C53929"/>
          <w:kern w:val="0"/>
          <w:szCs w:val="21"/>
        </w:rPr>
        <w:t>0.9733</w:t>
      </w:r>
      <w:r w:rsidRPr="009B37C0">
        <w:rPr>
          <w:rFonts w:ascii="Courier New" w:eastAsia="宋体" w:hAnsi="Courier New" w:cs="Courier New"/>
          <w:color w:val="37474F"/>
          <w:kern w:val="0"/>
          <w:szCs w:val="21"/>
        </w:rPr>
        <w:t xml:space="preserve">, loss = </w:t>
      </w:r>
      <w:r w:rsidRPr="009B37C0">
        <w:rPr>
          <w:rFonts w:ascii="Courier New" w:eastAsia="宋体" w:hAnsi="Courier New" w:cs="Courier New"/>
          <w:color w:val="C53929"/>
          <w:kern w:val="0"/>
          <w:szCs w:val="21"/>
        </w:rPr>
        <w:t>0.0902271</w:t>
      </w:r>
      <w:r w:rsidRPr="009B37C0">
        <w:rPr>
          <w:rFonts w:ascii="Courier New" w:eastAsia="宋体" w:hAnsi="Courier New" w:cs="Courier New"/>
          <w:color w:val="37474F"/>
          <w:kern w:val="0"/>
          <w:szCs w:val="21"/>
        </w:rPr>
        <w:br/>
        <w:t>{</w:t>
      </w:r>
      <w:r w:rsidRPr="009B37C0">
        <w:rPr>
          <w:rFonts w:ascii="Courier New" w:eastAsia="宋体" w:hAnsi="Courier New" w:cs="Courier New"/>
          <w:color w:val="0D904F"/>
          <w:kern w:val="0"/>
          <w:szCs w:val="21"/>
        </w:rPr>
        <w:t>'loss'</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0.090227105</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'global_step'</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20000</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0D904F"/>
          <w:kern w:val="0"/>
          <w:szCs w:val="21"/>
        </w:rPr>
        <w:t>'accuracy'</w:t>
      </w:r>
      <w:r w:rsidRPr="009B37C0">
        <w:rPr>
          <w:rFonts w:ascii="Courier New" w:eastAsia="宋体" w:hAnsi="Courier New" w:cs="Courier New"/>
          <w:color w:val="37474F"/>
          <w:kern w:val="0"/>
          <w:szCs w:val="21"/>
        </w:rPr>
        <w:t xml:space="preserve">: </w:t>
      </w:r>
      <w:r w:rsidRPr="009B37C0">
        <w:rPr>
          <w:rFonts w:ascii="Courier New" w:eastAsia="宋体" w:hAnsi="Courier New" w:cs="Courier New"/>
          <w:color w:val="C53929"/>
          <w:kern w:val="0"/>
          <w:szCs w:val="21"/>
        </w:rPr>
        <w:t>0.97329998</w:t>
      </w:r>
      <w:r w:rsidRPr="009B37C0">
        <w:rPr>
          <w:rFonts w:ascii="Courier New" w:eastAsia="宋体" w:hAnsi="Courier New" w:cs="Courier New"/>
          <w:color w:val="37474F"/>
          <w:kern w:val="0"/>
          <w:szCs w:val="21"/>
        </w:rPr>
        <w:t>}</w:t>
      </w:r>
      <w:r w:rsidRPr="009B37C0">
        <w:rPr>
          <w:rFonts w:ascii="Courier New" w:eastAsia="宋体" w:hAnsi="Courier New" w:cs="Courier New"/>
          <w:color w:val="37474F"/>
          <w:kern w:val="0"/>
          <w:szCs w:val="21"/>
        </w:rPr>
        <w:br/>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在这里，我们的测试数据集的准确率达到了</w:t>
      </w:r>
      <w:r w:rsidRPr="009B37C0">
        <w:rPr>
          <w:rFonts w:ascii="Arial" w:eastAsia="宋体" w:hAnsi="Arial" w:cs="Arial"/>
          <w:color w:val="212121"/>
          <w:kern w:val="0"/>
          <w:sz w:val="24"/>
          <w:szCs w:val="24"/>
        </w:rPr>
        <w:t>97.3</w:t>
      </w:r>
      <w:r w:rsidRPr="009B37C0">
        <w:rPr>
          <w:rFonts w:ascii="Arial" w:eastAsia="宋体" w:hAnsi="Arial" w:cs="Arial"/>
          <w:color w:val="212121"/>
          <w:kern w:val="0"/>
          <w:sz w:val="24"/>
          <w:szCs w:val="24"/>
        </w:rPr>
        <w:t>％。</w:t>
      </w:r>
    </w:p>
    <w:p w:rsidR="006F7728" w:rsidRPr="009B37C0" w:rsidRDefault="006F7728" w:rsidP="006F7728">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9B37C0">
        <w:rPr>
          <w:rFonts w:ascii="Arial" w:eastAsia="宋体" w:hAnsi="Arial" w:cs="Arial"/>
          <w:color w:val="212121"/>
          <w:spacing w:val="-2"/>
          <w:kern w:val="0"/>
          <w:sz w:val="36"/>
          <w:szCs w:val="36"/>
        </w:rPr>
        <w:t>其他资源</w:t>
      </w:r>
    </w:p>
    <w:p w:rsidR="006F7728" w:rsidRPr="009B37C0" w:rsidRDefault="006F7728" w:rsidP="006F7728">
      <w:pPr>
        <w:widowControl/>
        <w:spacing w:before="240" w:after="240"/>
        <w:jc w:val="left"/>
        <w:rPr>
          <w:rFonts w:ascii="Arial" w:eastAsia="宋体" w:hAnsi="Arial" w:cs="Arial"/>
          <w:color w:val="212121"/>
          <w:kern w:val="0"/>
          <w:sz w:val="24"/>
          <w:szCs w:val="24"/>
        </w:rPr>
      </w:pPr>
      <w:r w:rsidRPr="009B37C0">
        <w:rPr>
          <w:rFonts w:ascii="Arial" w:eastAsia="宋体" w:hAnsi="Arial" w:cs="Arial"/>
          <w:color w:val="212121"/>
          <w:kern w:val="0"/>
          <w:sz w:val="24"/>
          <w:szCs w:val="24"/>
        </w:rPr>
        <w:t>要了解有关</w:t>
      </w:r>
      <w:r w:rsidRPr="009B37C0">
        <w:rPr>
          <w:rFonts w:ascii="Arial" w:eastAsia="宋体" w:hAnsi="Arial" w:cs="Arial"/>
          <w:color w:val="212121"/>
          <w:kern w:val="0"/>
          <w:sz w:val="24"/>
          <w:szCs w:val="24"/>
        </w:rPr>
        <w:t>TensorFlow</w:t>
      </w:r>
      <w:r w:rsidRPr="009B37C0">
        <w:rPr>
          <w:rFonts w:ascii="Arial" w:eastAsia="宋体" w:hAnsi="Arial" w:cs="Arial"/>
          <w:color w:val="212121"/>
          <w:kern w:val="0"/>
          <w:sz w:val="24"/>
          <w:szCs w:val="24"/>
        </w:rPr>
        <w:t>中</w:t>
      </w:r>
      <w:r w:rsidRPr="009B37C0">
        <w:rPr>
          <w:rFonts w:ascii="Arial" w:eastAsia="宋体" w:hAnsi="Arial" w:cs="Arial"/>
          <w:color w:val="212121"/>
          <w:kern w:val="0"/>
          <w:sz w:val="24"/>
          <w:szCs w:val="24"/>
        </w:rPr>
        <w:t>TensorFlow Estimators</w:t>
      </w:r>
      <w:r w:rsidRPr="009B37C0">
        <w:rPr>
          <w:rFonts w:ascii="Arial" w:eastAsia="宋体" w:hAnsi="Arial" w:cs="Arial"/>
          <w:color w:val="212121"/>
          <w:kern w:val="0"/>
          <w:sz w:val="24"/>
          <w:szCs w:val="24"/>
        </w:rPr>
        <w:t>和</w:t>
      </w:r>
      <w:r w:rsidRPr="009B37C0">
        <w:rPr>
          <w:rFonts w:ascii="Arial" w:eastAsia="宋体" w:hAnsi="Arial" w:cs="Arial"/>
          <w:color w:val="212121"/>
          <w:kern w:val="0"/>
          <w:sz w:val="24"/>
          <w:szCs w:val="24"/>
        </w:rPr>
        <w:t>CNN</w:t>
      </w:r>
      <w:r w:rsidRPr="009B37C0">
        <w:rPr>
          <w:rFonts w:ascii="Arial" w:eastAsia="宋体" w:hAnsi="Arial" w:cs="Arial"/>
          <w:color w:val="212121"/>
          <w:kern w:val="0"/>
          <w:sz w:val="24"/>
          <w:szCs w:val="24"/>
        </w:rPr>
        <w:t>的更多信息，请参阅以下资源：</w:t>
      </w:r>
    </w:p>
    <w:p w:rsidR="006F7728" w:rsidRPr="009B37C0" w:rsidRDefault="00FA200B" w:rsidP="006F7728">
      <w:pPr>
        <w:widowControl/>
        <w:numPr>
          <w:ilvl w:val="0"/>
          <w:numId w:val="50"/>
        </w:numPr>
        <w:spacing w:before="120" w:after="120"/>
        <w:ind w:left="0"/>
        <w:jc w:val="left"/>
        <w:rPr>
          <w:rFonts w:ascii="Arial" w:eastAsia="宋体" w:hAnsi="Arial" w:cs="Arial"/>
          <w:color w:val="212121"/>
          <w:kern w:val="0"/>
          <w:sz w:val="24"/>
          <w:szCs w:val="24"/>
        </w:rPr>
      </w:pPr>
      <w:r>
        <w:rPr>
          <w:rFonts w:ascii="Arial" w:eastAsia="宋体" w:hAnsi="Arial" w:cs="Arial"/>
          <w:color w:val="039BE5"/>
          <w:kern w:val="0"/>
          <w:sz w:val="24"/>
          <w:szCs w:val="24"/>
          <w:u w:val="single"/>
        </w:rPr>
        <w:lastRenderedPageBreak/>
        <w:fldChar w:fldCharType="begin"/>
      </w:r>
      <w:r>
        <w:rPr>
          <w:rFonts w:ascii="Arial" w:eastAsia="宋体" w:hAnsi="Arial" w:cs="Arial"/>
          <w:color w:val="039BE5"/>
          <w:kern w:val="0"/>
          <w:sz w:val="24"/>
          <w:szCs w:val="24"/>
          <w:u w:val="single"/>
        </w:rPr>
        <w:instrText xml:space="preserve"> HYPERLINK "https://tensorflow.google.cn/guide/custom_estimators" </w:instrText>
      </w:r>
      <w:r>
        <w:rPr>
          <w:rFonts w:ascii="Arial" w:eastAsia="宋体" w:hAnsi="Arial" w:cs="Arial"/>
          <w:color w:val="039BE5"/>
          <w:kern w:val="0"/>
          <w:sz w:val="24"/>
          <w:szCs w:val="24"/>
          <w:u w:val="single"/>
        </w:rPr>
        <w:fldChar w:fldCharType="separate"/>
      </w:r>
      <w:r w:rsidR="006F7728" w:rsidRPr="009B37C0">
        <w:rPr>
          <w:rFonts w:ascii="Arial" w:eastAsia="宋体" w:hAnsi="Arial" w:cs="Arial"/>
          <w:color w:val="039BE5"/>
          <w:kern w:val="0"/>
          <w:sz w:val="24"/>
          <w:szCs w:val="24"/>
          <w:u w:val="single"/>
        </w:rPr>
        <w:t>在</w:t>
      </w:r>
      <w:r w:rsidR="006F7728" w:rsidRPr="009B37C0">
        <w:rPr>
          <w:rFonts w:ascii="Arial" w:eastAsia="宋体" w:hAnsi="Arial" w:cs="Arial"/>
          <w:color w:val="039BE5"/>
          <w:kern w:val="0"/>
          <w:sz w:val="24"/>
          <w:szCs w:val="24"/>
          <w:u w:val="single"/>
        </w:rPr>
        <w:t>tf.estimator</w:t>
      </w:r>
      <w:r w:rsidR="006F7728" w:rsidRPr="009B37C0">
        <w:rPr>
          <w:rFonts w:ascii="Arial" w:eastAsia="宋体" w:hAnsi="Arial" w:cs="Arial"/>
          <w:color w:val="039BE5"/>
          <w:kern w:val="0"/>
          <w:sz w:val="24"/>
          <w:szCs w:val="24"/>
          <w:u w:val="single"/>
        </w:rPr>
        <w:t>中创建</w:t>
      </w:r>
      <w:ins w:id="2791" w:author="Shirley Li" w:date="2018-12-08T10:05:00Z">
        <w:r w:rsidR="004A0089" w:rsidRPr="004A0089">
          <w:rPr>
            <w:rFonts w:ascii="Arial" w:eastAsia="宋体" w:hAnsi="Arial" w:cs="Arial"/>
            <w:color w:val="039BE5"/>
            <w:kern w:val="0"/>
            <w:sz w:val="24"/>
            <w:szCs w:val="24"/>
            <w:u w:val="single"/>
          </w:rPr>
          <w:t>Estimators</w:t>
        </w:r>
      </w:ins>
      <w:del w:id="2792" w:author="Shirley Li" w:date="2018-12-08T10:05:00Z">
        <w:r w:rsidR="006F7728" w:rsidRPr="009B37C0" w:rsidDel="004A0089">
          <w:rPr>
            <w:rFonts w:ascii="Arial" w:eastAsia="宋体" w:hAnsi="Arial" w:cs="Arial"/>
            <w:color w:val="039BE5"/>
            <w:kern w:val="0"/>
            <w:sz w:val="24"/>
            <w:szCs w:val="24"/>
            <w:u w:val="single"/>
          </w:rPr>
          <w:delText>估算器</w:delText>
        </w:r>
      </w:del>
      <w:r>
        <w:rPr>
          <w:rFonts w:ascii="Arial" w:eastAsia="宋体" w:hAnsi="Arial" w:cs="Arial"/>
          <w:color w:val="039BE5"/>
          <w:kern w:val="0"/>
          <w:sz w:val="24"/>
          <w:szCs w:val="24"/>
          <w:u w:val="single"/>
        </w:rPr>
        <w:fldChar w:fldCharType="end"/>
      </w:r>
      <w:r w:rsidR="006F7728" w:rsidRPr="009B37C0">
        <w:rPr>
          <w:rFonts w:ascii="Arial" w:eastAsia="宋体" w:hAnsi="Arial" w:cs="Arial"/>
          <w:color w:val="212121"/>
          <w:kern w:val="0"/>
          <w:sz w:val="24"/>
          <w:szCs w:val="24"/>
        </w:rPr>
        <w:t> </w:t>
      </w:r>
      <w:r w:rsidR="006F7728" w:rsidRPr="009B37C0">
        <w:rPr>
          <w:rFonts w:ascii="Arial" w:eastAsia="宋体" w:hAnsi="Arial" w:cs="Arial"/>
          <w:color w:val="212121"/>
          <w:kern w:val="0"/>
          <w:sz w:val="24"/>
          <w:szCs w:val="24"/>
        </w:rPr>
        <w:t>提供了对</w:t>
      </w:r>
      <w:r w:rsidR="006F7728" w:rsidRPr="009B37C0">
        <w:rPr>
          <w:rFonts w:ascii="Arial" w:eastAsia="宋体" w:hAnsi="Arial" w:cs="Arial"/>
          <w:color w:val="212121"/>
          <w:kern w:val="0"/>
          <w:sz w:val="24"/>
          <w:szCs w:val="24"/>
        </w:rPr>
        <w:t>TensorFlow Estimator API</w:t>
      </w:r>
      <w:r w:rsidR="006F7728" w:rsidRPr="009B37C0">
        <w:rPr>
          <w:rFonts w:ascii="Arial" w:eastAsia="宋体" w:hAnsi="Arial" w:cs="Arial"/>
          <w:color w:val="212121"/>
          <w:kern w:val="0"/>
          <w:sz w:val="24"/>
          <w:szCs w:val="24"/>
        </w:rPr>
        <w:t>的介绍。它</w:t>
      </w:r>
      <w:del w:id="2793" w:author="Shirley Li" w:date="2018-12-08T10:05:00Z">
        <w:r w:rsidR="006F7728" w:rsidRPr="009B37C0" w:rsidDel="00E70096">
          <w:rPr>
            <w:rFonts w:ascii="Arial" w:eastAsia="宋体" w:hAnsi="Arial" w:cs="Arial" w:hint="eastAsia"/>
            <w:color w:val="212121"/>
            <w:kern w:val="0"/>
            <w:sz w:val="24"/>
            <w:szCs w:val="24"/>
          </w:rPr>
          <w:delText>介绍</w:delText>
        </w:r>
      </w:del>
      <w:ins w:id="2794" w:author="Shirley Li" w:date="2018-12-08T10:05:00Z">
        <w:r w:rsidR="00E70096">
          <w:rPr>
            <w:rFonts w:ascii="Arial" w:eastAsia="宋体" w:hAnsi="Arial" w:cs="Arial" w:hint="eastAsia"/>
            <w:color w:val="212121"/>
            <w:kern w:val="0"/>
            <w:sz w:val="24"/>
            <w:szCs w:val="24"/>
          </w:rPr>
          <w:t>说明</w:t>
        </w:r>
      </w:ins>
      <w:r w:rsidR="006F7728" w:rsidRPr="009B37C0">
        <w:rPr>
          <w:rFonts w:ascii="Arial" w:eastAsia="宋体" w:hAnsi="Arial" w:cs="Arial"/>
          <w:color w:val="212121"/>
          <w:kern w:val="0"/>
          <w:sz w:val="24"/>
          <w:szCs w:val="24"/>
        </w:rPr>
        <w:t>了如何配置</w:t>
      </w:r>
      <w:r w:rsidR="006F7728" w:rsidRPr="009B37C0">
        <w:rPr>
          <w:rFonts w:ascii="Arial" w:eastAsia="宋体" w:hAnsi="Arial" w:cs="Arial"/>
          <w:color w:val="212121"/>
          <w:kern w:val="0"/>
          <w:sz w:val="24"/>
          <w:szCs w:val="24"/>
        </w:rPr>
        <w:t>Estimator</w:t>
      </w:r>
      <w:r w:rsidR="006F7728" w:rsidRPr="009B37C0">
        <w:rPr>
          <w:rFonts w:ascii="Arial" w:eastAsia="宋体" w:hAnsi="Arial" w:cs="Arial"/>
          <w:color w:val="212121"/>
          <w:kern w:val="0"/>
          <w:sz w:val="24"/>
          <w:szCs w:val="24"/>
        </w:rPr>
        <w:t>，编写模型函数，计算损失以及定义训练操作。</w:t>
      </w:r>
    </w:p>
    <w:p w:rsidR="006F7728" w:rsidRPr="009B37C0" w:rsidRDefault="00FA200B" w:rsidP="006F7728">
      <w:pPr>
        <w:widowControl/>
        <w:numPr>
          <w:ilvl w:val="0"/>
          <w:numId w:val="50"/>
        </w:numPr>
        <w:spacing w:before="120" w:after="120"/>
        <w:ind w:left="0"/>
        <w:jc w:val="left"/>
        <w:rPr>
          <w:rFonts w:ascii="Arial" w:eastAsia="宋体" w:hAnsi="Arial" w:cs="Arial"/>
          <w:color w:val="212121"/>
          <w:kern w:val="0"/>
          <w:sz w:val="24"/>
          <w:szCs w:val="24"/>
        </w:rPr>
      </w:pPr>
      <w:hyperlink r:id="rId220" w:history="1">
        <w:r w:rsidR="006F7728" w:rsidRPr="009B37C0">
          <w:rPr>
            <w:rFonts w:ascii="Arial" w:eastAsia="宋体" w:hAnsi="Arial" w:cs="Arial"/>
            <w:color w:val="039BE5"/>
            <w:kern w:val="0"/>
            <w:sz w:val="24"/>
            <w:szCs w:val="24"/>
            <w:u w:val="single"/>
          </w:rPr>
          <w:t>高级卷积神经网络</w:t>
        </w:r>
      </w:hyperlink>
      <w:r w:rsidR="006F7728" w:rsidRPr="009B37C0">
        <w:rPr>
          <w:rFonts w:ascii="Arial" w:eastAsia="宋体" w:hAnsi="Arial" w:cs="Arial"/>
          <w:color w:val="212121"/>
          <w:kern w:val="0"/>
          <w:sz w:val="24"/>
          <w:szCs w:val="24"/>
        </w:rPr>
        <w:t>通过使用较低级别的</w:t>
      </w:r>
      <w:r w:rsidR="006F7728" w:rsidRPr="009B37C0">
        <w:rPr>
          <w:rFonts w:ascii="Arial" w:eastAsia="宋体" w:hAnsi="Arial" w:cs="Arial"/>
          <w:color w:val="212121"/>
          <w:kern w:val="0"/>
          <w:sz w:val="24"/>
          <w:szCs w:val="24"/>
        </w:rPr>
        <w:t>TensorFlow</w:t>
      </w:r>
      <w:r w:rsidR="006F7728" w:rsidRPr="009B37C0">
        <w:rPr>
          <w:rFonts w:ascii="Arial" w:eastAsia="宋体" w:hAnsi="Arial" w:cs="Arial"/>
          <w:color w:val="212121"/>
          <w:kern w:val="0"/>
          <w:sz w:val="24"/>
          <w:szCs w:val="24"/>
        </w:rPr>
        <w:t>操作，演示如何构建</w:t>
      </w:r>
      <w:ins w:id="2795" w:author="Shirley Li" w:date="2018-12-08T10:05:00Z">
        <w:r w:rsidR="003F68DF" w:rsidRPr="009B37C0">
          <w:rPr>
            <w:rFonts w:ascii="Arial" w:eastAsia="宋体" w:hAnsi="Arial" w:cs="Arial"/>
            <w:i/>
            <w:iCs/>
            <w:color w:val="212121"/>
            <w:kern w:val="0"/>
            <w:sz w:val="24"/>
            <w:szCs w:val="24"/>
          </w:rPr>
          <w:t>无需估计器</w:t>
        </w:r>
      </w:ins>
      <w:ins w:id="2796" w:author="Shirley Li" w:date="2018-12-08T10:06:00Z">
        <w:r w:rsidR="003F68DF">
          <w:rPr>
            <w:rFonts w:ascii="Arial" w:eastAsia="宋体" w:hAnsi="Arial" w:cs="Arial" w:hint="eastAsia"/>
            <w:i/>
            <w:iCs/>
            <w:color w:val="212121"/>
            <w:kern w:val="0"/>
            <w:sz w:val="24"/>
            <w:szCs w:val="24"/>
          </w:rPr>
          <w:t>的</w:t>
        </w:r>
      </w:ins>
      <w:bookmarkStart w:id="2797" w:name="_GoBack"/>
      <w:bookmarkEnd w:id="2797"/>
      <w:r w:rsidR="006F7728" w:rsidRPr="009B37C0">
        <w:rPr>
          <w:rFonts w:ascii="Arial" w:eastAsia="宋体" w:hAnsi="Arial" w:cs="Arial"/>
          <w:color w:val="212121"/>
          <w:kern w:val="0"/>
          <w:sz w:val="24"/>
          <w:szCs w:val="24"/>
        </w:rPr>
        <w:t>MNIST CNN</w:t>
      </w:r>
      <w:r w:rsidR="006F7728" w:rsidRPr="009B37C0">
        <w:rPr>
          <w:rFonts w:ascii="Arial" w:eastAsia="宋体" w:hAnsi="Arial" w:cs="Arial"/>
          <w:color w:val="212121"/>
          <w:kern w:val="0"/>
          <w:sz w:val="24"/>
          <w:szCs w:val="24"/>
        </w:rPr>
        <w:t>分类模型</w:t>
      </w:r>
      <w:del w:id="2798" w:author="Shirley Li" w:date="2018-12-08T10:05:00Z">
        <w:r w:rsidR="006F7728" w:rsidRPr="009B37C0" w:rsidDel="003F68DF">
          <w:rPr>
            <w:rFonts w:ascii="Arial" w:eastAsia="宋体" w:hAnsi="Arial" w:cs="Arial"/>
            <w:color w:val="212121"/>
            <w:kern w:val="0"/>
            <w:sz w:val="24"/>
            <w:szCs w:val="24"/>
          </w:rPr>
          <w:delText> </w:delText>
        </w:r>
        <w:r w:rsidR="006F7728" w:rsidRPr="009B37C0" w:rsidDel="003F68DF">
          <w:rPr>
            <w:rFonts w:ascii="Arial" w:eastAsia="宋体" w:hAnsi="Arial" w:cs="Arial"/>
            <w:i/>
            <w:iCs/>
            <w:color w:val="212121"/>
            <w:kern w:val="0"/>
            <w:sz w:val="24"/>
            <w:szCs w:val="24"/>
          </w:rPr>
          <w:delText>而无需估计器</w:delText>
        </w:r>
      </w:del>
      <w:r w:rsidR="006F7728" w:rsidRPr="009B37C0">
        <w:rPr>
          <w:rFonts w:ascii="Arial" w:eastAsia="宋体" w:hAnsi="Arial" w:cs="Arial"/>
          <w:color w:val="212121"/>
          <w:kern w:val="0"/>
          <w:sz w:val="24"/>
          <w:szCs w:val="24"/>
        </w:rPr>
        <w:t>。</w:t>
      </w:r>
    </w:p>
    <w:p w:rsidR="00354FA8" w:rsidRPr="006F7728" w:rsidRDefault="00354FA8"/>
    <w:sectPr w:rsidR="00354FA8" w:rsidRPr="006F77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4FB2" w:rsidRDefault="00BE4FB2" w:rsidP="00782400">
      <w:r>
        <w:separator/>
      </w:r>
    </w:p>
  </w:endnote>
  <w:endnote w:type="continuationSeparator" w:id="0">
    <w:p w:rsidR="00BE4FB2" w:rsidRDefault="00BE4FB2" w:rsidP="00782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4FB2" w:rsidRDefault="00BE4FB2" w:rsidP="00782400">
      <w:r>
        <w:separator/>
      </w:r>
    </w:p>
  </w:footnote>
  <w:footnote w:type="continuationSeparator" w:id="0">
    <w:p w:rsidR="00BE4FB2" w:rsidRDefault="00BE4FB2" w:rsidP="007824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4B86"/>
    <w:multiLevelType w:val="multilevel"/>
    <w:tmpl w:val="48E4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82141"/>
    <w:multiLevelType w:val="multilevel"/>
    <w:tmpl w:val="F2ECC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C2335"/>
    <w:multiLevelType w:val="multilevel"/>
    <w:tmpl w:val="D4C8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16116"/>
    <w:multiLevelType w:val="multilevel"/>
    <w:tmpl w:val="C6788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670FF"/>
    <w:multiLevelType w:val="multilevel"/>
    <w:tmpl w:val="67F8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791F7D"/>
    <w:multiLevelType w:val="multilevel"/>
    <w:tmpl w:val="909A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96EEE"/>
    <w:multiLevelType w:val="multilevel"/>
    <w:tmpl w:val="D8C4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41EB9"/>
    <w:multiLevelType w:val="multilevel"/>
    <w:tmpl w:val="B61A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C80F84"/>
    <w:multiLevelType w:val="multilevel"/>
    <w:tmpl w:val="F57E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12F52"/>
    <w:multiLevelType w:val="multilevel"/>
    <w:tmpl w:val="0E4A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1829BF"/>
    <w:multiLevelType w:val="multilevel"/>
    <w:tmpl w:val="6F9C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E0F91"/>
    <w:multiLevelType w:val="multilevel"/>
    <w:tmpl w:val="A4C48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9598C"/>
    <w:multiLevelType w:val="multilevel"/>
    <w:tmpl w:val="292C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167C4F"/>
    <w:multiLevelType w:val="multilevel"/>
    <w:tmpl w:val="83AC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90DBB"/>
    <w:multiLevelType w:val="multilevel"/>
    <w:tmpl w:val="FD60D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8C2C94"/>
    <w:multiLevelType w:val="multilevel"/>
    <w:tmpl w:val="C1FA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AE254D"/>
    <w:multiLevelType w:val="multilevel"/>
    <w:tmpl w:val="4BD2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2D256D"/>
    <w:multiLevelType w:val="multilevel"/>
    <w:tmpl w:val="0082F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E1128C"/>
    <w:multiLevelType w:val="multilevel"/>
    <w:tmpl w:val="6D4EC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F871E0"/>
    <w:multiLevelType w:val="multilevel"/>
    <w:tmpl w:val="C302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683485"/>
    <w:multiLevelType w:val="multilevel"/>
    <w:tmpl w:val="3D7C4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692E40"/>
    <w:multiLevelType w:val="multilevel"/>
    <w:tmpl w:val="F95A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1251BA"/>
    <w:multiLevelType w:val="multilevel"/>
    <w:tmpl w:val="1AE6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225186"/>
    <w:multiLevelType w:val="multilevel"/>
    <w:tmpl w:val="A4FC0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35C3F"/>
    <w:multiLevelType w:val="multilevel"/>
    <w:tmpl w:val="6AF8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F91685"/>
    <w:multiLevelType w:val="multilevel"/>
    <w:tmpl w:val="1F38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7241CA"/>
    <w:multiLevelType w:val="multilevel"/>
    <w:tmpl w:val="56FA0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342821"/>
    <w:multiLevelType w:val="multilevel"/>
    <w:tmpl w:val="70500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722346"/>
    <w:multiLevelType w:val="multilevel"/>
    <w:tmpl w:val="E46A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B924B0"/>
    <w:multiLevelType w:val="multilevel"/>
    <w:tmpl w:val="7DB87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313E03"/>
    <w:multiLevelType w:val="multilevel"/>
    <w:tmpl w:val="940E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097BDC"/>
    <w:multiLevelType w:val="multilevel"/>
    <w:tmpl w:val="E85C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344CF5"/>
    <w:multiLevelType w:val="multilevel"/>
    <w:tmpl w:val="3874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BE0B9B"/>
    <w:multiLevelType w:val="multilevel"/>
    <w:tmpl w:val="BB8EA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AE6782"/>
    <w:multiLevelType w:val="multilevel"/>
    <w:tmpl w:val="50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AAF47BC"/>
    <w:multiLevelType w:val="multilevel"/>
    <w:tmpl w:val="549E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7824BB"/>
    <w:multiLevelType w:val="multilevel"/>
    <w:tmpl w:val="9250B3B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1E0251"/>
    <w:multiLevelType w:val="multilevel"/>
    <w:tmpl w:val="267C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A43E17"/>
    <w:multiLevelType w:val="multilevel"/>
    <w:tmpl w:val="90DC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1A53B1A"/>
    <w:multiLevelType w:val="multilevel"/>
    <w:tmpl w:val="1A60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1D5085"/>
    <w:multiLevelType w:val="multilevel"/>
    <w:tmpl w:val="746CC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CF794C"/>
    <w:multiLevelType w:val="multilevel"/>
    <w:tmpl w:val="6B76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A8952C5"/>
    <w:multiLevelType w:val="multilevel"/>
    <w:tmpl w:val="1032B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365418"/>
    <w:multiLevelType w:val="multilevel"/>
    <w:tmpl w:val="A59A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B5743B2"/>
    <w:multiLevelType w:val="multilevel"/>
    <w:tmpl w:val="B1F6C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F458A7"/>
    <w:multiLevelType w:val="multilevel"/>
    <w:tmpl w:val="80E0B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362E8C"/>
    <w:multiLevelType w:val="multilevel"/>
    <w:tmpl w:val="F6AA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3624347"/>
    <w:multiLevelType w:val="multilevel"/>
    <w:tmpl w:val="65C0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6015AD1"/>
    <w:multiLevelType w:val="multilevel"/>
    <w:tmpl w:val="B1F6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9C0E2F"/>
    <w:multiLevelType w:val="multilevel"/>
    <w:tmpl w:val="9718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AF028DC"/>
    <w:multiLevelType w:val="multilevel"/>
    <w:tmpl w:val="5FB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275FAB"/>
    <w:multiLevelType w:val="multilevel"/>
    <w:tmpl w:val="FC48ED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0"/>
  </w:num>
  <w:num w:numId="3">
    <w:abstractNumId w:val="47"/>
  </w:num>
  <w:num w:numId="4">
    <w:abstractNumId w:val="6"/>
  </w:num>
  <w:num w:numId="5">
    <w:abstractNumId w:val="18"/>
  </w:num>
  <w:num w:numId="6">
    <w:abstractNumId w:val="9"/>
  </w:num>
  <w:num w:numId="7">
    <w:abstractNumId w:val="7"/>
  </w:num>
  <w:num w:numId="8">
    <w:abstractNumId w:val="11"/>
  </w:num>
  <w:num w:numId="9">
    <w:abstractNumId w:val="27"/>
  </w:num>
  <w:num w:numId="10">
    <w:abstractNumId w:val="22"/>
  </w:num>
  <w:num w:numId="11">
    <w:abstractNumId w:val="4"/>
  </w:num>
  <w:num w:numId="12">
    <w:abstractNumId w:val="0"/>
  </w:num>
  <w:num w:numId="13">
    <w:abstractNumId w:val="50"/>
  </w:num>
  <w:num w:numId="14">
    <w:abstractNumId w:val="41"/>
  </w:num>
  <w:num w:numId="15">
    <w:abstractNumId w:val="12"/>
  </w:num>
  <w:num w:numId="16">
    <w:abstractNumId w:val="36"/>
  </w:num>
  <w:num w:numId="17">
    <w:abstractNumId w:val="33"/>
  </w:num>
  <w:num w:numId="18">
    <w:abstractNumId w:val="24"/>
  </w:num>
  <w:num w:numId="19">
    <w:abstractNumId w:val="29"/>
  </w:num>
  <w:num w:numId="20">
    <w:abstractNumId w:val="15"/>
  </w:num>
  <w:num w:numId="21">
    <w:abstractNumId w:val="1"/>
  </w:num>
  <w:num w:numId="22">
    <w:abstractNumId w:val="44"/>
  </w:num>
  <w:num w:numId="23">
    <w:abstractNumId w:val="23"/>
  </w:num>
  <w:num w:numId="24">
    <w:abstractNumId w:val="48"/>
  </w:num>
  <w:num w:numId="25">
    <w:abstractNumId w:val="5"/>
  </w:num>
  <w:num w:numId="26">
    <w:abstractNumId w:val="40"/>
  </w:num>
  <w:num w:numId="27">
    <w:abstractNumId w:val="38"/>
  </w:num>
  <w:num w:numId="28">
    <w:abstractNumId w:val="21"/>
  </w:num>
  <w:num w:numId="29">
    <w:abstractNumId w:val="34"/>
  </w:num>
  <w:num w:numId="30">
    <w:abstractNumId w:val="51"/>
  </w:num>
  <w:num w:numId="31">
    <w:abstractNumId w:val="39"/>
  </w:num>
  <w:num w:numId="32">
    <w:abstractNumId w:val="35"/>
  </w:num>
  <w:num w:numId="33">
    <w:abstractNumId w:val="19"/>
  </w:num>
  <w:num w:numId="34">
    <w:abstractNumId w:val="31"/>
  </w:num>
  <w:num w:numId="35">
    <w:abstractNumId w:val="3"/>
  </w:num>
  <w:num w:numId="36">
    <w:abstractNumId w:val="45"/>
  </w:num>
  <w:num w:numId="37">
    <w:abstractNumId w:val="30"/>
  </w:num>
  <w:num w:numId="38">
    <w:abstractNumId w:val="43"/>
  </w:num>
  <w:num w:numId="39">
    <w:abstractNumId w:val="49"/>
  </w:num>
  <w:num w:numId="40">
    <w:abstractNumId w:val="13"/>
  </w:num>
  <w:num w:numId="41">
    <w:abstractNumId w:val="25"/>
  </w:num>
  <w:num w:numId="42">
    <w:abstractNumId w:val="46"/>
  </w:num>
  <w:num w:numId="43">
    <w:abstractNumId w:val="8"/>
  </w:num>
  <w:num w:numId="44">
    <w:abstractNumId w:val="14"/>
  </w:num>
  <w:num w:numId="45">
    <w:abstractNumId w:val="28"/>
  </w:num>
  <w:num w:numId="46">
    <w:abstractNumId w:val="17"/>
  </w:num>
  <w:num w:numId="47">
    <w:abstractNumId w:val="10"/>
  </w:num>
  <w:num w:numId="48">
    <w:abstractNumId w:val="37"/>
  </w:num>
  <w:num w:numId="49">
    <w:abstractNumId w:val="2"/>
  </w:num>
  <w:num w:numId="50">
    <w:abstractNumId w:val="32"/>
  </w:num>
  <w:num w:numId="51">
    <w:abstractNumId w:val="16"/>
  </w:num>
  <w:num w:numId="52">
    <w:abstractNumId w:val="42"/>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bs">
    <w15:presenceInfo w15:providerId="None" w15:userId="rbs"/>
  </w15:person>
  <w15:person w15:author="Shirley Li">
    <w15:presenceInfo w15:providerId="Windows Live" w15:userId="0c70291cf576c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1DC"/>
    <w:rsid w:val="00002D32"/>
    <w:rsid w:val="00007238"/>
    <w:rsid w:val="0001087D"/>
    <w:rsid w:val="0001248C"/>
    <w:rsid w:val="00016AD2"/>
    <w:rsid w:val="00024111"/>
    <w:rsid w:val="000311AB"/>
    <w:rsid w:val="0003345C"/>
    <w:rsid w:val="00033B01"/>
    <w:rsid w:val="00037499"/>
    <w:rsid w:val="000455B2"/>
    <w:rsid w:val="000507A1"/>
    <w:rsid w:val="00060069"/>
    <w:rsid w:val="00064971"/>
    <w:rsid w:val="000705EF"/>
    <w:rsid w:val="00071244"/>
    <w:rsid w:val="000746CE"/>
    <w:rsid w:val="00084B36"/>
    <w:rsid w:val="00091E44"/>
    <w:rsid w:val="0009299C"/>
    <w:rsid w:val="00094C97"/>
    <w:rsid w:val="00095348"/>
    <w:rsid w:val="0009644E"/>
    <w:rsid w:val="00096999"/>
    <w:rsid w:val="0009725E"/>
    <w:rsid w:val="000A2954"/>
    <w:rsid w:val="000A7AC4"/>
    <w:rsid w:val="000B0A62"/>
    <w:rsid w:val="000B1104"/>
    <w:rsid w:val="000B6344"/>
    <w:rsid w:val="000B7E31"/>
    <w:rsid w:val="000C3E30"/>
    <w:rsid w:val="000C4580"/>
    <w:rsid w:val="000C524E"/>
    <w:rsid w:val="000C5F07"/>
    <w:rsid w:val="000C7414"/>
    <w:rsid w:val="000D3274"/>
    <w:rsid w:val="000D3CE6"/>
    <w:rsid w:val="000D6E7C"/>
    <w:rsid w:val="000E2F04"/>
    <w:rsid w:val="000E3BD1"/>
    <w:rsid w:val="000E3E2A"/>
    <w:rsid w:val="000E41C5"/>
    <w:rsid w:val="000E618C"/>
    <w:rsid w:val="000E7657"/>
    <w:rsid w:val="000F56BA"/>
    <w:rsid w:val="00101B0A"/>
    <w:rsid w:val="0010221D"/>
    <w:rsid w:val="0010537B"/>
    <w:rsid w:val="001124C0"/>
    <w:rsid w:val="0011340F"/>
    <w:rsid w:val="00114F10"/>
    <w:rsid w:val="00120591"/>
    <w:rsid w:val="001212DB"/>
    <w:rsid w:val="0012134E"/>
    <w:rsid w:val="00121FB6"/>
    <w:rsid w:val="00127B6A"/>
    <w:rsid w:val="001304B7"/>
    <w:rsid w:val="00140F92"/>
    <w:rsid w:val="00143C32"/>
    <w:rsid w:val="001465BF"/>
    <w:rsid w:val="00150BCB"/>
    <w:rsid w:val="001560F1"/>
    <w:rsid w:val="001619BE"/>
    <w:rsid w:val="00162A85"/>
    <w:rsid w:val="00165A83"/>
    <w:rsid w:val="00166680"/>
    <w:rsid w:val="00171387"/>
    <w:rsid w:val="001758D5"/>
    <w:rsid w:val="00175A3A"/>
    <w:rsid w:val="00180284"/>
    <w:rsid w:val="00183B8C"/>
    <w:rsid w:val="00190A82"/>
    <w:rsid w:val="0019465F"/>
    <w:rsid w:val="0019734D"/>
    <w:rsid w:val="001A33C5"/>
    <w:rsid w:val="001A4B59"/>
    <w:rsid w:val="001A6306"/>
    <w:rsid w:val="001A708E"/>
    <w:rsid w:val="001B3616"/>
    <w:rsid w:val="001B52ED"/>
    <w:rsid w:val="001C337A"/>
    <w:rsid w:val="001C5B49"/>
    <w:rsid w:val="001C5DDD"/>
    <w:rsid w:val="001D45F2"/>
    <w:rsid w:val="001E0C25"/>
    <w:rsid w:val="001E38B0"/>
    <w:rsid w:val="001E7F87"/>
    <w:rsid w:val="001F2B87"/>
    <w:rsid w:val="001F3832"/>
    <w:rsid w:val="001F499A"/>
    <w:rsid w:val="001F4E36"/>
    <w:rsid w:val="001F50F0"/>
    <w:rsid w:val="002012BE"/>
    <w:rsid w:val="0020149E"/>
    <w:rsid w:val="00201C87"/>
    <w:rsid w:val="002035D0"/>
    <w:rsid w:val="00203677"/>
    <w:rsid w:val="00203DF8"/>
    <w:rsid w:val="00206AE7"/>
    <w:rsid w:val="00210AD0"/>
    <w:rsid w:val="00212141"/>
    <w:rsid w:val="00213052"/>
    <w:rsid w:val="00213075"/>
    <w:rsid w:val="00217CA8"/>
    <w:rsid w:val="00222DB3"/>
    <w:rsid w:val="00230BB4"/>
    <w:rsid w:val="0023245C"/>
    <w:rsid w:val="00233438"/>
    <w:rsid w:val="0023716F"/>
    <w:rsid w:val="00242C3C"/>
    <w:rsid w:val="0024582C"/>
    <w:rsid w:val="00252214"/>
    <w:rsid w:val="00257495"/>
    <w:rsid w:val="00260186"/>
    <w:rsid w:val="002620D7"/>
    <w:rsid w:val="00263EBC"/>
    <w:rsid w:val="002726E4"/>
    <w:rsid w:val="002731A8"/>
    <w:rsid w:val="00277704"/>
    <w:rsid w:val="002824EA"/>
    <w:rsid w:val="00282C8D"/>
    <w:rsid w:val="002848CE"/>
    <w:rsid w:val="00285D65"/>
    <w:rsid w:val="00285EFE"/>
    <w:rsid w:val="00287159"/>
    <w:rsid w:val="0028797F"/>
    <w:rsid w:val="00291481"/>
    <w:rsid w:val="00291A06"/>
    <w:rsid w:val="00293262"/>
    <w:rsid w:val="00294766"/>
    <w:rsid w:val="002954DD"/>
    <w:rsid w:val="002976A5"/>
    <w:rsid w:val="002979DD"/>
    <w:rsid w:val="002A0955"/>
    <w:rsid w:val="002A1F10"/>
    <w:rsid w:val="002A41A0"/>
    <w:rsid w:val="002A58A3"/>
    <w:rsid w:val="002A76E1"/>
    <w:rsid w:val="002A7D3F"/>
    <w:rsid w:val="002B1FF6"/>
    <w:rsid w:val="002B21CF"/>
    <w:rsid w:val="002B3359"/>
    <w:rsid w:val="002B402C"/>
    <w:rsid w:val="002B4782"/>
    <w:rsid w:val="002B4F1F"/>
    <w:rsid w:val="002B5244"/>
    <w:rsid w:val="002B6D2E"/>
    <w:rsid w:val="002B76F2"/>
    <w:rsid w:val="002C018A"/>
    <w:rsid w:val="002C0383"/>
    <w:rsid w:val="002D28D2"/>
    <w:rsid w:val="002D2C89"/>
    <w:rsid w:val="002D31DC"/>
    <w:rsid w:val="002D416A"/>
    <w:rsid w:val="002D7CDF"/>
    <w:rsid w:val="002E2930"/>
    <w:rsid w:val="002E31E4"/>
    <w:rsid w:val="002E4E5B"/>
    <w:rsid w:val="002E5480"/>
    <w:rsid w:val="002E65B7"/>
    <w:rsid w:val="002E77E3"/>
    <w:rsid w:val="002F022F"/>
    <w:rsid w:val="002F1E3F"/>
    <w:rsid w:val="002F3FDC"/>
    <w:rsid w:val="002F6C20"/>
    <w:rsid w:val="002F6EFF"/>
    <w:rsid w:val="003001D8"/>
    <w:rsid w:val="0030118B"/>
    <w:rsid w:val="003044D3"/>
    <w:rsid w:val="00305CE3"/>
    <w:rsid w:val="003075AE"/>
    <w:rsid w:val="003104A6"/>
    <w:rsid w:val="00312D42"/>
    <w:rsid w:val="00313DF0"/>
    <w:rsid w:val="0031593F"/>
    <w:rsid w:val="00315AC5"/>
    <w:rsid w:val="003164BA"/>
    <w:rsid w:val="00321714"/>
    <w:rsid w:val="00323574"/>
    <w:rsid w:val="00330EB0"/>
    <w:rsid w:val="00332C5F"/>
    <w:rsid w:val="0033474A"/>
    <w:rsid w:val="00341E79"/>
    <w:rsid w:val="003512BA"/>
    <w:rsid w:val="00352708"/>
    <w:rsid w:val="00354DF4"/>
    <w:rsid w:val="00354FA8"/>
    <w:rsid w:val="0036318B"/>
    <w:rsid w:val="0036364D"/>
    <w:rsid w:val="00363C90"/>
    <w:rsid w:val="00364D65"/>
    <w:rsid w:val="00364F81"/>
    <w:rsid w:val="00371345"/>
    <w:rsid w:val="003734D0"/>
    <w:rsid w:val="00375F61"/>
    <w:rsid w:val="0037686F"/>
    <w:rsid w:val="00381DB6"/>
    <w:rsid w:val="00381DB9"/>
    <w:rsid w:val="00382160"/>
    <w:rsid w:val="00382544"/>
    <w:rsid w:val="003834D9"/>
    <w:rsid w:val="00385550"/>
    <w:rsid w:val="00392674"/>
    <w:rsid w:val="003932EC"/>
    <w:rsid w:val="00394502"/>
    <w:rsid w:val="003A21E7"/>
    <w:rsid w:val="003A2FEB"/>
    <w:rsid w:val="003A4223"/>
    <w:rsid w:val="003A74AA"/>
    <w:rsid w:val="003B19FA"/>
    <w:rsid w:val="003B24E8"/>
    <w:rsid w:val="003B339F"/>
    <w:rsid w:val="003B75DC"/>
    <w:rsid w:val="003C0386"/>
    <w:rsid w:val="003C3051"/>
    <w:rsid w:val="003D5C9A"/>
    <w:rsid w:val="003D608B"/>
    <w:rsid w:val="003D7F58"/>
    <w:rsid w:val="003E0538"/>
    <w:rsid w:val="003E18BC"/>
    <w:rsid w:val="003E1E5C"/>
    <w:rsid w:val="003E2FB0"/>
    <w:rsid w:val="003E4E14"/>
    <w:rsid w:val="003F2EC5"/>
    <w:rsid w:val="003F47A3"/>
    <w:rsid w:val="003F68DF"/>
    <w:rsid w:val="003F6AA4"/>
    <w:rsid w:val="003F71A7"/>
    <w:rsid w:val="0040165A"/>
    <w:rsid w:val="0040195A"/>
    <w:rsid w:val="00405079"/>
    <w:rsid w:val="00405F9E"/>
    <w:rsid w:val="0040725A"/>
    <w:rsid w:val="004076D3"/>
    <w:rsid w:val="00411F84"/>
    <w:rsid w:val="00413B7F"/>
    <w:rsid w:val="004153FA"/>
    <w:rsid w:val="00416128"/>
    <w:rsid w:val="0041649D"/>
    <w:rsid w:val="00416DB8"/>
    <w:rsid w:val="00417CFF"/>
    <w:rsid w:val="00424AA7"/>
    <w:rsid w:val="0042532C"/>
    <w:rsid w:val="00435F98"/>
    <w:rsid w:val="00442051"/>
    <w:rsid w:val="004430B3"/>
    <w:rsid w:val="00446259"/>
    <w:rsid w:val="00446578"/>
    <w:rsid w:val="0045035F"/>
    <w:rsid w:val="00454629"/>
    <w:rsid w:val="00454DFA"/>
    <w:rsid w:val="004601F0"/>
    <w:rsid w:val="00465250"/>
    <w:rsid w:val="00467B68"/>
    <w:rsid w:val="00467F0D"/>
    <w:rsid w:val="004736B1"/>
    <w:rsid w:val="0048027D"/>
    <w:rsid w:val="0048111B"/>
    <w:rsid w:val="00482502"/>
    <w:rsid w:val="004843F2"/>
    <w:rsid w:val="0049129B"/>
    <w:rsid w:val="00491D97"/>
    <w:rsid w:val="00492755"/>
    <w:rsid w:val="004931DE"/>
    <w:rsid w:val="00494D51"/>
    <w:rsid w:val="004A0089"/>
    <w:rsid w:val="004A181B"/>
    <w:rsid w:val="004A1C8A"/>
    <w:rsid w:val="004A21B9"/>
    <w:rsid w:val="004A262A"/>
    <w:rsid w:val="004A4417"/>
    <w:rsid w:val="004A6C30"/>
    <w:rsid w:val="004B035E"/>
    <w:rsid w:val="004B6A12"/>
    <w:rsid w:val="004C32E3"/>
    <w:rsid w:val="004C3EAC"/>
    <w:rsid w:val="004C72EC"/>
    <w:rsid w:val="004C7A6E"/>
    <w:rsid w:val="004D0D25"/>
    <w:rsid w:val="004E0B1A"/>
    <w:rsid w:val="004E2274"/>
    <w:rsid w:val="004E3E88"/>
    <w:rsid w:val="004E5BE1"/>
    <w:rsid w:val="004F13A4"/>
    <w:rsid w:val="004F2A64"/>
    <w:rsid w:val="004F4A35"/>
    <w:rsid w:val="004F4F1E"/>
    <w:rsid w:val="005042E3"/>
    <w:rsid w:val="00506733"/>
    <w:rsid w:val="00507A9B"/>
    <w:rsid w:val="0051071E"/>
    <w:rsid w:val="00514346"/>
    <w:rsid w:val="005209D9"/>
    <w:rsid w:val="00520B76"/>
    <w:rsid w:val="005215CD"/>
    <w:rsid w:val="005245BB"/>
    <w:rsid w:val="005245F2"/>
    <w:rsid w:val="00525317"/>
    <w:rsid w:val="00526CED"/>
    <w:rsid w:val="00527475"/>
    <w:rsid w:val="005329D5"/>
    <w:rsid w:val="00533600"/>
    <w:rsid w:val="00535DE6"/>
    <w:rsid w:val="00536178"/>
    <w:rsid w:val="0053756A"/>
    <w:rsid w:val="00540B71"/>
    <w:rsid w:val="00541678"/>
    <w:rsid w:val="0055293A"/>
    <w:rsid w:val="0055468D"/>
    <w:rsid w:val="005573BD"/>
    <w:rsid w:val="0056286C"/>
    <w:rsid w:val="00565880"/>
    <w:rsid w:val="00565C64"/>
    <w:rsid w:val="00565D8F"/>
    <w:rsid w:val="0056738A"/>
    <w:rsid w:val="00570A25"/>
    <w:rsid w:val="00574C5E"/>
    <w:rsid w:val="005770C3"/>
    <w:rsid w:val="00581DAD"/>
    <w:rsid w:val="005842D0"/>
    <w:rsid w:val="00587F6F"/>
    <w:rsid w:val="00593AD2"/>
    <w:rsid w:val="005A317D"/>
    <w:rsid w:val="005A37A6"/>
    <w:rsid w:val="005A744F"/>
    <w:rsid w:val="005B25C7"/>
    <w:rsid w:val="005B5CDC"/>
    <w:rsid w:val="005C29D9"/>
    <w:rsid w:val="005C400A"/>
    <w:rsid w:val="005C4678"/>
    <w:rsid w:val="005C4739"/>
    <w:rsid w:val="005C5772"/>
    <w:rsid w:val="005D169B"/>
    <w:rsid w:val="005D46C8"/>
    <w:rsid w:val="005E3767"/>
    <w:rsid w:val="005E5B61"/>
    <w:rsid w:val="005F3CB3"/>
    <w:rsid w:val="005F67AF"/>
    <w:rsid w:val="006052F3"/>
    <w:rsid w:val="00611D28"/>
    <w:rsid w:val="00611DB1"/>
    <w:rsid w:val="00623E53"/>
    <w:rsid w:val="00624E24"/>
    <w:rsid w:val="006315C4"/>
    <w:rsid w:val="006465CE"/>
    <w:rsid w:val="0064699B"/>
    <w:rsid w:val="00650F1F"/>
    <w:rsid w:val="00651BC6"/>
    <w:rsid w:val="00652DA9"/>
    <w:rsid w:val="00656811"/>
    <w:rsid w:val="006570E8"/>
    <w:rsid w:val="006631F5"/>
    <w:rsid w:val="0066503D"/>
    <w:rsid w:val="00666D8E"/>
    <w:rsid w:val="00670D4B"/>
    <w:rsid w:val="00672628"/>
    <w:rsid w:val="00680644"/>
    <w:rsid w:val="00680C95"/>
    <w:rsid w:val="006854BE"/>
    <w:rsid w:val="00690CAD"/>
    <w:rsid w:val="0069129F"/>
    <w:rsid w:val="00692BF7"/>
    <w:rsid w:val="006960E4"/>
    <w:rsid w:val="00696142"/>
    <w:rsid w:val="006970D5"/>
    <w:rsid w:val="006976A5"/>
    <w:rsid w:val="006A0FF3"/>
    <w:rsid w:val="006A15D0"/>
    <w:rsid w:val="006B10AF"/>
    <w:rsid w:val="006B23F7"/>
    <w:rsid w:val="006B250D"/>
    <w:rsid w:val="006B6090"/>
    <w:rsid w:val="006B634B"/>
    <w:rsid w:val="006C12F2"/>
    <w:rsid w:val="006C1668"/>
    <w:rsid w:val="006C5F93"/>
    <w:rsid w:val="006D0233"/>
    <w:rsid w:val="006D0DA9"/>
    <w:rsid w:val="006D0F28"/>
    <w:rsid w:val="006D3BED"/>
    <w:rsid w:val="006D4EA2"/>
    <w:rsid w:val="006D6D90"/>
    <w:rsid w:val="006E237B"/>
    <w:rsid w:val="006F379C"/>
    <w:rsid w:val="006F6992"/>
    <w:rsid w:val="006F6DD0"/>
    <w:rsid w:val="006F7728"/>
    <w:rsid w:val="00702C8E"/>
    <w:rsid w:val="007119EF"/>
    <w:rsid w:val="0072041E"/>
    <w:rsid w:val="00720EE8"/>
    <w:rsid w:val="00726551"/>
    <w:rsid w:val="0073247A"/>
    <w:rsid w:val="007355DD"/>
    <w:rsid w:val="007419C8"/>
    <w:rsid w:val="00743EA4"/>
    <w:rsid w:val="007445C4"/>
    <w:rsid w:val="007453CE"/>
    <w:rsid w:val="00751A64"/>
    <w:rsid w:val="00753B9E"/>
    <w:rsid w:val="0075585E"/>
    <w:rsid w:val="00756807"/>
    <w:rsid w:val="00756A80"/>
    <w:rsid w:val="007606A8"/>
    <w:rsid w:val="0076373D"/>
    <w:rsid w:val="007638D2"/>
    <w:rsid w:val="00764D3A"/>
    <w:rsid w:val="00765AB0"/>
    <w:rsid w:val="007669A8"/>
    <w:rsid w:val="00770609"/>
    <w:rsid w:val="00771557"/>
    <w:rsid w:val="00771EAC"/>
    <w:rsid w:val="00773911"/>
    <w:rsid w:val="00775F9D"/>
    <w:rsid w:val="00776F4E"/>
    <w:rsid w:val="00782400"/>
    <w:rsid w:val="00782AD5"/>
    <w:rsid w:val="0078770C"/>
    <w:rsid w:val="007900F8"/>
    <w:rsid w:val="007904F6"/>
    <w:rsid w:val="00793360"/>
    <w:rsid w:val="00796807"/>
    <w:rsid w:val="007A1315"/>
    <w:rsid w:val="007A2494"/>
    <w:rsid w:val="007A24AD"/>
    <w:rsid w:val="007A479D"/>
    <w:rsid w:val="007A738D"/>
    <w:rsid w:val="007B5419"/>
    <w:rsid w:val="007B6974"/>
    <w:rsid w:val="007C0F92"/>
    <w:rsid w:val="007C1EA5"/>
    <w:rsid w:val="007C3124"/>
    <w:rsid w:val="007C4166"/>
    <w:rsid w:val="007C4244"/>
    <w:rsid w:val="007C5E2E"/>
    <w:rsid w:val="007C7191"/>
    <w:rsid w:val="007C775F"/>
    <w:rsid w:val="007D11C4"/>
    <w:rsid w:val="007D1A4F"/>
    <w:rsid w:val="007D2BEC"/>
    <w:rsid w:val="007D5807"/>
    <w:rsid w:val="007D77A5"/>
    <w:rsid w:val="007E019B"/>
    <w:rsid w:val="007E16B6"/>
    <w:rsid w:val="007E1CC3"/>
    <w:rsid w:val="007E2540"/>
    <w:rsid w:val="007E3CA8"/>
    <w:rsid w:val="007E63C2"/>
    <w:rsid w:val="007F0E20"/>
    <w:rsid w:val="007F5EC6"/>
    <w:rsid w:val="007F7BCE"/>
    <w:rsid w:val="00800D63"/>
    <w:rsid w:val="00803692"/>
    <w:rsid w:val="00807F06"/>
    <w:rsid w:val="0081754C"/>
    <w:rsid w:val="00822A3C"/>
    <w:rsid w:val="00824330"/>
    <w:rsid w:val="0082496D"/>
    <w:rsid w:val="00824A5D"/>
    <w:rsid w:val="0083381B"/>
    <w:rsid w:val="00842CDC"/>
    <w:rsid w:val="00842D73"/>
    <w:rsid w:val="0084443B"/>
    <w:rsid w:val="0084452E"/>
    <w:rsid w:val="0085042A"/>
    <w:rsid w:val="008535D1"/>
    <w:rsid w:val="008541E2"/>
    <w:rsid w:val="00854DBE"/>
    <w:rsid w:val="0085670F"/>
    <w:rsid w:val="00861255"/>
    <w:rsid w:val="00867CAD"/>
    <w:rsid w:val="0087471D"/>
    <w:rsid w:val="00877C96"/>
    <w:rsid w:val="00880486"/>
    <w:rsid w:val="0088082E"/>
    <w:rsid w:val="00880AD1"/>
    <w:rsid w:val="00881233"/>
    <w:rsid w:val="008826C5"/>
    <w:rsid w:val="00887E2D"/>
    <w:rsid w:val="008927A1"/>
    <w:rsid w:val="00896056"/>
    <w:rsid w:val="00897B8D"/>
    <w:rsid w:val="008A22A5"/>
    <w:rsid w:val="008A3ED4"/>
    <w:rsid w:val="008A432A"/>
    <w:rsid w:val="008A4D0F"/>
    <w:rsid w:val="008A6B7E"/>
    <w:rsid w:val="008B1C0E"/>
    <w:rsid w:val="008B1D4B"/>
    <w:rsid w:val="008B2A88"/>
    <w:rsid w:val="008B47BD"/>
    <w:rsid w:val="008B68D7"/>
    <w:rsid w:val="008C341C"/>
    <w:rsid w:val="008D49FF"/>
    <w:rsid w:val="008D67B1"/>
    <w:rsid w:val="008E2735"/>
    <w:rsid w:val="008E28C8"/>
    <w:rsid w:val="008E3439"/>
    <w:rsid w:val="008E6D2D"/>
    <w:rsid w:val="008F0566"/>
    <w:rsid w:val="008F0C42"/>
    <w:rsid w:val="008F2F66"/>
    <w:rsid w:val="008F394A"/>
    <w:rsid w:val="00901E30"/>
    <w:rsid w:val="0090535F"/>
    <w:rsid w:val="00907863"/>
    <w:rsid w:val="00910AF0"/>
    <w:rsid w:val="00911853"/>
    <w:rsid w:val="00911C00"/>
    <w:rsid w:val="009135B4"/>
    <w:rsid w:val="0092052D"/>
    <w:rsid w:val="00920667"/>
    <w:rsid w:val="009306CF"/>
    <w:rsid w:val="00930C6F"/>
    <w:rsid w:val="00936A42"/>
    <w:rsid w:val="009377F4"/>
    <w:rsid w:val="00940813"/>
    <w:rsid w:val="00945CB2"/>
    <w:rsid w:val="00946AF6"/>
    <w:rsid w:val="009509E2"/>
    <w:rsid w:val="00950F8E"/>
    <w:rsid w:val="00954AF7"/>
    <w:rsid w:val="00955BD1"/>
    <w:rsid w:val="00963B44"/>
    <w:rsid w:val="00963DE2"/>
    <w:rsid w:val="00967349"/>
    <w:rsid w:val="00967FDC"/>
    <w:rsid w:val="00972875"/>
    <w:rsid w:val="009759C3"/>
    <w:rsid w:val="00976188"/>
    <w:rsid w:val="00977070"/>
    <w:rsid w:val="00980579"/>
    <w:rsid w:val="009815B2"/>
    <w:rsid w:val="00983A96"/>
    <w:rsid w:val="00985035"/>
    <w:rsid w:val="009853F5"/>
    <w:rsid w:val="009922D0"/>
    <w:rsid w:val="00996744"/>
    <w:rsid w:val="00996DDC"/>
    <w:rsid w:val="00996E3E"/>
    <w:rsid w:val="00997BF0"/>
    <w:rsid w:val="00997F6C"/>
    <w:rsid w:val="009B028E"/>
    <w:rsid w:val="009B3BBD"/>
    <w:rsid w:val="009C053B"/>
    <w:rsid w:val="009C1615"/>
    <w:rsid w:val="009C2628"/>
    <w:rsid w:val="009C73C2"/>
    <w:rsid w:val="009D1BEA"/>
    <w:rsid w:val="009D21D2"/>
    <w:rsid w:val="009D250E"/>
    <w:rsid w:val="009D6E27"/>
    <w:rsid w:val="009E45AE"/>
    <w:rsid w:val="009E469C"/>
    <w:rsid w:val="009E6DEE"/>
    <w:rsid w:val="009E7557"/>
    <w:rsid w:val="009F168C"/>
    <w:rsid w:val="009F3CF4"/>
    <w:rsid w:val="009F44FD"/>
    <w:rsid w:val="009F4897"/>
    <w:rsid w:val="009F5A7A"/>
    <w:rsid w:val="009F7796"/>
    <w:rsid w:val="00A01392"/>
    <w:rsid w:val="00A0169C"/>
    <w:rsid w:val="00A03A50"/>
    <w:rsid w:val="00A0521C"/>
    <w:rsid w:val="00A06451"/>
    <w:rsid w:val="00A07DB1"/>
    <w:rsid w:val="00A07F73"/>
    <w:rsid w:val="00A13BA8"/>
    <w:rsid w:val="00A21A7F"/>
    <w:rsid w:val="00A26824"/>
    <w:rsid w:val="00A26D21"/>
    <w:rsid w:val="00A26EE2"/>
    <w:rsid w:val="00A33E20"/>
    <w:rsid w:val="00A414CF"/>
    <w:rsid w:val="00A41D05"/>
    <w:rsid w:val="00A4252C"/>
    <w:rsid w:val="00A44FCE"/>
    <w:rsid w:val="00A50681"/>
    <w:rsid w:val="00A51601"/>
    <w:rsid w:val="00A5205E"/>
    <w:rsid w:val="00A54E68"/>
    <w:rsid w:val="00A6635C"/>
    <w:rsid w:val="00A6720D"/>
    <w:rsid w:val="00A70ECF"/>
    <w:rsid w:val="00A713D3"/>
    <w:rsid w:val="00A72133"/>
    <w:rsid w:val="00A72160"/>
    <w:rsid w:val="00A76C33"/>
    <w:rsid w:val="00A76E1C"/>
    <w:rsid w:val="00A80F1B"/>
    <w:rsid w:val="00A81415"/>
    <w:rsid w:val="00A81E13"/>
    <w:rsid w:val="00A8205D"/>
    <w:rsid w:val="00A820BC"/>
    <w:rsid w:val="00A82E06"/>
    <w:rsid w:val="00A836E3"/>
    <w:rsid w:val="00A93368"/>
    <w:rsid w:val="00A93D3E"/>
    <w:rsid w:val="00A94222"/>
    <w:rsid w:val="00A95805"/>
    <w:rsid w:val="00A973A8"/>
    <w:rsid w:val="00AA0248"/>
    <w:rsid w:val="00AA23DE"/>
    <w:rsid w:val="00AA3A99"/>
    <w:rsid w:val="00AB1978"/>
    <w:rsid w:val="00AB2CC6"/>
    <w:rsid w:val="00AB6EBD"/>
    <w:rsid w:val="00AC2BD1"/>
    <w:rsid w:val="00AC586D"/>
    <w:rsid w:val="00AC6D1F"/>
    <w:rsid w:val="00AD0400"/>
    <w:rsid w:val="00AE6253"/>
    <w:rsid w:val="00AE6B80"/>
    <w:rsid w:val="00AE7B29"/>
    <w:rsid w:val="00AE7F75"/>
    <w:rsid w:val="00AF4D7C"/>
    <w:rsid w:val="00AF52FD"/>
    <w:rsid w:val="00B000A8"/>
    <w:rsid w:val="00B0096A"/>
    <w:rsid w:val="00B01381"/>
    <w:rsid w:val="00B01426"/>
    <w:rsid w:val="00B04570"/>
    <w:rsid w:val="00B06213"/>
    <w:rsid w:val="00B12755"/>
    <w:rsid w:val="00B151EA"/>
    <w:rsid w:val="00B15945"/>
    <w:rsid w:val="00B177E7"/>
    <w:rsid w:val="00B23ADD"/>
    <w:rsid w:val="00B32824"/>
    <w:rsid w:val="00B33C67"/>
    <w:rsid w:val="00B352AF"/>
    <w:rsid w:val="00B4416C"/>
    <w:rsid w:val="00B4637E"/>
    <w:rsid w:val="00B50D18"/>
    <w:rsid w:val="00B531E6"/>
    <w:rsid w:val="00B542E2"/>
    <w:rsid w:val="00B57AD3"/>
    <w:rsid w:val="00B57F22"/>
    <w:rsid w:val="00B618AC"/>
    <w:rsid w:val="00B63A29"/>
    <w:rsid w:val="00B64FF3"/>
    <w:rsid w:val="00B72627"/>
    <w:rsid w:val="00B730F9"/>
    <w:rsid w:val="00B73B77"/>
    <w:rsid w:val="00B7481E"/>
    <w:rsid w:val="00B760A5"/>
    <w:rsid w:val="00B766FC"/>
    <w:rsid w:val="00B768A7"/>
    <w:rsid w:val="00B85D0C"/>
    <w:rsid w:val="00B8609F"/>
    <w:rsid w:val="00B91006"/>
    <w:rsid w:val="00B9482A"/>
    <w:rsid w:val="00BA21CC"/>
    <w:rsid w:val="00BA262A"/>
    <w:rsid w:val="00BA7FB8"/>
    <w:rsid w:val="00BC1E6E"/>
    <w:rsid w:val="00BC2C9D"/>
    <w:rsid w:val="00BC618C"/>
    <w:rsid w:val="00BD0ACB"/>
    <w:rsid w:val="00BD14BA"/>
    <w:rsid w:val="00BE1CB6"/>
    <w:rsid w:val="00BE2149"/>
    <w:rsid w:val="00BE2893"/>
    <w:rsid w:val="00BE423F"/>
    <w:rsid w:val="00BE4FB2"/>
    <w:rsid w:val="00BF54FF"/>
    <w:rsid w:val="00C00D18"/>
    <w:rsid w:val="00C00DF8"/>
    <w:rsid w:val="00C02920"/>
    <w:rsid w:val="00C03667"/>
    <w:rsid w:val="00C06FE0"/>
    <w:rsid w:val="00C11059"/>
    <w:rsid w:val="00C12C0E"/>
    <w:rsid w:val="00C12D51"/>
    <w:rsid w:val="00C148D9"/>
    <w:rsid w:val="00C1515B"/>
    <w:rsid w:val="00C25A2A"/>
    <w:rsid w:val="00C27C01"/>
    <w:rsid w:val="00C37B80"/>
    <w:rsid w:val="00C37CDB"/>
    <w:rsid w:val="00C46970"/>
    <w:rsid w:val="00C4773C"/>
    <w:rsid w:val="00C47B4B"/>
    <w:rsid w:val="00C50501"/>
    <w:rsid w:val="00C5659E"/>
    <w:rsid w:val="00C5722A"/>
    <w:rsid w:val="00C602B3"/>
    <w:rsid w:val="00C62A8A"/>
    <w:rsid w:val="00C670B1"/>
    <w:rsid w:val="00C738AA"/>
    <w:rsid w:val="00C74830"/>
    <w:rsid w:val="00C74991"/>
    <w:rsid w:val="00C75020"/>
    <w:rsid w:val="00C76804"/>
    <w:rsid w:val="00C80F34"/>
    <w:rsid w:val="00C83A18"/>
    <w:rsid w:val="00C83C55"/>
    <w:rsid w:val="00C83D0C"/>
    <w:rsid w:val="00C86363"/>
    <w:rsid w:val="00C90189"/>
    <w:rsid w:val="00C97C0B"/>
    <w:rsid w:val="00CA05C6"/>
    <w:rsid w:val="00CA161A"/>
    <w:rsid w:val="00CA263C"/>
    <w:rsid w:val="00CA3825"/>
    <w:rsid w:val="00CA518A"/>
    <w:rsid w:val="00CA5BDF"/>
    <w:rsid w:val="00CA75AC"/>
    <w:rsid w:val="00CB2846"/>
    <w:rsid w:val="00CB78D8"/>
    <w:rsid w:val="00CC14DA"/>
    <w:rsid w:val="00CC1BA6"/>
    <w:rsid w:val="00CC2A86"/>
    <w:rsid w:val="00CC64C7"/>
    <w:rsid w:val="00CC6BA5"/>
    <w:rsid w:val="00CD0DF0"/>
    <w:rsid w:val="00CD129F"/>
    <w:rsid w:val="00CD29D5"/>
    <w:rsid w:val="00CD2BBF"/>
    <w:rsid w:val="00CD2C24"/>
    <w:rsid w:val="00CD2FB5"/>
    <w:rsid w:val="00CD644A"/>
    <w:rsid w:val="00CE4A25"/>
    <w:rsid w:val="00CF3DAF"/>
    <w:rsid w:val="00CF4C9A"/>
    <w:rsid w:val="00D00943"/>
    <w:rsid w:val="00D10F3E"/>
    <w:rsid w:val="00D125F6"/>
    <w:rsid w:val="00D16EF0"/>
    <w:rsid w:val="00D253D5"/>
    <w:rsid w:val="00D30CE2"/>
    <w:rsid w:val="00D318B4"/>
    <w:rsid w:val="00D3429F"/>
    <w:rsid w:val="00D34B1D"/>
    <w:rsid w:val="00D357BF"/>
    <w:rsid w:val="00D36C37"/>
    <w:rsid w:val="00D4045B"/>
    <w:rsid w:val="00D412A8"/>
    <w:rsid w:val="00D42C04"/>
    <w:rsid w:val="00D50D39"/>
    <w:rsid w:val="00D53BC5"/>
    <w:rsid w:val="00D6216E"/>
    <w:rsid w:val="00D6657C"/>
    <w:rsid w:val="00D705C9"/>
    <w:rsid w:val="00D70F27"/>
    <w:rsid w:val="00D7309C"/>
    <w:rsid w:val="00D76DA0"/>
    <w:rsid w:val="00D81283"/>
    <w:rsid w:val="00D81AA7"/>
    <w:rsid w:val="00D82CCD"/>
    <w:rsid w:val="00D83A88"/>
    <w:rsid w:val="00D84C87"/>
    <w:rsid w:val="00D861E5"/>
    <w:rsid w:val="00D909AA"/>
    <w:rsid w:val="00D90B30"/>
    <w:rsid w:val="00D92CA5"/>
    <w:rsid w:val="00D92F8C"/>
    <w:rsid w:val="00D97E99"/>
    <w:rsid w:val="00DA214B"/>
    <w:rsid w:val="00DA274C"/>
    <w:rsid w:val="00DA73BF"/>
    <w:rsid w:val="00DB05BD"/>
    <w:rsid w:val="00DB18A7"/>
    <w:rsid w:val="00DB1C43"/>
    <w:rsid w:val="00DB440F"/>
    <w:rsid w:val="00DB5D5F"/>
    <w:rsid w:val="00DB669C"/>
    <w:rsid w:val="00DB6828"/>
    <w:rsid w:val="00DC10AD"/>
    <w:rsid w:val="00DC200A"/>
    <w:rsid w:val="00DC247D"/>
    <w:rsid w:val="00DC3F63"/>
    <w:rsid w:val="00DC7CBC"/>
    <w:rsid w:val="00DD44A8"/>
    <w:rsid w:val="00DD52AC"/>
    <w:rsid w:val="00DD6A66"/>
    <w:rsid w:val="00DE2E4E"/>
    <w:rsid w:val="00DE44CA"/>
    <w:rsid w:val="00DE5154"/>
    <w:rsid w:val="00DE582C"/>
    <w:rsid w:val="00DF0273"/>
    <w:rsid w:val="00DF4484"/>
    <w:rsid w:val="00DF64F3"/>
    <w:rsid w:val="00DF6EDA"/>
    <w:rsid w:val="00E01018"/>
    <w:rsid w:val="00E02EB7"/>
    <w:rsid w:val="00E05C2F"/>
    <w:rsid w:val="00E07888"/>
    <w:rsid w:val="00E11DAE"/>
    <w:rsid w:val="00E12EAE"/>
    <w:rsid w:val="00E1303A"/>
    <w:rsid w:val="00E1457F"/>
    <w:rsid w:val="00E14810"/>
    <w:rsid w:val="00E2460F"/>
    <w:rsid w:val="00E27280"/>
    <w:rsid w:val="00E27DDD"/>
    <w:rsid w:val="00E31998"/>
    <w:rsid w:val="00E31C95"/>
    <w:rsid w:val="00E32A8E"/>
    <w:rsid w:val="00E33534"/>
    <w:rsid w:val="00E35739"/>
    <w:rsid w:val="00E37D00"/>
    <w:rsid w:val="00E4125B"/>
    <w:rsid w:val="00E41CE4"/>
    <w:rsid w:val="00E45C24"/>
    <w:rsid w:val="00E474BA"/>
    <w:rsid w:val="00E50A37"/>
    <w:rsid w:val="00E50B6F"/>
    <w:rsid w:val="00E56241"/>
    <w:rsid w:val="00E56E88"/>
    <w:rsid w:val="00E57498"/>
    <w:rsid w:val="00E6200C"/>
    <w:rsid w:val="00E65414"/>
    <w:rsid w:val="00E66AB8"/>
    <w:rsid w:val="00E70096"/>
    <w:rsid w:val="00E705BA"/>
    <w:rsid w:val="00E71E90"/>
    <w:rsid w:val="00E72EEB"/>
    <w:rsid w:val="00E751EB"/>
    <w:rsid w:val="00E809A4"/>
    <w:rsid w:val="00E835F0"/>
    <w:rsid w:val="00E85783"/>
    <w:rsid w:val="00E86CFF"/>
    <w:rsid w:val="00E938D8"/>
    <w:rsid w:val="00E95929"/>
    <w:rsid w:val="00E964E6"/>
    <w:rsid w:val="00EA16BC"/>
    <w:rsid w:val="00EA1E54"/>
    <w:rsid w:val="00EB00F4"/>
    <w:rsid w:val="00EB6838"/>
    <w:rsid w:val="00EB6BE5"/>
    <w:rsid w:val="00EB7199"/>
    <w:rsid w:val="00EC264D"/>
    <w:rsid w:val="00EC3B47"/>
    <w:rsid w:val="00EC5710"/>
    <w:rsid w:val="00EC66DC"/>
    <w:rsid w:val="00EC7652"/>
    <w:rsid w:val="00ED04D7"/>
    <w:rsid w:val="00ED1F18"/>
    <w:rsid w:val="00ED56AB"/>
    <w:rsid w:val="00ED5CF4"/>
    <w:rsid w:val="00ED7932"/>
    <w:rsid w:val="00EF3254"/>
    <w:rsid w:val="00EF4131"/>
    <w:rsid w:val="00EF4495"/>
    <w:rsid w:val="00EF6E35"/>
    <w:rsid w:val="00EF72CE"/>
    <w:rsid w:val="00F00861"/>
    <w:rsid w:val="00F01C39"/>
    <w:rsid w:val="00F02BB1"/>
    <w:rsid w:val="00F11BFD"/>
    <w:rsid w:val="00F12CB2"/>
    <w:rsid w:val="00F2127B"/>
    <w:rsid w:val="00F21291"/>
    <w:rsid w:val="00F2572B"/>
    <w:rsid w:val="00F26EB9"/>
    <w:rsid w:val="00F33BA8"/>
    <w:rsid w:val="00F33C1B"/>
    <w:rsid w:val="00F405E8"/>
    <w:rsid w:val="00F44F6B"/>
    <w:rsid w:val="00F4512F"/>
    <w:rsid w:val="00F455B7"/>
    <w:rsid w:val="00F5253F"/>
    <w:rsid w:val="00F54B58"/>
    <w:rsid w:val="00F644D1"/>
    <w:rsid w:val="00F64A10"/>
    <w:rsid w:val="00F661A0"/>
    <w:rsid w:val="00F6741B"/>
    <w:rsid w:val="00F675CF"/>
    <w:rsid w:val="00F675E8"/>
    <w:rsid w:val="00F726C8"/>
    <w:rsid w:val="00F74A4F"/>
    <w:rsid w:val="00F77174"/>
    <w:rsid w:val="00F773BC"/>
    <w:rsid w:val="00F8198A"/>
    <w:rsid w:val="00F83F31"/>
    <w:rsid w:val="00F84E86"/>
    <w:rsid w:val="00F87004"/>
    <w:rsid w:val="00F87B74"/>
    <w:rsid w:val="00F87F8C"/>
    <w:rsid w:val="00F91D93"/>
    <w:rsid w:val="00F96E44"/>
    <w:rsid w:val="00F97265"/>
    <w:rsid w:val="00F97969"/>
    <w:rsid w:val="00FA08AA"/>
    <w:rsid w:val="00FA200B"/>
    <w:rsid w:val="00FA2649"/>
    <w:rsid w:val="00FA37D9"/>
    <w:rsid w:val="00FA5BC7"/>
    <w:rsid w:val="00FA6E44"/>
    <w:rsid w:val="00FB154D"/>
    <w:rsid w:val="00FB2049"/>
    <w:rsid w:val="00FB4783"/>
    <w:rsid w:val="00FB665B"/>
    <w:rsid w:val="00FB6AA3"/>
    <w:rsid w:val="00FB6F7C"/>
    <w:rsid w:val="00FB7AFC"/>
    <w:rsid w:val="00FC1EF6"/>
    <w:rsid w:val="00FC613A"/>
    <w:rsid w:val="00FD13F8"/>
    <w:rsid w:val="00FD4422"/>
    <w:rsid w:val="00FE09C1"/>
    <w:rsid w:val="00FF1EDF"/>
    <w:rsid w:val="00FF4BD6"/>
    <w:rsid w:val="00FF5D3A"/>
    <w:rsid w:val="00FF7383"/>
    <w:rsid w:val="00FF79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05A83"/>
  <w15:chartTrackingRefBased/>
  <w15:docId w15:val="{A709FD81-62C6-45BF-8F31-EC6300151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D31D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D31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31DC"/>
    <w:pPr>
      <w:keepNext/>
      <w:keepLines/>
      <w:spacing w:before="260" w:after="260" w:line="416" w:lineRule="auto"/>
      <w:outlineLvl w:val="2"/>
    </w:pPr>
    <w:rPr>
      <w:b/>
      <w:bCs/>
      <w:sz w:val="32"/>
      <w:szCs w:val="32"/>
    </w:rPr>
  </w:style>
  <w:style w:type="paragraph" w:styleId="4">
    <w:name w:val="heading 4"/>
    <w:basedOn w:val="a"/>
    <w:link w:val="40"/>
    <w:uiPriority w:val="9"/>
    <w:qFormat/>
    <w:rsid w:val="006F7728"/>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unhideWhenUsed/>
    <w:qFormat/>
    <w:rsid w:val="006F77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31DC"/>
    <w:rPr>
      <w:rFonts w:ascii="宋体" w:eastAsia="宋体" w:hAnsi="宋体" w:cs="宋体"/>
      <w:b/>
      <w:bCs/>
      <w:kern w:val="36"/>
      <w:sz w:val="48"/>
      <w:szCs w:val="48"/>
    </w:rPr>
  </w:style>
  <w:style w:type="paragraph" w:styleId="a3">
    <w:name w:val="Normal (Web)"/>
    <w:basedOn w:val="a"/>
    <w:uiPriority w:val="99"/>
    <w:semiHidden/>
    <w:unhideWhenUsed/>
    <w:rsid w:val="002D31DC"/>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2D31DC"/>
    <w:rPr>
      <w:i/>
      <w:iCs/>
    </w:rPr>
  </w:style>
  <w:style w:type="character" w:styleId="a5">
    <w:name w:val="Hyperlink"/>
    <w:basedOn w:val="a0"/>
    <w:uiPriority w:val="99"/>
    <w:unhideWhenUsed/>
    <w:rsid w:val="002D31DC"/>
    <w:rPr>
      <w:color w:val="0000FF"/>
      <w:u w:val="single"/>
    </w:rPr>
  </w:style>
  <w:style w:type="character" w:styleId="HTML">
    <w:name w:val="HTML Code"/>
    <w:basedOn w:val="a0"/>
    <w:uiPriority w:val="99"/>
    <w:semiHidden/>
    <w:unhideWhenUsed/>
    <w:rsid w:val="002D31DC"/>
    <w:rPr>
      <w:rFonts w:ascii="宋体" w:eastAsia="宋体" w:hAnsi="宋体" w:cs="宋体"/>
      <w:sz w:val="24"/>
      <w:szCs w:val="24"/>
    </w:rPr>
  </w:style>
  <w:style w:type="character" w:customStyle="1" w:styleId="20">
    <w:name w:val="标题 2 字符"/>
    <w:basedOn w:val="a0"/>
    <w:link w:val="2"/>
    <w:uiPriority w:val="9"/>
    <w:rsid w:val="002D31D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D31DC"/>
    <w:rPr>
      <w:b/>
      <w:bCs/>
      <w:sz w:val="32"/>
      <w:szCs w:val="32"/>
    </w:rPr>
  </w:style>
  <w:style w:type="character" w:styleId="a6">
    <w:name w:val="FollowedHyperlink"/>
    <w:basedOn w:val="a0"/>
    <w:uiPriority w:val="99"/>
    <w:semiHidden/>
    <w:unhideWhenUsed/>
    <w:rsid w:val="002D31DC"/>
    <w:rPr>
      <w:color w:val="800080"/>
      <w:u w:val="single"/>
    </w:rPr>
  </w:style>
  <w:style w:type="paragraph" w:styleId="HTML0">
    <w:name w:val="HTML Preformatted"/>
    <w:basedOn w:val="a"/>
    <w:link w:val="HTML1"/>
    <w:uiPriority w:val="99"/>
    <w:semiHidden/>
    <w:unhideWhenUsed/>
    <w:rsid w:val="002D31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D31DC"/>
    <w:rPr>
      <w:rFonts w:ascii="宋体" w:eastAsia="宋体" w:hAnsi="宋体" w:cs="宋体"/>
      <w:kern w:val="0"/>
      <w:sz w:val="24"/>
      <w:szCs w:val="24"/>
    </w:rPr>
  </w:style>
  <w:style w:type="character" w:customStyle="1" w:styleId="com">
    <w:name w:val="com"/>
    <w:basedOn w:val="a0"/>
    <w:rsid w:val="002D31DC"/>
  </w:style>
  <w:style w:type="character" w:customStyle="1" w:styleId="pln">
    <w:name w:val="pln"/>
    <w:basedOn w:val="a0"/>
    <w:rsid w:val="002D31DC"/>
  </w:style>
  <w:style w:type="character" w:customStyle="1" w:styleId="kwd">
    <w:name w:val="kwd"/>
    <w:basedOn w:val="a0"/>
    <w:rsid w:val="002D31DC"/>
  </w:style>
  <w:style w:type="character" w:customStyle="1" w:styleId="pun">
    <w:name w:val="pun"/>
    <w:basedOn w:val="a0"/>
    <w:rsid w:val="002D31DC"/>
  </w:style>
  <w:style w:type="character" w:customStyle="1" w:styleId="str">
    <w:name w:val="str"/>
    <w:basedOn w:val="a0"/>
    <w:rsid w:val="002D31DC"/>
  </w:style>
  <w:style w:type="character" w:customStyle="1" w:styleId="lit">
    <w:name w:val="lit"/>
    <w:basedOn w:val="a0"/>
    <w:rsid w:val="002D31DC"/>
  </w:style>
  <w:style w:type="character" w:customStyle="1" w:styleId="typ">
    <w:name w:val="typ"/>
    <w:basedOn w:val="a0"/>
    <w:rsid w:val="002D31DC"/>
  </w:style>
  <w:style w:type="character" w:styleId="a7">
    <w:name w:val="Strong"/>
    <w:basedOn w:val="a0"/>
    <w:uiPriority w:val="22"/>
    <w:qFormat/>
    <w:rsid w:val="001758D5"/>
    <w:rPr>
      <w:b/>
      <w:bCs/>
    </w:rPr>
  </w:style>
  <w:style w:type="character" w:customStyle="1" w:styleId="devsite-rating-stats">
    <w:name w:val="devsite-rating-stats"/>
    <w:basedOn w:val="a0"/>
    <w:rsid w:val="001758D5"/>
  </w:style>
  <w:style w:type="character" w:customStyle="1" w:styleId="ansi-yellow-fg">
    <w:name w:val="ansi-yellow-fg"/>
    <w:basedOn w:val="a0"/>
    <w:rsid w:val="001758D5"/>
  </w:style>
  <w:style w:type="character" w:customStyle="1" w:styleId="40">
    <w:name w:val="标题 4 字符"/>
    <w:basedOn w:val="a0"/>
    <w:link w:val="4"/>
    <w:uiPriority w:val="9"/>
    <w:rsid w:val="006F7728"/>
    <w:rPr>
      <w:rFonts w:ascii="宋体" w:eastAsia="宋体" w:hAnsi="宋体" w:cs="宋体"/>
      <w:b/>
      <w:bCs/>
      <w:kern w:val="0"/>
      <w:sz w:val="24"/>
      <w:szCs w:val="24"/>
    </w:rPr>
  </w:style>
  <w:style w:type="character" w:customStyle="1" w:styleId="50">
    <w:name w:val="标题 5 字符"/>
    <w:basedOn w:val="a0"/>
    <w:link w:val="5"/>
    <w:uiPriority w:val="9"/>
    <w:rsid w:val="006F7728"/>
    <w:rPr>
      <w:b/>
      <w:bCs/>
      <w:sz w:val="28"/>
      <w:szCs w:val="28"/>
    </w:rPr>
  </w:style>
  <w:style w:type="paragraph" w:customStyle="1" w:styleId="tip">
    <w:name w:val="tip"/>
    <w:basedOn w:val="a"/>
    <w:rsid w:val="006F7728"/>
    <w:pPr>
      <w:widowControl/>
      <w:spacing w:before="100" w:beforeAutospacing="1" w:after="100" w:afterAutospacing="1"/>
      <w:jc w:val="left"/>
    </w:pPr>
    <w:rPr>
      <w:rFonts w:ascii="宋体" w:eastAsia="宋体" w:hAnsi="宋体" w:cs="宋体"/>
      <w:kern w:val="0"/>
      <w:sz w:val="24"/>
      <w:szCs w:val="24"/>
    </w:rPr>
  </w:style>
  <w:style w:type="character" w:customStyle="1" w:styleId="kn">
    <w:name w:val="kn"/>
    <w:basedOn w:val="a0"/>
    <w:rsid w:val="006F7728"/>
  </w:style>
  <w:style w:type="character" w:customStyle="1" w:styleId="nn">
    <w:name w:val="nn"/>
    <w:basedOn w:val="a0"/>
    <w:rsid w:val="006F7728"/>
  </w:style>
  <w:style w:type="character" w:customStyle="1" w:styleId="k">
    <w:name w:val="k"/>
    <w:basedOn w:val="a0"/>
    <w:rsid w:val="006F7728"/>
  </w:style>
  <w:style w:type="character" w:customStyle="1" w:styleId="n">
    <w:name w:val="n"/>
    <w:basedOn w:val="a0"/>
    <w:rsid w:val="006F7728"/>
  </w:style>
  <w:style w:type="character" w:customStyle="1" w:styleId="p">
    <w:name w:val="p"/>
    <w:basedOn w:val="a0"/>
    <w:rsid w:val="006F7728"/>
  </w:style>
  <w:style w:type="character" w:customStyle="1" w:styleId="c1">
    <w:name w:val="c1"/>
    <w:basedOn w:val="a0"/>
    <w:rsid w:val="006F7728"/>
  </w:style>
  <w:style w:type="character" w:customStyle="1" w:styleId="o">
    <w:name w:val="o"/>
    <w:basedOn w:val="a0"/>
    <w:rsid w:val="006F7728"/>
  </w:style>
  <w:style w:type="character" w:customStyle="1" w:styleId="nb">
    <w:name w:val="nb"/>
    <w:basedOn w:val="a0"/>
    <w:rsid w:val="006F7728"/>
  </w:style>
  <w:style w:type="character" w:customStyle="1" w:styleId="s1">
    <w:name w:val="s1"/>
    <w:basedOn w:val="a0"/>
    <w:rsid w:val="006F7728"/>
  </w:style>
  <w:style w:type="character" w:customStyle="1" w:styleId="kc">
    <w:name w:val="kc"/>
    <w:basedOn w:val="a0"/>
    <w:rsid w:val="006F7728"/>
  </w:style>
  <w:style w:type="character" w:customStyle="1" w:styleId="s2">
    <w:name w:val="s2"/>
    <w:basedOn w:val="a0"/>
    <w:rsid w:val="006F7728"/>
  </w:style>
  <w:style w:type="character" w:customStyle="1" w:styleId="nf">
    <w:name w:val="nf"/>
    <w:basedOn w:val="a0"/>
    <w:rsid w:val="006F7728"/>
  </w:style>
  <w:style w:type="character" w:customStyle="1" w:styleId="ow">
    <w:name w:val="ow"/>
    <w:basedOn w:val="a0"/>
    <w:rsid w:val="006F7728"/>
  </w:style>
  <w:style w:type="character" w:customStyle="1" w:styleId="se">
    <w:name w:val="se"/>
    <w:basedOn w:val="a0"/>
    <w:rsid w:val="006F7728"/>
  </w:style>
  <w:style w:type="character" w:customStyle="1" w:styleId="nc">
    <w:name w:val="nc"/>
    <w:basedOn w:val="a0"/>
    <w:rsid w:val="006F7728"/>
  </w:style>
  <w:style w:type="character" w:customStyle="1" w:styleId="bp">
    <w:name w:val="bp"/>
    <w:basedOn w:val="a0"/>
    <w:rsid w:val="006F7728"/>
  </w:style>
  <w:style w:type="character" w:customStyle="1" w:styleId="mi">
    <w:name w:val="mi"/>
    <w:basedOn w:val="a0"/>
    <w:rsid w:val="006F7728"/>
  </w:style>
  <w:style w:type="character" w:customStyle="1" w:styleId="mf">
    <w:name w:val="mf"/>
    <w:basedOn w:val="a0"/>
    <w:rsid w:val="006F7728"/>
  </w:style>
  <w:style w:type="character" w:customStyle="1" w:styleId="si">
    <w:name w:val="si"/>
    <w:basedOn w:val="a0"/>
    <w:rsid w:val="006F7728"/>
  </w:style>
  <w:style w:type="character" w:customStyle="1" w:styleId="err">
    <w:name w:val="err"/>
    <w:basedOn w:val="a0"/>
    <w:rsid w:val="006F7728"/>
  </w:style>
  <w:style w:type="paragraph" w:styleId="a8">
    <w:name w:val="header"/>
    <w:basedOn w:val="a"/>
    <w:link w:val="a9"/>
    <w:uiPriority w:val="99"/>
    <w:unhideWhenUsed/>
    <w:rsid w:val="006F772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F7728"/>
    <w:rPr>
      <w:sz w:val="18"/>
      <w:szCs w:val="18"/>
    </w:rPr>
  </w:style>
  <w:style w:type="paragraph" w:styleId="aa">
    <w:name w:val="footer"/>
    <w:basedOn w:val="a"/>
    <w:link w:val="ab"/>
    <w:uiPriority w:val="99"/>
    <w:unhideWhenUsed/>
    <w:rsid w:val="006F7728"/>
    <w:pPr>
      <w:tabs>
        <w:tab w:val="center" w:pos="4153"/>
        <w:tab w:val="right" w:pos="8306"/>
      </w:tabs>
      <w:snapToGrid w:val="0"/>
      <w:jc w:val="left"/>
    </w:pPr>
    <w:rPr>
      <w:sz w:val="18"/>
      <w:szCs w:val="18"/>
    </w:rPr>
  </w:style>
  <w:style w:type="character" w:customStyle="1" w:styleId="ab">
    <w:name w:val="页脚 字符"/>
    <w:basedOn w:val="a0"/>
    <w:link w:val="aa"/>
    <w:uiPriority w:val="99"/>
    <w:rsid w:val="006F7728"/>
    <w:rPr>
      <w:sz w:val="18"/>
      <w:szCs w:val="18"/>
    </w:rPr>
  </w:style>
  <w:style w:type="paragraph" w:styleId="ac">
    <w:name w:val="List Paragraph"/>
    <w:basedOn w:val="a"/>
    <w:uiPriority w:val="34"/>
    <w:qFormat/>
    <w:rsid w:val="006F7728"/>
    <w:pPr>
      <w:ind w:firstLineChars="200" w:firstLine="420"/>
    </w:pPr>
  </w:style>
  <w:style w:type="paragraph" w:styleId="TOC">
    <w:name w:val="TOC Heading"/>
    <w:basedOn w:val="1"/>
    <w:next w:val="a"/>
    <w:uiPriority w:val="39"/>
    <w:unhideWhenUsed/>
    <w:qFormat/>
    <w:rsid w:val="00D10F3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ad">
    <w:name w:val="Revision"/>
    <w:hidden/>
    <w:uiPriority w:val="99"/>
    <w:semiHidden/>
    <w:rsid w:val="009E45AE"/>
  </w:style>
  <w:style w:type="paragraph" w:styleId="ae">
    <w:name w:val="Balloon Text"/>
    <w:basedOn w:val="a"/>
    <w:link w:val="af"/>
    <w:uiPriority w:val="99"/>
    <w:semiHidden/>
    <w:unhideWhenUsed/>
    <w:rsid w:val="009E45AE"/>
    <w:rPr>
      <w:sz w:val="18"/>
      <w:szCs w:val="18"/>
    </w:rPr>
  </w:style>
  <w:style w:type="character" w:customStyle="1" w:styleId="af">
    <w:name w:val="批注框文本 字符"/>
    <w:basedOn w:val="a0"/>
    <w:link w:val="ae"/>
    <w:uiPriority w:val="99"/>
    <w:semiHidden/>
    <w:rsid w:val="009E45AE"/>
    <w:rPr>
      <w:sz w:val="18"/>
      <w:szCs w:val="18"/>
    </w:rPr>
  </w:style>
  <w:style w:type="character" w:styleId="af0">
    <w:name w:val="Unresolved Mention"/>
    <w:basedOn w:val="a0"/>
    <w:uiPriority w:val="99"/>
    <w:semiHidden/>
    <w:unhideWhenUsed/>
    <w:rsid w:val="00AB2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4965">
      <w:bodyDiv w:val="1"/>
      <w:marLeft w:val="0"/>
      <w:marRight w:val="0"/>
      <w:marTop w:val="0"/>
      <w:marBottom w:val="0"/>
      <w:divBdr>
        <w:top w:val="none" w:sz="0" w:space="0" w:color="auto"/>
        <w:left w:val="none" w:sz="0" w:space="0" w:color="auto"/>
        <w:bottom w:val="none" w:sz="0" w:space="0" w:color="auto"/>
        <w:right w:val="none" w:sz="0" w:space="0" w:color="auto"/>
      </w:divBdr>
    </w:div>
    <w:div w:id="120878516">
      <w:bodyDiv w:val="1"/>
      <w:marLeft w:val="0"/>
      <w:marRight w:val="0"/>
      <w:marTop w:val="0"/>
      <w:marBottom w:val="0"/>
      <w:divBdr>
        <w:top w:val="none" w:sz="0" w:space="0" w:color="auto"/>
        <w:left w:val="none" w:sz="0" w:space="0" w:color="auto"/>
        <w:bottom w:val="none" w:sz="0" w:space="0" w:color="auto"/>
        <w:right w:val="none" w:sz="0" w:space="0" w:color="auto"/>
      </w:divBdr>
      <w:divsChild>
        <w:div w:id="95879281">
          <w:marLeft w:val="0"/>
          <w:marRight w:val="0"/>
          <w:marTop w:val="0"/>
          <w:marBottom w:val="0"/>
          <w:divBdr>
            <w:top w:val="none" w:sz="0" w:space="0" w:color="auto"/>
            <w:left w:val="none" w:sz="0" w:space="0" w:color="auto"/>
            <w:bottom w:val="none" w:sz="0" w:space="0" w:color="auto"/>
            <w:right w:val="none" w:sz="0" w:space="0" w:color="auto"/>
          </w:divBdr>
          <w:divsChild>
            <w:div w:id="11155179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571061">
      <w:bodyDiv w:val="1"/>
      <w:marLeft w:val="0"/>
      <w:marRight w:val="0"/>
      <w:marTop w:val="0"/>
      <w:marBottom w:val="0"/>
      <w:divBdr>
        <w:top w:val="none" w:sz="0" w:space="0" w:color="auto"/>
        <w:left w:val="none" w:sz="0" w:space="0" w:color="auto"/>
        <w:bottom w:val="none" w:sz="0" w:space="0" w:color="auto"/>
        <w:right w:val="none" w:sz="0" w:space="0" w:color="auto"/>
      </w:divBdr>
      <w:divsChild>
        <w:div w:id="2091154074">
          <w:marLeft w:val="0"/>
          <w:marRight w:val="0"/>
          <w:marTop w:val="0"/>
          <w:marBottom w:val="0"/>
          <w:divBdr>
            <w:top w:val="none" w:sz="0" w:space="0" w:color="auto"/>
            <w:left w:val="none" w:sz="0" w:space="0" w:color="auto"/>
            <w:bottom w:val="none" w:sz="0" w:space="0" w:color="auto"/>
            <w:right w:val="none" w:sz="0" w:space="0" w:color="auto"/>
          </w:divBdr>
          <w:divsChild>
            <w:div w:id="1564295058">
              <w:marLeft w:val="0"/>
              <w:marRight w:val="0"/>
              <w:marTop w:val="240"/>
              <w:marBottom w:val="240"/>
              <w:divBdr>
                <w:top w:val="none" w:sz="0" w:space="0" w:color="auto"/>
                <w:left w:val="none" w:sz="0" w:space="0" w:color="auto"/>
                <w:bottom w:val="none" w:sz="0" w:space="0" w:color="auto"/>
                <w:right w:val="none" w:sz="0" w:space="0" w:color="auto"/>
              </w:divBdr>
            </w:div>
            <w:div w:id="248659508">
              <w:marLeft w:val="0"/>
              <w:marRight w:val="0"/>
              <w:marTop w:val="240"/>
              <w:marBottom w:val="240"/>
              <w:divBdr>
                <w:top w:val="none" w:sz="0" w:space="0" w:color="auto"/>
                <w:left w:val="none" w:sz="0" w:space="0" w:color="auto"/>
                <w:bottom w:val="none" w:sz="0" w:space="0" w:color="auto"/>
                <w:right w:val="none" w:sz="0" w:space="0" w:color="auto"/>
              </w:divBdr>
            </w:div>
            <w:div w:id="732192394">
              <w:marLeft w:val="0"/>
              <w:marRight w:val="0"/>
              <w:marTop w:val="240"/>
              <w:marBottom w:val="240"/>
              <w:divBdr>
                <w:top w:val="none" w:sz="0" w:space="0" w:color="auto"/>
                <w:left w:val="none" w:sz="0" w:space="0" w:color="auto"/>
                <w:bottom w:val="none" w:sz="0" w:space="0" w:color="auto"/>
                <w:right w:val="none" w:sz="0" w:space="0" w:color="auto"/>
              </w:divBdr>
            </w:div>
            <w:div w:id="1167671279">
              <w:marLeft w:val="0"/>
              <w:marRight w:val="0"/>
              <w:marTop w:val="240"/>
              <w:marBottom w:val="240"/>
              <w:divBdr>
                <w:top w:val="none" w:sz="0" w:space="0" w:color="auto"/>
                <w:left w:val="none" w:sz="0" w:space="0" w:color="auto"/>
                <w:bottom w:val="none" w:sz="0" w:space="0" w:color="auto"/>
                <w:right w:val="none" w:sz="0" w:space="0" w:color="auto"/>
              </w:divBdr>
            </w:div>
            <w:div w:id="7015146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344654">
      <w:bodyDiv w:val="1"/>
      <w:marLeft w:val="0"/>
      <w:marRight w:val="0"/>
      <w:marTop w:val="0"/>
      <w:marBottom w:val="0"/>
      <w:divBdr>
        <w:top w:val="none" w:sz="0" w:space="0" w:color="auto"/>
        <w:left w:val="none" w:sz="0" w:space="0" w:color="auto"/>
        <w:bottom w:val="none" w:sz="0" w:space="0" w:color="auto"/>
        <w:right w:val="none" w:sz="0" w:space="0" w:color="auto"/>
      </w:divBdr>
      <w:divsChild>
        <w:div w:id="1438481560">
          <w:marLeft w:val="0"/>
          <w:marRight w:val="0"/>
          <w:marTop w:val="0"/>
          <w:marBottom w:val="0"/>
          <w:divBdr>
            <w:top w:val="none" w:sz="0" w:space="0" w:color="auto"/>
            <w:left w:val="none" w:sz="0" w:space="0" w:color="auto"/>
            <w:bottom w:val="none" w:sz="0" w:space="0" w:color="auto"/>
            <w:right w:val="none" w:sz="0" w:space="0" w:color="auto"/>
          </w:divBdr>
          <w:divsChild>
            <w:div w:id="11322855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517990">
      <w:bodyDiv w:val="1"/>
      <w:marLeft w:val="0"/>
      <w:marRight w:val="0"/>
      <w:marTop w:val="0"/>
      <w:marBottom w:val="0"/>
      <w:divBdr>
        <w:top w:val="none" w:sz="0" w:space="0" w:color="auto"/>
        <w:left w:val="none" w:sz="0" w:space="0" w:color="auto"/>
        <w:bottom w:val="none" w:sz="0" w:space="0" w:color="auto"/>
        <w:right w:val="none" w:sz="0" w:space="0" w:color="auto"/>
      </w:divBdr>
      <w:divsChild>
        <w:div w:id="2140998680">
          <w:marLeft w:val="0"/>
          <w:marRight w:val="0"/>
          <w:marTop w:val="0"/>
          <w:marBottom w:val="0"/>
          <w:divBdr>
            <w:top w:val="none" w:sz="0" w:space="0" w:color="auto"/>
            <w:left w:val="none" w:sz="0" w:space="0" w:color="auto"/>
            <w:bottom w:val="none" w:sz="0" w:space="0" w:color="auto"/>
            <w:right w:val="none" w:sz="0" w:space="0" w:color="auto"/>
          </w:divBdr>
          <w:divsChild>
            <w:div w:id="1096635413">
              <w:marLeft w:val="0"/>
              <w:marRight w:val="0"/>
              <w:marTop w:val="240"/>
              <w:marBottom w:val="240"/>
              <w:divBdr>
                <w:top w:val="none" w:sz="0" w:space="0" w:color="auto"/>
                <w:left w:val="none" w:sz="0" w:space="0" w:color="auto"/>
                <w:bottom w:val="none" w:sz="0" w:space="0" w:color="auto"/>
                <w:right w:val="none" w:sz="0" w:space="0" w:color="auto"/>
              </w:divBdr>
            </w:div>
            <w:div w:id="1137137960">
              <w:marLeft w:val="0"/>
              <w:marRight w:val="0"/>
              <w:marTop w:val="240"/>
              <w:marBottom w:val="240"/>
              <w:divBdr>
                <w:top w:val="none" w:sz="0" w:space="0" w:color="auto"/>
                <w:left w:val="none" w:sz="0" w:space="0" w:color="auto"/>
                <w:bottom w:val="none" w:sz="0" w:space="0" w:color="auto"/>
                <w:right w:val="none" w:sz="0" w:space="0" w:color="auto"/>
              </w:divBdr>
            </w:div>
            <w:div w:id="1563071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9784586">
      <w:bodyDiv w:val="1"/>
      <w:marLeft w:val="0"/>
      <w:marRight w:val="0"/>
      <w:marTop w:val="0"/>
      <w:marBottom w:val="0"/>
      <w:divBdr>
        <w:top w:val="none" w:sz="0" w:space="0" w:color="auto"/>
        <w:left w:val="none" w:sz="0" w:space="0" w:color="auto"/>
        <w:bottom w:val="none" w:sz="0" w:space="0" w:color="auto"/>
        <w:right w:val="none" w:sz="0" w:space="0" w:color="auto"/>
      </w:divBdr>
    </w:div>
    <w:div w:id="239482180">
      <w:bodyDiv w:val="1"/>
      <w:marLeft w:val="0"/>
      <w:marRight w:val="0"/>
      <w:marTop w:val="0"/>
      <w:marBottom w:val="0"/>
      <w:divBdr>
        <w:top w:val="none" w:sz="0" w:space="0" w:color="auto"/>
        <w:left w:val="none" w:sz="0" w:space="0" w:color="auto"/>
        <w:bottom w:val="none" w:sz="0" w:space="0" w:color="auto"/>
        <w:right w:val="none" w:sz="0" w:space="0" w:color="auto"/>
      </w:divBdr>
      <w:divsChild>
        <w:div w:id="1972783049">
          <w:marLeft w:val="0"/>
          <w:marRight w:val="0"/>
          <w:marTop w:val="0"/>
          <w:marBottom w:val="0"/>
          <w:divBdr>
            <w:top w:val="none" w:sz="0" w:space="0" w:color="auto"/>
            <w:left w:val="none" w:sz="0" w:space="0" w:color="auto"/>
            <w:bottom w:val="none" w:sz="0" w:space="0" w:color="auto"/>
            <w:right w:val="none" w:sz="0" w:space="0" w:color="auto"/>
          </w:divBdr>
          <w:divsChild>
            <w:div w:id="3683833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7561283">
      <w:bodyDiv w:val="1"/>
      <w:marLeft w:val="0"/>
      <w:marRight w:val="0"/>
      <w:marTop w:val="0"/>
      <w:marBottom w:val="0"/>
      <w:divBdr>
        <w:top w:val="none" w:sz="0" w:space="0" w:color="auto"/>
        <w:left w:val="none" w:sz="0" w:space="0" w:color="auto"/>
        <w:bottom w:val="none" w:sz="0" w:space="0" w:color="auto"/>
        <w:right w:val="none" w:sz="0" w:space="0" w:color="auto"/>
      </w:divBdr>
      <w:divsChild>
        <w:div w:id="78335996">
          <w:marLeft w:val="0"/>
          <w:marRight w:val="0"/>
          <w:marTop w:val="0"/>
          <w:marBottom w:val="0"/>
          <w:divBdr>
            <w:top w:val="none" w:sz="0" w:space="0" w:color="auto"/>
            <w:left w:val="none" w:sz="0" w:space="0" w:color="auto"/>
            <w:bottom w:val="none" w:sz="0" w:space="0" w:color="auto"/>
            <w:right w:val="none" w:sz="0" w:space="0" w:color="auto"/>
          </w:divBdr>
          <w:divsChild>
            <w:div w:id="18001471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68149935">
      <w:bodyDiv w:val="1"/>
      <w:marLeft w:val="0"/>
      <w:marRight w:val="0"/>
      <w:marTop w:val="0"/>
      <w:marBottom w:val="0"/>
      <w:divBdr>
        <w:top w:val="none" w:sz="0" w:space="0" w:color="auto"/>
        <w:left w:val="none" w:sz="0" w:space="0" w:color="auto"/>
        <w:bottom w:val="none" w:sz="0" w:space="0" w:color="auto"/>
        <w:right w:val="none" w:sz="0" w:space="0" w:color="auto"/>
      </w:divBdr>
    </w:div>
    <w:div w:id="571546276">
      <w:bodyDiv w:val="1"/>
      <w:marLeft w:val="0"/>
      <w:marRight w:val="0"/>
      <w:marTop w:val="0"/>
      <w:marBottom w:val="0"/>
      <w:divBdr>
        <w:top w:val="none" w:sz="0" w:space="0" w:color="auto"/>
        <w:left w:val="none" w:sz="0" w:space="0" w:color="auto"/>
        <w:bottom w:val="none" w:sz="0" w:space="0" w:color="auto"/>
        <w:right w:val="none" w:sz="0" w:space="0" w:color="auto"/>
      </w:divBdr>
      <w:divsChild>
        <w:div w:id="1886217234">
          <w:marLeft w:val="0"/>
          <w:marRight w:val="0"/>
          <w:marTop w:val="0"/>
          <w:marBottom w:val="0"/>
          <w:divBdr>
            <w:top w:val="none" w:sz="0" w:space="0" w:color="auto"/>
            <w:left w:val="none" w:sz="0" w:space="0" w:color="auto"/>
            <w:bottom w:val="none" w:sz="0" w:space="0" w:color="auto"/>
            <w:right w:val="none" w:sz="0" w:space="0" w:color="auto"/>
          </w:divBdr>
          <w:divsChild>
            <w:div w:id="10898847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6812336">
      <w:bodyDiv w:val="1"/>
      <w:marLeft w:val="0"/>
      <w:marRight w:val="0"/>
      <w:marTop w:val="0"/>
      <w:marBottom w:val="0"/>
      <w:divBdr>
        <w:top w:val="none" w:sz="0" w:space="0" w:color="auto"/>
        <w:left w:val="none" w:sz="0" w:space="0" w:color="auto"/>
        <w:bottom w:val="none" w:sz="0" w:space="0" w:color="auto"/>
        <w:right w:val="none" w:sz="0" w:space="0" w:color="auto"/>
      </w:divBdr>
      <w:divsChild>
        <w:div w:id="560217654">
          <w:marLeft w:val="0"/>
          <w:marRight w:val="0"/>
          <w:marTop w:val="0"/>
          <w:marBottom w:val="0"/>
          <w:divBdr>
            <w:top w:val="none" w:sz="0" w:space="0" w:color="auto"/>
            <w:left w:val="none" w:sz="0" w:space="0" w:color="auto"/>
            <w:bottom w:val="none" w:sz="0" w:space="0" w:color="auto"/>
            <w:right w:val="none" w:sz="0" w:space="0" w:color="auto"/>
          </w:divBdr>
          <w:divsChild>
            <w:div w:id="1453985164">
              <w:marLeft w:val="0"/>
              <w:marRight w:val="0"/>
              <w:marTop w:val="240"/>
              <w:marBottom w:val="240"/>
              <w:divBdr>
                <w:top w:val="none" w:sz="0" w:space="0" w:color="auto"/>
                <w:left w:val="none" w:sz="0" w:space="0" w:color="auto"/>
                <w:bottom w:val="none" w:sz="0" w:space="0" w:color="auto"/>
                <w:right w:val="none" w:sz="0" w:space="0" w:color="auto"/>
              </w:divBdr>
            </w:div>
            <w:div w:id="1895119368">
              <w:marLeft w:val="0"/>
              <w:marRight w:val="0"/>
              <w:marTop w:val="0"/>
              <w:marBottom w:val="0"/>
              <w:divBdr>
                <w:top w:val="none" w:sz="0" w:space="0" w:color="auto"/>
                <w:left w:val="none" w:sz="0" w:space="0" w:color="auto"/>
                <w:bottom w:val="none" w:sz="0" w:space="0" w:color="auto"/>
                <w:right w:val="none" w:sz="0" w:space="0" w:color="auto"/>
              </w:divBdr>
              <w:divsChild>
                <w:div w:id="10223914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33415342">
      <w:bodyDiv w:val="1"/>
      <w:marLeft w:val="0"/>
      <w:marRight w:val="0"/>
      <w:marTop w:val="0"/>
      <w:marBottom w:val="0"/>
      <w:divBdr>
        <w:top w:val="none" w:sz="0" w:space="0" w:color="auto"/>
        <w:left w:val="none" w:sz="0" w:space="0" w:color="auto"/>
        <w:bottom w:val="none" w:sz="0" w:space="0" w:color="auto"/>
        <w:right w:val="none" w:sz="0" w:space="0" w:color="auto"/>
      </w:divBdr>
    </w:div>
    <w:div w:id="789857108">
      <w:bodyDiv w:val="1"/>
      <w:marLeft w:val="0"/>
      <w:marRight w:val="0"/>
      <w:marTop w:val="0"/>
      <w:marBottom w:val="0"/>
      <w:divBdr>
        <w:top w:val="none" w:sz="0" w:space="0" w:color="auto"/>
        <w:left w:val="none" w:sz="0" w:space="0" w:color="auto"/>
        <w:bottom w:val="none" w:sz="0" w:space="0" w:color="auto"/>
        <w:right w:val="none" w:sz="0" w:space="0" w:color="auto"/>
      </w:divBdr>
    </w:div>
    <w:div w:id="810367033">
      <w:bodyDiv w:val="1"/>
      <w:marLeft w:val="0"/>
      <w:marRight w:val="0"/>
      <w:marTop w:val="0"/>
      <w:marBottom w:val="0"/>
      <w:divBdr>
        <w:top w:val="none" w:sz="0" w:space="0" w:color="auto"/>
        <w:left w:val="none" w:sz="0" w:space="0" w:color="auto"/>
        <w:bottom w:val="none" w:sz="0" w:space="0" w:color="auto"/>
        <w:right w:val="none" w:sz="0" w:space="0" w:color="auto"/>
      </w:divBdr>
    </w:div>
    <w:div w:id="994455474">
      <w:bodyDiv w:val="1"/>
      <w:marLeft w:val="0"/>
      <w:marRight w:val="0"/>
      <w:marTop w:val="0"/>
      <w:marBottom w:val="0"/>
      <w:divBdr>
        <w:top w:val="none" w:sz="0" w:space="0" w:color="auto"/>
        <w:left w:val="none" w:sz="0" w:space="0" w:color="auto"/>
        <w:bottom w:val="none" w:sz="0" w:space="0" w:color="auto"/>
        <w:right w:val="none" w:sz="0" w:space="0" w:color="auto"/>
      </w:divBdr>
      <w:divsChild>
        <w:div w:id="978994332">
          <w:marLeft w:val="0"/>
          <w:marRight w:val="0"/>
          <w:marTop w:val="0"/>
          <w:marBottom w:val="0"/>
          <w:divBdr>
            <w:top w:val="none" w:sz="0" w:space="0" w:color="auto"/>
            <w:left w:val="none" w:sz="0" w:space="0" w:color="auto"/>
            <w:bottom w:val="none" w:sz="0" w:space="0" w:color="auto"/>
            <w:right w:val="none" w:sz="0" w:space="0" w:color="auto"/>
          </w:divBdr>
          <w:divsChild>
            <w:div w:id="18571145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39904385">
      <w:bodyDiv w:val="1"/>
      <w:marLeft w:val="0"/>
      <w:marRight w:val="0"/>
      <w:marTop w:val="0"/>
      <w:marBottom w:val="0"/>
      <w:divBdr>
        <w:top w:val="none" w:sz="0" w:space="0" w:color="auto"/>
        <w:left w:val="none" w:sz="0" w:space="0" w:color="auto"/>
        <w:bottom w:val="none" w:sz="0" w:space="0" w:color="auto"/>
        <w:right w:val="none" w:sz="0" w:space="0" w:color="auto"/>
      </w:divBdr>
    </w:div>
    <w:div w:id="1270164446">
      <w:bodyDiv w:val="1"/>
      <w:marLeft w:val="0"/>
      <w:marRight w:val="0"/>
      <w:marTop w:val="0"/>
      <w:marBottom w:val="0"/>
      <w:divBdr>
        <w:top w:val="none" w:sz="0" w:space="0" w:color="auto"/>
        <w:left w:val="none" w:sz="0" w:space="0" w:color="auto"/>
        <w:bottom w:val="none" w:sz="0" w:space="0" w:color="auto"/>
        <w:right w:val="none" w:sz="0" w:space="0" w:color="auto"/>
      </w:divBdr>
      <w:divsChild>
        <w:div w:id="396903564">
          <w:marLeft w:val="0"/>
          <w:marRight w:val="0"/>
          <w:marTop w:val="0"/>
          <w:marBottom w:val="0"/>
          <w:divBdr>
            <w:top w:val="none" w:sz="0" w:space="0" w:color="auto"/>
            <w:left w:val="none" w:sz="0" w:space="0" w:color="auto"/>
            <w:bottom w:val="none" w:sz="0" w:space="0" w:color="auto"/>
            <w:right w:val="none" w:sz="0" w:space="0" w:color="auto"/>
          </w:divBdr>
        </w:div>
      </w:divsChild>
    </w:div>
    <w:div w:id="1384403302">
      <w:bodyDiv w:val="1"/>
      <w:marLeft w:val="0"/>
      <w:marRight w:val="0"/>
      <w:marTop w:val="0"/>
      <w:marBottom w:val="0"/>
      <w:divBdr>
        <w:top w:val="none" w:sz="0" w:space="0" w:color="auto"/>
        <w:left w:val="none" w:sz="0" w:space="0" w:color="auto"/>
        <w:bottom w:val="none" w:sz="0" w:space="0" w:color="auto"/>
        <w:right w:val="none" w:sz="0" w:space="0" w:color="auto"/>
      </w:divBdr>
      <w:divsChild>
        <w:div w:id="836573887">
          <w:marLeft w:val="600"/>
          <w:marRight w:val="0"/>
          <w:marTop w:val="0"/>
          <w:marBottom w:val="300"/>
          <w:divBdr>
            <w:top w:val="none" w:sz="0" w:space="0" w:color="auto"/>
            <w:left w:val="none" w:sz="0" w:space="0" w:color="auto"/>
            <w:bottom w:val="none" w:sz="0" w:space="0" w:color="auto"/>
            <w:right w:val="none" w:sz="0" w:space="0" w:color="auto"/>
          </w:divBdr>
          <w:divsChild>
            <w:div w:id="1610089790">
              <w:marLeft w:val="0"/>
              <w:marRight w:val="0"/>
              <w:marTop w:val="0"/>
              <w:marBottom w:val="0"/>
              <w:divBdr>
                <w:top w:val="none" w:sz="0" w:space="0" w:color="auto"/>
                <w:left w:val="none" w:sz="0" w:space="0" w:color="auto"/>
                <w:bottom w:val="none" w:sz="0" w:space="0" w:color="auto"/>
                <w:right w:val="none" w:sz="0" w:space="0" w:color="auto"/>
              </w:divBdr>
            </w:div>
          </w:divsChild>
        </w:div>
        <w:div w:id="2067675542">
          <w:marLeft w:val="0"/>
          <w:marRight w:val="0"/>
          <w:marTop w:val="0"/>
          <w:marBottom w:val="0"/>
          <w:divBdr>
            <w:top w:val="none" w:sz="0" w:space="0" w:color="auto"/>
            <w:left w:val="none" w:sz="0" w:space="0" w:color="auto"/>
            <w:bottom w:val="none" w:sz="0" w:space="0" w:color="auto"/>
            <w:right w:val="none" w:sz="0" w:space="0" w:color="auto"/>
          </w:divBdr>
          <w:divsChild>
            <w:div w:id="18826669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10930948">
      <w:bodyDiv w:val="1"/>
      <w:marLeft w:val="0"/>
      <w:marRight w:val="0"/>
      <w:marTop w:val="0"/>
      <w:marBottom w:val="0"/>
      <w:divBdr>
        <w:top w:val="none" w:sz="0" w:space="0" w:color="auto"/>
        <w:left w:val="none" w:sz="0" w:space="0" w:color="auto"/>
        <w:bottom w:val="none" w:sz="0" w:space="0" w:color="auto"/>
        <w:right w:val="none" w:sz="0" w:space="0" w:color="auto"/>
      </w:divBdr>
      <w:divsChild>
        <w:div w:id="844825646">
          <w:marLeft w:val="0"/>
          <w:marRight w:val="0"/>
          <w:marTop w:val="0"/>
          <w:marBottom w:val="0"/>
          <w:divBdr>
            <w:top w:val="none" w:sz="0" w:space="0" w:color="auto"/>
            <w:left w:val="none" w:sz="0" w:space="0" w:color="auto"/>
            <w:bottom w:val="none" w:sz="0" w:space="0" w:color="auto"/>
            <w:right w:val="none" w:sz="0" w:space="0" w:color="auto"/>
          </w:divBdr>
        </w:div>
      </w:divsChild>
    </w:div>
    <w:div w:id="1455365992">
      <w:bodyDiv w:val="1"/>
      <w:marLeft w:val="0"/>
      <w:marRight w:val="0"/>
      <w:marTop w:val="0"/>
      <w:marBottom w:val="0"/>
      <w:divBdr>
        <w:top w:val="none" w:sz="0" w:space="0" w:color="auto"/>
        <w:left w:val="none" w:sz="0" w:space="0" w:color="auto"/>
        <w:bottom w:val="none" w:sz="0" w:space="0" w:color="auto"/>
        <w:right w:val="none" w:sz="0" w:space="0" w:color="auto"/>
      </w:divBdr>
      <w:divsChild>
        <w:div w:id="202668963">
          <w:marLeft w:val="0"/>
          <w:marRight w:val="0"/>
          <w:marTop w:val="0"/>
          <w:marBottom w:val="0"/>
          <w:divBdr>
            <w:top w:val="none" w:sz="0" w:space="0" w:color="auto"/>
            <w:left w:val="none" w:sz="0" w:space="0" w:color="auto"/>
            <w:bottom w:val="none" w:sz="0" w:space="0" w:color="auto"/>
            <w:right w:val="none" w:sz="0" w:space="0" w:color="auto"/>
          </w:divBdr>
          <w:divsChild>
            <w:div w:id="1148941359">
              <w:marLeft w:val="0"/>
              <w:marRight w:val="0"/>
              <w:marTop w:val="240"/>
              <w:marBottom w:val="240"/>
              <w:divBdr>
                <w:top w:val="none" w:sz="0" w:space="0" w:color="auto"/>
                <w:left w:val="none" w:sz="0" w:space="0" w:color="auto"/>
                <w:bottom w:val="none" w:sz="0" w:space="0" w:color="auto"/>
                <w:right w:val="none" w:sz="0" w:space="0" w:color="auto"/>
              </w:divBdr>
            </w:div>
            <w:div w:id="799614800">
              <w:marLeft w:val="0"/>
              <w:marRight w:val="0"/>
              <w:marTop w:val="0"/>
              <w:marBottom w:val="0"/>
              <w:divBdr>
                <w:top w:val="none" w:sz="0" w:space="0" w:color="auto"/>
                <w:left w:val="none" w:sz="0" w:space="0" w:color="auto"/>
                <w:bottom w:val="none" w:sz="0" w:space="0" w:color="auto"/>
                <w:right w:val="none" w:sz="0" w:space="0" w:color="auto"/>
              </w:divBdr>
              <w:divsChild>
                <w:div w:id="14777198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2847831">
      <w:bodyDiv w:val="1"/>
      <w:marLeft w:val="0"/>
      <w:marRight w:val="0"/>
      <w:marTop w:val="0"/>
      <w:marBottom w:val="0"/>
      <w:divBdr>
        <w:top w:val="none" w:sz="0" w:space="0" w:color="auto"/>
        <w:left w:val="none" w:sz="0" w:space="0" w:color="auto"/>
        <w:bottom w:val="none" w:sz="0" w:space="0" w:color="auto"/>
        <w:right w:val="none" w:sz="0" w:space="0" w:color="auto"/>
      </w:divBdr>
    </w:div>
    <w:div w:id="1765615285">
      <w:bodyDiv w:val="1"/>
      <w:marLeft w:val="0"/>
      <w:marRight w:val="0"/>
      <w:marTop w:val="0"/>
      <w:marBottom w:val="0"/>
      <w:divBdr>
        <w:top w:val="none" w:sz="0" w:space="0" w:color="auto"/>
        <w:left w:val="none" w:sz="0" w:space="0" w:color="auto"/>
        <w:bottom w:val="none" w:sz="0" w:space="0" w:color="auto"/>
        <w:right w:val="none" w:sz="0" w:space="0" w:color="auto"/>
      </w:divBdr>
    </w:div>
    <w:div w:id="1860044942">
      <w:bodyDiv w:val="1"/>
      <w:marLeft w:val="0"/>
      <w:marRight w:val="0"/>
      <w:marTop w:val="0"/>
      <w:marBottom w:val="0"/>
      <w:divBdr>
        <w:top w:val="none" w:sz="0" w:space="0" w:color="auto"/>
        <w:left w:val="none" w:sz="0" w:space="0" w:color="auto"/>
        <w:bottom w:val="none" w:sz="0" w:space="0" w:color="auto"/>
        <w:right w:val="none" w:sz="0" w:space="0" w:color="auto"/>
      </w:divBdr>
    </w:div>
    <w:div w:id="1911773846">
      <w:bodyDiv w:val="1"/>
      <w:marLeft w:val="0"/>
      <w:marRight w:val="0"/>
      <w:marTop w:val="0"/>
      <w:marBottom w:val="0"/>
      <w:divBdr>
        <w:top w:val="none" w:sz="0" w:space="0" w:color="auto"/>
        <w:left w:val="none" w:sz="0" w:space="0" w:color="auto"/>
        <w:bottom w:val="none" w:sz="0" w:space="0" w:color="auto"/>
        <w:right w:val="none" w:sz="0" w:space="0" w:color="auto"/>
      </w:divBdr>
      <w:divsChild>
        <w:div w:id="1205756067">
          <w:marLeft w:val="0"/>
          <w:marRight w:val="0"/>
          <w:marTop w:val="0"/>
          <w:marBottom w:val="0"/>
          <w:divBdr>
            <w:top w:val="none" w:sz="0" w:space="0" w:color="auto"/>
            <w:left w:val="none" w:sz="0" w:space="0" w:color="auto"/>
            <w:bottom w:val="none" w:sz="0" w:space="0" w:color="auto"/>
            <w:right w:val="none" w:sz="0" w:space="0" w:color="auto"/>
          </w:divBdr>
          <w:divsChild>
            <w:div w:id="1529641689">
              <w:marLeft w:val="0"/>
              <w:marRight w:val="0"/>
              <w:marTop w:val="240"/>
              <w:marBottom w:val="240"/>
              <w:divBdr>
                <w:top w:val="none" w:sz="0" w:space="0" w:color="auto"/>
                <w:left w:val="none" w:sz="0" w:space="0" w:color="auto"/>
                <w:bottom w:val="none" w:sz="0" w:space="0" w:color="auto"/>
                <w:right w:val="none" w:sz="0" w:space="0" w:color="auto"/>
              </w:divBdr>
            </w:div>
            <w:div w:id="1597130915">
              <w:marLeft w:val="0"/>
              <w:marRight w:val="0"/>
              <w:marTop w:val="0"/>
              <w:marBottom w:val="0"/>
              <w:divBdr>
                <w:top w:val="none" w:sz="0" w:space="0" w:color="auto"/>
                <w:left w:val="none" w:sz="0" w:space="0" w:color="auto"/>
                <w:bottom w:val="none" w:sz="0" w:space="0" w:color="auto"/>
                <w:right w:val="none" w:sz="0" w:space="0" w:color="auto"/>
              </w:divBdr>
              <w:divsChild>
                <w:div w:id="1735435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32544860">
      <w:bodyDiv w:val="1"/>
      <w:marLeft w:val="0"/>
      <w:marRight w:val="0"/>
      <w:marTop w:val="0"/>
      <w:marBottom w:val="0"/>
      <w:divBdr>
        <w:top w:val="none" w:sz="0" w:space="0" w:color="auto"/>
        <w:left w:val="none" w:sz="0" w:space="0" w:color="auto"/>
        <w:bottom w:val="none" w:sz="0" w:space="0" w:color="auto"/>
        <w:right w:val="none" w:sz="0" w:space="0" w:color="auto"/>
      </w:divBdr>
    </w:div>
    <w:div w:id="1949435299">
      <w:bodyDiv w:val="1"/>
      <w:marLeft w:val="0"/>
      <w:marRight w:val="0"/>
      <w:marTop w:val="0"/>
      <w:marBottom w:val="0"/>
      <w:divBdr>
        <w:top w:val="none" w:sz="0" w:space="0" w:color="auto"/>
        <w:left w:val="none" w:sz="0" w:space="0" w:color="auto"/>
        <w:bottom w:val="none" w:sz="0" w:space="0" w:color="auto"/>
        <w:right w:val="none" w:sz="0" w:space="0" w:color="auto"/>
      </w:divBdr>
    </w:div>
    <w:div w:id="213320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Iris_flower_data_set" TargetMode="External"/><Relationship Id="rId21" Type="http://schemas.openxmlformats.org/officeDocument/2006/relationships/image" Target="media/image1.png"/><Relationship Id="rId42" Type="http://schemas.openxmlformats.org/officeDocument/2006/relationships/hyperlink" Target="https://tensorflow.google.cn/guide/saved_model" TargetMode="External"/><Relationship Id="rId63" Type="http://schemas.openxmlformats.org/officeDocument/2006/relationships/hyperlink" Target="https://tensorflow.google.cn/api_docs/python/tf/train" TargetMode="External"/><Relationship Id="rId84" Type="http://schemas.openxmlformats.org/officeDocument/2006/relationships/hyperlink" Target="https://tensorflow.google.cn/api_docs/python/tf/data/TFRecordDataset" TargetMode="External"/><Relationship Id="rId138" Type="http://schemas.openxmlformats.org/officeDocument/2006/relationships/hyperlink" Target="https://tensorflow.google.cn/api_docs/python/tf/keras/layers/Dense" TargetMode="External"/><Relationship Id="rId159" Type="http://schemas.openxmlformats.org/officeDocument/2006/relationships/hyperlink" Target="https://developers.google.cn/machine-learning/glossary/" TargetMode="External"/><Relationship Id="rId170" Type="http://schemas.openxmlformats.org/officeDocument/2006/relationships/hyperlink" Target="https://tensorflow.google.cn/api_docs/python/tf/feature_column/indicator_column" TargetMode="External"/><Relationship Id="rId191" Type="http://schemas.openxmlformats.org/officeDocument/2006/relationships/hyperlink" Target="http://yann.lecun.com/exdb/mnist/" TargetMode="External"/><Relationship Id="rId205" Type="http://schemas.openxmlformats.org/officeDocument/2006/relationships/hyperlink" Target="https://tensorflow.google.cn/api_docs/python/tf/losses/sparse_softmax_cross_entropy" TargetMode="External"/><Relationship Id="rId107" Type="http://schemas.openxmlformats.org/officeDocument/2006/relationships/hyperlink" Target="https://en.wikipedia.org/wiki/Sepal" TargetMode="External"/><Relationship Id="rId11" Type="http://schemas.openxmlformats.org/officeDocument/2006/relationships/hyperlink" Target="https://tensorflow.google.cn/guide/keras" TargetMode="External"/><Relationship Id="rId32" Type="http://schemas.openxmlformats.org/officeDocument/2006/relationships/hyperlink" Target="https://tensorflow.google.cn/api_docs/python/tf/keras" TargetMode="External"/><Relationship Id="rId53" Type="http://schemas.openxmlformats.org/officeDocument/2006/relationships/hyperlink" Target="https://tensorflow.google.cn/api_docs/python/tf/train" TargetMode="External"/><Relationship Id="rId74" Type="http://schemas.openxmlformats.org/officeDocument/2006/relationships/hyperlink" Target="https://tensorflow.google.cn/api_docs/python/tf/matmul" TargetMode="External"/><Relationship Id="rId128" Type="http://schemas.openxmlformats.org/officeDocument/2006/relationships/hyperlink" Target="https://tensorflow.google.cn/api_docs/python/tf/stack" TargetMode="External"/><Relationship Id="rId149" Type="http://schemas.openxmlformats.org/officeDocument/2006/relationships/hyperlink" Target="https://tensorflow.google.cn/api_docs/python/tf/GradientTape" TargetMode="External"/><Relationship Id="rId5" Type="http://schemas.openxmlformats.org/officeDocument/2006/relationships/webSettings" Target="webSettings.xml"/><Relationship Id="rId95" Type="http://schemas.openxmlformats.org/officeDocument/2006/relationships/hyperlink" Target="https://tensorflow.google.cn/api_docs/python/tf/assign_sub" TargetMode="External"/><Relationship Id="rId160" Type="http://schemas.openxmlformats.org/officeDocument/2006/relationships/hyperlink" Target="https://tensorflow.google.cn/api_docs/python/tf/estimator" TargetMode="External"/><Relationship Id="rId181" Type="http://schemas.openxmlformats.org/officeDocument/2006/relationships/hyperlink" Target="https://tfhub.dev/google/nnlm-en-dim128/1" TargetMode="External"/><Relationship Id="rId216" Type="http://schemas.openxmlformats.org/officeDocument/2006/relationships/hyperlink" Target="https://tensorflow.google.cn/api_docs/python/tf/train/SessionRunHook" TargetMode="External"/><Relationship Id="rId211" Type="http://schemas.openxmlformats.org/officeDocument/2006/relationships/hyperlink" Target="https://tensorflow.google.cn/guide/custom_estimators" TargetMode="External"/><Relationship Id="rId22" Type="http://schemas.openxmlformats.org/officeDocument/2006/relationships/hyperlink" Target="http://yann.lecun.com/exdb/mnist/" TargetMode="External"/><Relationship Id="rId27" Type="http://schemas.openxmlformats.org/officeDocument/2006/relationships/hyperlink" Target="https://www.imdb.com/" TargetMode="External"/><Relationship Id="rId43" Type="http://schemas.openxmlformats.org/officeDocument/2006/relationships/hyperlink" Target="http://yann.lecun.com/exdb/mnist/" TargetMode="External"/><Relationship Id="rId48" Type="http://schemas.openxmlformats.org/officeDocument/2006/relationships/hyperlink" Target="https://tensorflow.google.cn/api_docs/python/tf/train" TargetMode="External"/><Relationship Id="rId64" Type="http://schemas.openxmlformats.org/officeDocument/2006/relationships/hyperlink" Target="https://tensorflow.google.cn/api_docs/python/tf/train" TargetMode="External"/><Relationship Id="rId69" Type="http://schemas.openxmlformats.org/officeDocument/2006/relationships/hyperlink" Target="https://tensorflow.google.cn/api_docs/python/tf/train" TargetMode="External"/><Relationship Id="rId113" Type="http://schemas.openxmlformats.org/officeDocument/2006/relationships/hyperlink" Target="https://commons.wikimedia.org/wiki/User:Dlanglois" TargetMode="External"/><Relationship Id="rId118" Type="http://schemas.openxmlformats.org/officeDocument/2006/relationships/hyperlink" Target="https://tensorflow.google.cn/api_docs/python/tf/keras/utils/get_file" TargetMode="External"/><Relationship Id="rId134" Type="http://schemas.openxmlformats.org/officeDocument/2006/relationships/hyperlink" Target="https://developers.google.cn/machine-learning/glossary/" TargetMode="External"/><Relationship Id="rId139" Type="http://schemas.openxmlformats.org/officeDocument/2006/relationships/hyperlink" Target="https://developers.google.cn/machine-learning/crash-course/glossary" TargetMode="External"/><Relationship Id="rId80" Type="http://schemas.openxmlformats.org/officeDocument/2006/relationships/hyperlink" Target="https://tensorflow.google.cn/guide/datasets" TargetMode="External"/><Relationship Id="rId85" Type="http://schemas.openxmlformats.org/officeDocument/2006/relationships/hyperlink" Target="https://tensorflow.google.cn/guide/datasets" TargetMode="External"/><Relationship Id="rId150" Type="http://schemas.openxmlformats.org/officeDocument/2006/relationships/hyperlink" Target="https://developers.google.cn/machine-learning/crash-course/glossary" TargetMode="External"/><Relationship Id="rId155" Type="http://schemas.openxmlformats.org/officeDocument/2006/relationships/hyperlink" Target="https://developers.google.cn/machine-learning/crash-course/glossary" TargetMode="External"/><Relationship Id="rId171" Type="http://schemas.openxmlformats.org/officeDocument/2006/relationships/hyperlink" Target="https://tensorflow.google.cn/api_docs/python/tf/feature_column/embedding_column" TargetMode="External"/><Relationship Id="rId176" Type="http://schemas.openxmlformats.org/officeDocument/2006/relationships/hyperlink" Target="https://tensorflow.google.cn/install/" TargetMode="External"/><Relationship Id="rId192" Type="http://schemas.openxmlformats.org/officeDocument/2006/relationships/hyperlink" Target="https://www.github.com/tensorflow/tensorflow/blob/master/tensorflow/examples/tutorials/layers/cnn_mnist.py" TargetMode="External"/><Relationship Id="rId197" Type="http://schemas.openxmlformats.org/officeDocument/2006/relationships/hyperlink" Target="https://en.wikipedia.org/wiki/Softmax_function" TargetMode="External"/><Relationship Id="rId206" Type="http://schemas.openxmlformats.org/officeDocument/2006/relationships/hyperlink" Target="https://en.wikipedia.org/wiki/Stochastic_gradient_descent" TargetMode="External"/><Relationship Id="rId201" Type="http://schemas.openxmlformats.org/officeDocument/2006/relationships/hyperlink" Target="https://tensorflow.google.cn/tutorials/estimators/cnn" TargetMode="External"/><Relationship Id="rId222" Type="http://schemas.microsoft.com/office/2011/relationships/people" Target="people.xml"/><Relationship Id="rId12" Type="http://schemas.openxmlformats.org/officeDocument/2006/relationships/hyperlink" Target="https://developers.google.cn/machine-learning/crash-course/" TargetMode="External"/><Relationship Id="rId17" Type="http://schemas.openxmlformats.org/officeDocument/2006/relationships/hyperlink" Target="https://tensorflow.google.cn/tutorials/keras/overfit_and_underfit" TargetMode="External"/><Relationship Id="rId33" Type="http://schemas.openxmlformats.org/officeDocument/2006/relationships/hyperlink" Target="https://tensorflow.google.cn/guide/keras" TargetMode="External"/><Relationship Id="rId38" Type="http://schemas.openxmlformats.org/officeDocument/2006/relationships/hyperlink" Target="https://tensorflow.google.cn/guide/keras" TargetMode="External"/><Relationship Id="rId59" Type="http://schemas.openxmlformats.org/officeDocument/2006/relationships/hyperlink" Target="https://tensorflow.google.cn/api_docs/python/tf/train" TargetMode="External"/><Relationship Id="rId103" Type="http://schemas.openxmlformats.org/officeDocument/2006/relationships/hyperlink" Target="http://github.com/tensorflow/tensorflow/issues/new" TargetMode="External"/><Relationship Id="rId108" Type="http://schemas.openxmlformats.org/officeDocument/2006/relationships/hyperlink" Target="https://en.wikipedia.org/wiki/Petal" TargetMode="External"/><Relationship Id="rId124" Type="http://schemas.openxmlformats.org/officeDocument/2006/relationships/hyperlink" Target="https://tensorflow.google.cn/guide/datasets" TargetMode="External"/><Relationship Id="rId129" Type="http://schemas.openxmlformats.org/officeDocument/2006/relationships/hyperlink" Target="https://tensorflow.google.cn/api_docs/python/tf/data/dataset/map" TargetMode="External"/><Relationship Id="rId54" Type="http://schemas.openxmlformats.org/officeDocument/2006/relationships/hyperlink" Target="https://tensorflow.google.cn/api_docs/python/tf/train" TargetMode="External"/><Relationship Id="rId70" Type="http://schemas.openxmlformats.org/officeDocument/2006/relationships/hyperlink" Target="https://tensorflow.google.cn/guide/keras" TargetMode="External"/><Relationship Id="rId75" Type="http://schemas.openxmlformats.org/officeDocument/2006/relationships/hyperlink" Target="https://tensorflow.google.cn/api_docs/python/tf/linalg/inv" TargetMode="External"/><Relationship Id="rId91" Type="http://schemas.openxmlformats.org/officeDocument/2006/relationships/hyperlink" Target="https://en.wikipedia.org/wiki/Automatic_differentiation" TargetMode="External"/><Relationship Id="rId96" Type="http://schemas.openxmlformats.org/officeDocument/2006/relationships/hyperlink" Target="https://tensorflow.google.cn/api_docs/python/tf/scatter_update" TargetMode="External"/><Relationship Id="rId140" Type="http://schemas.openxmlformats.org/officeDocument/2006/relationships/hyperlink" Target="https://tensorflow.google.cn/api_docs/python/tf/keras/activations" TargetMode="External"/><Relationship Id="rId145" Type="http://schemas.openxmlformats.org/officeDocument/2006/relationships/hyperlink" Target="https://developers.google.cn/machine-learning/glossary/" TargetMode="External"/><Relationship Id="rId161" Type="http://schemas.openxmlformats.org/officeDocument/2006/relationships/hyperlink" Target="https://tensorflow.google.cn/guide/estimators" TargetMode="External"/><Relationship Id="rId166" Type="http://schemas.openxmlformats.org/officeDocument/2006/relationships/hyperlink" Target="https://github.com/tensorflow/models/tree/master/official/wide_deep/census_main.py" TargetMode="External"/><Relationship Id="rId182" Type="http://schemas.openxmlformats.org/officeDocument/2006/relationships/hyperlink" Target="https://tensorflow.google.cn/api_docs/python/tf/estimator/DNNClassifier" TargetMode="External"/><Relationship Id="rId187" Type="http://schemas.openxmlformats.org/officeDocument/2006/relationships/hyperlink" Target="https://tensorflow.google.cn/api_docs/python/tf/train/ProximalAdagradOptimizer" TargetMode="External"/><Relationship Id="rId217" Type="http://schemas.openxmlformats.org/officeDocument/2006/relationships/hyperlink" Target="https://tensorflow.google.cn/api_docs/python/tf/train/LoggingTensorHook"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docs.scipy.org/doc/numpy/reference/generated/numpy.array.html" TargetMode="External"/><Relationship Id="rId23" Type="http://schemas.openxmlformats.org/officeDocument/2006/relationships/hyperlink" Target="https://tensorflow.google.cn/api_docs/python/tf/keras/layers/Dense" TargetMode="External"/><Relationship Id="rId28" Type="http://schemas.openxmlformats.org/officeDocument/2006/relationships/hyperlink" Target="https://tensorflow.google.cn/api_docs/python/tf/keras/datasets/imdb" TargetMode="External"/><Relationship Id="rId49" Type="http://schemas.openxmlformats.org/officeDocument/2006/relationships/hyperlink" Target="https://tensorflow.google.cn/api_docs/python/tf/train" TargetMode="External"/><Relationship Id="rId114" Type="http://schemas.openxmlformats.org/officeDocument/2006/relationships/hyperlink" Target="https://www.flickr.com/photos/33397993@N05/3352169862" TargetMode="External"/><Relationship Id="rId119" Type="http://schemas.openxmlformats.org/officeDocument/2006/relationships/hyperlink" Target="https://developers.google.cn/machine-learning/glossary/" TargetMode="External"/><Relationship Id="rId44" Type="http://schemas.openxmlformats.org/officeDocument/2006/relationships/hyperlink" Target="https://tensorflow.google.cn/api_docs/python/tf/keras/callbacks/ModelCheckpoint" TargetMode="External"/><Relationship Id="rId60" Type="http://schemas.openxmlformats.org/officeDocument/2006/relationships/hyperlink" Target="https://tensorflow.google.cn/api_docs/python/tf/train" TargetMode="External"/><Relationship Id="rId65" Type="http://schemas.openxmlformats.org/officeDocument/2006/relationships/hyperlink" Target="https://tensorflow.google.cn/guide/saved_model" TargetMode="External"/><Relationship Id="rId81" Type="http://schemas.openxmlformats.org/officeDocument/2006/relationships/hyperlink" Target="https://tensorflow.google.cn/api_docs/python/tf/data/Dataset" TargetMode="External"/><Relationship Id="rId86" Type="http://schemas.openxmlformats.org/officeDocument/2006/relationships/hyperlink" Target="https://tensorflow.google.cn/api_docs/python/tf/data/Dataset" TargetMode="External"/><Relationship Id="rId130" Type="http://schemas.openxmlformats.org/officeDocument/2006/relationships/hyperlink" Target="https://developers.google.cn/machine-learning/crash-course/glossary" TargetMode="External"/><Relationship Id="rId135" Type="http://schemas.openxmlformats.org/officeDocument/2006/relationships/hyperlink" Target="https://developers.google.cn/machine-learning/crash-course/glossary" TargetMode="External"/><Relationship Id="rId151" Type="http://schemas.openxmlformats.org/officeDocument/2006/relationships/hyperlink" Target="http://cs231n.github.io/neural-networks-3/" TargetMode="External"/><Relationship Id="rId156" Type="http://schemas.openxmlformats.org/officeDocument/2006/relationships/hyperlink" Target="https://developers.google.cn/machine-learning/glossary/" TargetMode="External"/><Relationship Id="rId177" Type="http://schemas.openxmlformats.org/officeDocument/2006/relationships/hyperlink" Target="https://tensorflow.google.cn/install/" TargetMode="External"/><Relationship Id="rId198" Type="http://schemas.openxmlformats.org/officeDocument/2006/relationships/hyperlink" Target="https://cs231n.github.io/convolutional-networks/" TargetMode="External"/><Relationship Id="rId172" Type="http://schemas.openxmlformats.org/officeDocument/2006/relationships/hyperlink" Target="https://colab.research.google.com/github/tensorflow/models/blob/master/samples/outreach/blogs/housing_prices.ipynb" TargetMode="External"/><Relationship Id="rId193" Type="http://schemas.openxmlformats.org/officeDocument/2006/relationships/hyperlink" Target="https://en.wikipedia.org/wiki/Rectifier_(neural_networks)" TargetMode="External"/><Relationship Id="rId202" Type="http://schemas.openxmlformats.org/officeDocument/2006/relationships/hyperlink" Target="https://tensorflow.google.cn/api_docs/python/tf/nn/relu" TargetMode="External"/><Relationship Id="rId207" Type="http://schemas.openxmlformats.org/officeDocument/2006/relationships/hyperlink" Target="https://tensorflow.google.cn/guide/custom_estimators" TargetMode="External"/><Relationship Id="rId223" Type="http://schemas.openxmlformats.org/officeDocument/2006/relationships/theme" Target="theme/theme1.xml"/><Relationship Id="rId13" Type="http://schemas.openxmlformats.org/officeDocument/2006/relationships/hyperlink" Target="https://tensorflow.google.cn/tutorials/next_steps" TargetMode="External"/><Relationship Id="rId18" Type="http://schemas.openxmlformats.org/officeDocument/2006/relationships/hyperlink" Target="https://tensorflow.google.cn/tutorials/keras/save_and_restore_models" TargetMode="External"/><Relationship Id="rId39" Type="http://schemas.openxmlformats.org/officeDocument/2006/relationships/hyperlink" Target="https://tensorflow.google.cn/api_docs/python/tf/keras" TargetMode="External"/><Relationship Id="rId109" Type="http://schemas.openxmlformats.org/officeDocument/2006/relationships/hyperlink" Target="https://commons.wikimedia.org/wiki/User:Dlanglois" TargetMode="External"/><Relationship Id="rId34" Type="http://schemas.openxmlformats.org/officeDocument/2006/relationships/hyperlink" Target="https://developers.google.cn/machine-learning/fairness-overview/" TargetMode="External"/><Relationship Id="rId50" Type="http://schemas.openxmlformats.org/officeDocument/2006/relationships/hyperlink" Target="https://tensorflow.google.cn/api_docs/python/tf/train" TargetMode="External"/><Relationship Id="rId55" Type="http://schemas.openxmlformats.org/officeDocument/2006/relationships/hyperlink" Target="https://tensorflow.google.cn/api_docs/python/tf/train" TargetMode="External"/><Relationship Id="rId76" Type="http://schemas.openxmlformats.org/officeDocument/2006/relationships/hyperlink" Target="https://tensorflow.google.cn/api_docs/python/tf/device" TargetMode="External"/><Relationship Id="rId97" Type="http://schemas.openxmlformats.org/officeDocument/2006/relationships/hyperlink" Target="https://en.wikipedia.org/wiki/Gradient_descent" TargetMode="External"/><Relationship Id="rId104" Type="http://schemas.openxmlformats.org/officeDocument/2006/relationships/hyperlink" Target="https://tensorflow.google.cn/guide/datasets" TargetMode="External"/><Relationship Id="rId120" Type="http://schemas.openxmlformats.org/officeDocument/2006/relationships/hyperlink" Target="https://developers.google.cn/machine-learning/glossary/" TargetMode="External"/><Relationship Id="rId125" Type="http://schemas.openxmlformats.org/officeDocument/2006/relationships/hyperlink" Target="https://tensorflow.google.cn/get_started/datasets_quickstart" TargetMode="External"/><Relationship Id="rId141" Type="http://schemas.openxmlformats.org/officeDocument/2006/relationships/hyperlink" Target="https://developers.google.cn/machine-learning/crash-course/glossary" TargetMode="External"/><Relationship Id="rId146" Type="http://schemas.openxmlformats.org/officeDocument/2006/relationships/hyperlink" Target="https://developers.google.cn/machine-learning/glossary/" TargetMode="External"/><Relationship Id="rId167" Type="http://schemas.openxmlformats.org/officeDocument/2006/relationships/hyperlink" Target="https://pandas.pydata.org/" TargetMode="External"/><Relationship Id="rId188" Type="http://schemas.openxmlformats.org/officeDocument/2006/relationships/hyperlink" Target="https://tfhub.dev/google/nnlm-en-dim128/1" TargetMode="External"/><Relationship Id="rId7" Type="http://schemas.openxmlformats.org/officeDocument/2006/relationships/endnotes" Target="endnotes.xml"/><Relationship Id="rId71" Type="http://schemas.openxmlformats.org/officeDocument/2006/relationships/hyperlink" Target="https://tensorflow.google.cn/guide/saved_model" TargetMode="External"/><Relationship Id="rId92" Type="http://schemas.openxmlformats.org/officeDocument/2006/relationships/hyperlink" Target="https://github.com/HIPS/autograd" TargetMode="External"/><Relationship Id="rId162" Type="http://schemas.openxmlformats.org/officeDocument/2006/relationships/hyperlink" Target="https://developers.google.cn/machine-learning/fairness-overview/" TargetMode="External"/><Relationship Id="rId183" Type="http://schemas.openxmlformats.org/officeDocument/2006/relationships/hyperlink" Target="https://tensorflow.google.cn/api_docs/python/tf/contrib/learn/DNNRegressor" TargetMode="External"/><Relationship Id="rId213" Type="http://schemas.openxmlformats.org/officeDocument/2006/relationships/hyperlink" Target="https://tensorflow.google.cn/tutorials/estimators/cnn" TargetMode="External"/><Relationship Id="rId218" Type="http://schemas.openxmlformats.org/officeDocument/2006/relationships/hyperlink" Target="https://tensorflow.google.cn/guide/graph_viz" TargetMode="External"/><Relationship Id="rId2" Type="http://schemas.openxmlformats.org/officeDocument/2006/relationships/numbering" Target="numbering.xml"/><Relationship Id="rId29" Type="http://schemas.openxmlformats.org/officeDocument/2006/relationships/hyperlink" Target="https://tensorflow.google.cn/guide/keras" TargetMode="External"/><Relationship Id="rId24" Type="http://schemas.openxmlformats.org/officeDocument/2006/relationships/hyperlink" Target="https://tensorflow.google.cn/api_docs/python/tf/keras/layers/Flatten" TargetMode="External"/><Relationship Id="rId40" Type="http://schemas.openxmlformats.org/officeDocument/2006/relationships/hyperlink" Target="https://github.com/tensorflow/tensorflow/blob/master/SECURITY.md" TargetMode="External"/><Relationship Id="rId45" Type="http://schemas.openxmlformats.org/officeDocument/2006/relationships/hyperlink" Target="https://tensorflow.google.cn/api_docs/python/tf/train" TargetMode="External"/><Relationship Id="rId66" Type="http://schemas.openxmlformats.org/officeDocument/2006/relationships/hyperlink" Target="https://tensorflow.google.cn/api_docs/python/tf/train" TargetMode="External"/><Relationship Id="rId87" Type="http://schemas.openxmlformats.org/officeDocument/2006/relationships/hyperlink" Target="https://tensorflow.google.cn/api_docs/python/tf/data/Dataset" TargetMode="External"/><Relationship Id="rId110" Type="http://schemas.openxmlformats.org/officeDocument/2006/relationships/hyperlink" Target="https://commons.wikimedia.org/w/index.php?curid=170298" TargetMode="External"/><Relationship Id="rId115" Type="http://schemas.openxmlformats.org/officeDocument/2006/relationships/hyperlink" Target="https://www.flickr.com/photos/33397993@N05" TargetMode="External"/><Relationship Id="rId131" Type="http://schemas.openxmlformats.org/officeDocument/2006/relationships/hyperlink" Target="https://developers.google.cn/machine-learning/glossary/" TargetMode="External"/><Relationship Id="rId136" Type="http://schemas.openxmlformats.org/officeDocument/2006/relationships/hyperlink" Target="https://tensorflow.google.cn/api_docs/python/tf/keras" TargetMode="External"/><Relationship Id="rId157" Type="http://schemas.openxmlformats.org/officeDocument/2006/relationships/hyperlink" Target="https://tensorflow.google.cn/guide/summaries_and_tensorboard" TargetMode="External"/><Relationship Id="rId178" Type="http://schemas.openxmlformats.org/officeDocument/2006/relationships/hyperlink" Target="http://ai.stanford.edu/~amaas/data/sentiment/" TargetMode="External"/><Relationship Id="rId61" Type="http://schemas.openxmlformats.org/officeDocument/2006/relationships/hyperlink" Target="https://tensorflow.google.cn/api_docs/python/tf/train" TargetMode="External"/><Relationship Id="rId82" Type="http://schemas.openxmlformats.org/officeDocument/2006/relationships/hyperlink" Target="https://tensorflow.google.cn/api_docs/python/tf/data/Dataset" TargetMode="External"/><Relationship Id="rId152" Type="http://schemas.openxmlformats.org/officeDocument/2006/relationships/hyperlink" Target="https://twitter.com/alecrad" TargetMode="External"/><Relationship Id="rId173" Type="http://schemas.openxmlformats.org/officeDocument/2006/relationships/hyperlink" Target="https://tensorflow.google.cn/api_docs/python/tf/Variable" TargetMode="External"/><Relationship Id="rId194" Type="http://schemas.openxmlformats.org/officeDocument/2006/relationships/hyperlink" Target="https://en.wikipedia.org/wiki/Convolutional_neural_network" TargetMode="External"/><Relationship Id="rId199" Type="http://schemas.openxmlformats.org/officeDocument/2006/relationships/hyperlink" Target="https://tensorflow.google.cn/api_docs/python/tf/layers" TargetMode="External"/><Relationship Id="rId203" Type="http://schemas.openxmlformats.org/officeDocument/2006/relationships/hyperlink" Target="https://tensorflow.google.cn/api_docs/python/tf/argmax" TargetMode="External"/><Relationship Id="rId208" Type="http://schemas.openxmlformats.org/officeDocument/2006/relationships/hyperlink" Target="https://tensorflow.google.cn/guide/custom_estimators" TargetMode="External"/><Relationship Id="rId19" Type="http://schemas.openxmlformats.org/officeDocument/2006/relationships/hyperlink" Target="https://tensorflow.google.cn/guide/keras" TargetMode="External"/><Relationship Id="rId14" Type="http://schemas.openxmlformats.org/officeDocument/2006/relationships/hyperlink" Target="https://tensorflow.google.cn/tutorials/keras/basic_classification" TargetMode="External"/><Relationship Id="rId30" Type="http://schemas.openxmlformats.org/officeDocument/2006/relationships/hyperlink" Target="https://developers.google.cn/machine-learning/guides/text-classification/" TargetMode="External"/><Relationship Id="rId35" Type="http://schemas.openxmlformats.org/officeDocument/2006/relationships/hyperlink" Target="https://pandas.pydata.org/" TargetMode="External"/><Relationship Id="rId56" Type="http://schemas.openxmlformats.org/officeDocument/2006/relationships/hyperlink" Target="https://tensorflow.google.cn/api_docs/python/tf/train" TargetMode="External"/><Relationship Id="rId77" Type="http://schemas.openxmlformats.org/officeDocument/2006/relationships/hyperlink" Target="https://tensorflow.google.cn/api_docs/python/tf/data/Dataset" TargetMode="External"/><Relationship Id="rId100" Type="http://schemas.openxmlformats.org/officeDocument/2006/relationships/hyperlink" Target="https://tensorflow.google.cn/api_docs/python/tf/keras" TargetMode="External"/><Relationship Id="rId105" Type="http://schemas.openxmlformats.org/officeDocument/2006/relationships/hyperlink" Target="https://keras.io/getting-started/sequential-model-guide/" TargetMode="External"/><Relationship Id="rId126" Type="http://schemas.openxmlformats.org/officeDocument/2006/relationships/hyperlink" Target="https://tensorflow.google.cn/api_docs/python/tf/contrib/data/make_csv_dataset" TargetMode="External"/><Relationship Id="rId147" Type="http://schemas.openxmlformats.org/officeDocument/2006/relationships/hyperlink" Target="https://developers.google.cn/machine-learning/crash-course/glossary" TargetMode="External"/><Relationship Id="rId168" Type="http://schemas.openxmlformats.org/officeDocument/2006/relationships/hyperlink" Target="https://tensorflow.google.cn/api_docs/python/tf/estimator" TargetMode="External"/><Relationship Id="rId8" Type="http://schemas.openxmlformats.org/officeDocument/2006/relationships/hyperlink" Target="https://tensorflow.google.cn/tutorials/keras/" TargetMode="External"/><Relationship Id="rId51" Type="http://schemas.openxmlformats.org/officeDocument/2006/relationships/hyperlink" Target="https://tensorflow.google.cn/api_docs/python/tf/train" TargetMode="External"/><Relationship Id="rId72" Type="http://schemas.openxmlformats.org/officeDocument/2006/relationships/hyperlink" Target="https://tensorflow.google.cn/tutorials/eager/custom_layers" TargetMode="External"/><Relationship Id="rId93" Type="http://schemas.openxmlformats.org/officeDocument/2006/relationships/hyperlink" Target="https://tensorflow.google.cn/api_docs/python/tf/GradientTape" TargetMode="External"/><Relationship Id="rId98" Type="http://schemas.openxmlformats.org/officeDocument/2006/relationships/hyperlink" Target="https://tensorflow.google.cn/api_docs/python/tf/train/Optimizer" TargetMode="External"/><Relationship Id="rId121" Type="http://schemas.openxmlformats.org/officeDocument/2006/relationships/hyperlink" Target="https://developers.google.cn/machine-learning/crash-course/framing/ml-terminology" TargetMode="External"/><Relationship Id="rId142" Type="http://schemas.openxmlformats.org/officeDocument/2006/relationships/hyperlink" Target="https://tensorflow.google.cn/api_docs/python/tf/argmax" TargetMode="External"/><Relationship Id="rId163" Type="http://schemas.openxmlformats.org/officeDocument/2006/relationships/hyperlink" Target="https://github.com/tensorflow/models/" TargetMode="External"/><Relationship Id="rId184" Type="http://schemas.openxmlformats.org/officeDocument/2006/relationships/hyperlink" Target="https://tensorflow.google.cn/api_docs/python/tf/contrib/learn/DNNRegressor" TargetMode="External"/><Relationship Id="rId189" Type="http://schemas.openxmlformats.org/officeDocument/2006/relationships/hyperlink" Target="https://tfhub.dev/google/random-nnlm-en-dim128/1" TargetMode="External"/><Relationship Id="rId219" Type="http://schemas.openxmlformats.org/officeDocument/2006/relationships/hyperlink" Target="https://tensorflow.google.cn/guide/debugger" TargetMode="External"/><Relationship Id="rId3" Type="http://schemas.openxmlformats.org/officeDocument/2006/relationships/styles" Target="styles.xml"/><Relationship Id="rId214" Type="http://schemas.openxmlformats.org/officeDocument/2006/relationships/hyperlink" Target="https://tensorflow.google.cn/tutorials/estimators/cnn" TargetMode="External"/><Relationship Id="rId25" Type="http://schemas.openxmlformats.org/officeDocument/2006/relationships/hyperlink" Target="https://tensorflow.google.cn/api_docs/python/tf/keras/layers/Dense" TargetMode="External"/><Relationship Id="rId46" Type="http://schemas.openxmlformats.org/officeDocument/2006/relationships/hyperlink" Target="https://tensorflow.google.cn/api_docs/python/tf/train" TargetMode="External"/><Relationship Id="rId67" Type="http://schemas.openxmlformats.org/officeDocument/2006/relationships/hyperlink" Target="https://js.tensorflow.org/tutorials/import-keras.html" TargetMode="External"/><Relationship Id="rId116" Type="http://schemas.openxmlformats.org/officeDocument/2006/relationships/hyperlink" Target="https://en.wikipedia.org/wiki/Iris_flower_data_set" TargetMode="External"/><Relationship Id="rId137" Type="http://schemas.openxmlformats.org/officeDocument/2006/relationships/hyperlink" Target="https://tensorflow.google.cn/api_docs/python/tf/keras/Sequential" TargetMode="External"/><Relationship Id="rId158" Type="http://schemas.openxmlformats.org/officeDocument/2006/relationships/hyperlink" Target="https://developers.google.cn/machine-learning/crash-course/glossary" TargetMode="External"/><Relationship Id="rId20" Type="http://schemas.openxmlformats.org/officeDocument/2006/relationships/hyperlink" Target="https://github.com/zalandoresearch/fashion-mnist" TargetMode="External"/><Relationship Id="rId41" Type="http://schemas.openxmlformats.org/officeDocument/2006/relationships/hyperlink" Target="https://tensorflow.google.cn/guide/keras" TargetMode="External"/><Relationship Id="rId62" Type="http://schemas.openxmlformats.org/officeDocument/2006/relationships/hyperlink" Target="https://tensorflow.google.cn/api_docs/python/tf/train" TargetMode="External"/><Relationship Id="rId83" Type="http://schemas.openxmlformats.org/officeDocument/2006/relationships/hyperlink" Target="https://tensorflow.google.cn/api_docs/python/tf/data/TextLineDataset" TargetMode="External"/><Relationship Id="rId88" Type="http://schemas.openxmlformats.org/officeDocument/2006/relationships/hyperlink" Target="https://tensorflow.google.cn/api_docs/python/tf/data/Dataset" TargetMode="External"/><Relationship Id="rId111" Type="http://schemas.openxmlformats.org/officeDocument/2006/relationships/hyperlink" Target="https://commons.wikimedia.org/wiki/User:Radomil" TargetMode="External"/><Relationship Id="rId132" Type="http://schemas.openxmlformats.org/officeDocument/2006/relationships/hyperlink" Target="https://developers.google.cn/machine-learning/glossary/" TargetMode="External"/><Relationship Id="rId153" Type="http://schemas.openxmlformats.org/officeDocument/2006/relationships/hyperlink" Target="https://tensorflow.google.cn/api_guides/python/train" TargetMode="External"/><Relationship Id="rId174" Type="http://schemas.openxmlformats.org/officeDocument/2006/relationships/hyperlink" Target="https://github.com/tensorflow/models/tree/master/official/wide_deep/census_main.py" TargetMode="External"/><Relationship Id="rId179" Type="http://schemas.openxmlformats.org/officeDocument/2006/relationships/hyperlink" Target="https://tensorflow.google.cn/get_started/premade_estimators" TargetMode="External"/><Relationship Id="rId195" Type="http://schemas.openxmlformats.org/officeDocument/2006/relationships/hyperlink" Target="https://en.wikipedia.org/wiki/Convolutional_neural_network" TargetMode="External"/><Relationship Id="rId209" Type="http://schemas.openxmlformats.org/officeDocument/2006/relationships/hyperlink" Target="https://tensorflow.google.cn/guide/custom_estimators" TargetMode="External"/><Relationship Id="rId190" Type="http://schemas.openxmlformats.org/officeDocument/2006/relationships/hyperlink" Target="https://tensorflow.google.cn/api_docs/python/tf/layers" TargetMode="External"/><Relationship Id="rId204" Type="http://schemas.openxmlformats.org/officeDocument/2006/relationships/hyperlink" Target="https://en.wikipedia.org/wiki/Loss_function" TargetMode="External"/><Relationship Id="rId220" Type="http://schemas.openxmlformats.org/officeDocument/2006/relationships/hyperlink" Target="https://tensorflow.google.cn/tutorials/images/deep_cnn" TargetMode="External"/><Relationship Id="rId15" Type="http://schemas.openxmlformats.org/officeDocument/2006/relationships/hyperlink" Target="https://tensorflow.google.cn/tutorials/keras/basic_text_classification" TargetMode="External"/><Relationship Id="rId36" Type="http://schemas.openxmlformats.org/officeDocument/2006/relationships/hyperlink" Target="https://tensorflow.google.cn/versions/master/api_docs/python/tf/keras/callbacks/EarlyStopping" TargetMode="External"/><Relationship Id="rId57" Type="http://schemas.openxmlformats.org/officeDocument/2006/relationships/hyperlink" Target="https://tensorflow.google.cn/api_docs/python/tf/train" TargetMode="External"/><Relationship Id="rId106" Type="http://schemas.openxmlformats.org/officeDocument/2006/relationships/hyperlink" Target="https://tensorflow.google.cn/guide/graphs" TargetMode="External"/><Relationship Id="rId127" Type="http://schemas.openxmlformats.org/officeDocument/2006/relationships/hyperlink" Target="https://developers.google.cn/machine-learning/glossary/" TargetMode="External"/><Relationship Id="rId10" Type="http://schemas.openxmlformats.org/officeDocument/2006/relationships/hyperlink" Target="https://tensorflow.google.cn/api_docs/python/tf/keras" TargetMode="External"/><Relationship Id="rId31" Type="http://schemas.openxmlformats.org/officeDocument/2006/relationships/hyperlink" Target="https://tensorflow.google.cn/api_docs/python/tf/keras/preprocessing/sequence/pad_sequences" TargetMode="External"/><Relationship Id="rId52" Type="http://schemas.openxmlformats.org/officeDocument/2006/relationships/hyperlink" Target="https://tensorflow.google.cn/api_docs/python/tf/train" TargetMode="External"/><Relationship Id="rId73" Type="http://schemas.openxmlformats.org/officeDocument/2006/relationships/hyperlink" Target="https://tensorflow.google.cn/api_docs/python/tf/add" TargetMode="External"/><Relationship Id="rId78" Type="http://schemas.openxmlformats.org/officeDocument/2006/relationships/hyperlink" Target="https://tensorflow.google.cn/api_docs/python/tf/data/Dataset" TargetMode="External"/><Relationship Id="rId94" Type="http://schemas.openxmlformats.org/officeDocument/2006/relationships/hyperlink" Target="https://tensorflow.google.cn/api_docs/python/tf/keras" TargetMode="External"/><Relationship Id="rId99" Type="http://schemas.openxmlformats.org/officeDocument/2006/relationships/hyperlink" Target="https://tensorflow.google.cn/api_docs/python/tf/keras" TargetMode="External"/><Relationship Id="rId101" Type="http://schemas.openxmlformats.org/officeDocument/2006/relationships/hyperlink" Target="https://keras.io/" TargetMode="External"/><Relationship Id="rId122" Type="http://schemas.openxmlformats.org/officeDocument/2006/relationships/hyperlink" Target="https://developers.google.cn/machine-learning/crash-course/framing/ml-terminology" TargetMode="External"/><Relationship Id="rId143" Type="http://schemas.openxmlformats.org/officeDocument/2006/relationships/hyperlink" Target="https://developers.google.cn/machine-learning/crash-course/glossary" TargetMode="External"/><Relationship Id="rId148" Type="http://schemas.openxmlformats.org/officeDocument/2006/relationships/hyperlink" Target="https://tensorflow.google.cn/api_docs/python/tf/losses/sparse_softmax_cross_entropy" TargetMode="External"/><Relationship Id="rId164" Type="http://schemas.openxmlformats.org/officeDocument/2006/relationships/hyperlink" Target="https://archive.ics.uci.edu/ml/datasets/Census+Income" TargetMode="External"/><Relationship Id="rId169" Type="http://schemas.openxmlformats.org/officeDocument/2006/relationships/hyperlink" Target="https://tensorflow.google.cn/api_docs/python/tf/data/Dataset" TargetMode="External"/><Relationship Id="rId185" Type="http://schemas.openxmlformats.org/officeDocument/2006/relationships/hyperlink" Target="https://tensorflow.google.cn/api_docs/python/tf/contrib/learn/DNNClassifier" TargetMode="External"/><Relationship Id="rId4" Type="http://schemas.openxmlformats.org/officeDocument/2006/relationships/settings" Target="settings.xml"/><Relationship Id="rId9" Type="http://schemas.openxmlformats.org/officeDocument/2006/relationships/hyperlink" Target="https://books.google.com/books?id=Yo3CAQAACAAJ" TargetMode="External"/><Relationship Id="rId180" Type="http://schemas.openxmlformats.org/officeDocument/2006/relationships/hyperlink" Target="https://tensorflow.google.cn/api_docs/python/tf/estimator/inputs/pandas_input_fn" TargetMode="External"/><Relationship Id="rId210" Type="http://schemas.openxmlformats.org/officeDocument/2006/relationships/hyperlink" Target="https://tensorflow.google.cn/guide/custom_estimators" TargetMode="External"/><Relationship Id="rId215" Type="http://schemas.openxmlformats.org/officeDocument/2006/relationships/hyperlink" Target="https://tensorflow.google.cn/guide/custom_estimators" TargetMode="External"/><Relationship Id="rId26" Type="http://schemas.openxmlformats.org/officeDocument/2006/relationships/hyperlink" Target="https://tensorflow.google.cn/api_docs/python/tf/keras" TargetMode="External"/><Relationship Id="rId47" Type="http://schemas.openxmlformats.org/officeDocument/2006/relationships/hyperlink" Target="https://tensorflow.google.cn/api_docs/python/tf/train" TargetMode="External"/><Relationship Id="rId68" Type="http://schemas.openxmlformats.org/officeDocument/2006/relationships/hyperlink" Target="https://en.wikipedia.org/wiki/Hierarchical_Data_Format" TargetMode="External"/><Relationship Id="rId89" Type="http://schemas.openxmlformats.org/officeDocument/2006/relationships/hyperlink" Target="https://tensorflow.google.cn/api_docs/python/tf/data/Dataset" TargetMode="External"/><Relationship Id="rId112" Type="http://schemas.openxmlformats.org/officeDocument/2006/relationships/hyperlink" Target="https://commons.wikimedia.org/w/index.php?curid=248095" TargetMode="External"/><Relationship Id="rId133" Type="http://schemas.openxmlformats.org/officeDocument/2006/relationships/hyperlink" Target="https://developers.google.cn/machine-learning/glossary/" TargetMode="External"/><Relationship Id="rId154" Type="http://schemas.openxmlformats.org/officeDocument/2006/relationships/hyperlink" Target="https://tensorflow.google.cn/api_docs/python/tf/train/GradientDescentOptimizer" TargetMode="External"/><Relationship Id="rId175" Type="http://schemas.openxmlformats.org/officeDocument/2006/relationships/hyperlink" Target="https://tensorflow.google.cn/get_started/premade_estimators" TargetMode="External"/><Relationship Id="rId196" Type="http://schemas.openxmlformats.org/officeDocument/2006/relationships/hyperlink" Target="https://en.wikipedia.org/wiki/Convolutional_neural_network" TargetMode="External"/><Relationship Id="rId200" Type="http://schemas.openxmlformats.org/officeDocument/2006/relationships/hyperlink" Target="https://tensorflow.google.cn/api_docs/python/tf/estimator/ModeKeys" TargetMode="External"/><Relationship Id="rId16" Type="http://schemas.openxmlformats.org/officeDocument/2006/relationships/hyperlink" Target="https://tensorflow.google.cn/tutorials/keras/basic_regression" TargetMode="External"/><Relationship Id="rId221" Type="http://schemas.openxmlformats.org/officeDocument/2006/relationships/fontTable" Target="fontTable.xml"/><Relationship Id="rId37" Type="http://schemas.openxmlformats.org/officeDocument/2006/relationships/hyperlink" Target="https://tensorflow.google.cn/api_docs/python/tf/keras" TargetMode="External"/><Relationship Id="rId58" Type="http://schemas.openxmlformats.org/officeDocument/2006/relationships/hyperlink" Target="https://tensorflow.google.cn/api_docs/python/tf/train" TargetMode="External"/><Relationship Id="rId79" Type="http://schemas.openxmlformats.org/officeDocument/2006/relationships/hyperlink" Target="https://tensorflow.google.cn/guide/datasets" TargetMode="External"/><Relationship Id="rId102" Type="http://schemas.openxmlformats.org/officeDocument/2006/relationships/hyperlink" Target="https://tensorflow.google.cn/api_docs/python/tf/keras/layers" TargetMode="External"/><Relationship Id="rId123" Type="http://schemas.openxmlformats.org/officeDocument/2006/relationships/hyperlink" Target="https://tensorflow.google.cn/api_docs/python/tf/data/Dataset" TargetMode="External"/><Relationship Id="rId144" Type="http://schemas.openxmlformats.org/officeDocument/2006/relationships/hyperlink" Target="https://developers.google.cn/machine-learning/crash-course/glossary" TargetMode="External"/><Relationship Id="rId90" Type="http://schemas.openxmlformats.org/officeDocument/2006/relationships/hyperlink" Target="https://tensorflow.google.cn/api_docs/python/tf/data/Dataset" TargetMode="External"/><Relationship Id="rId165" Type="http://schemas.openxmlformats.org/officeDocument/2006/relationships/hyperlink" Target="https://github.com/tensorflow/models/tree/master/official/wide_deep/census_dataset.py" TargetMode="External"/><Relationship Id="rId186" Type="http://schemas.openxmlformats.org/officeDocument/2006/relationships/hyperlink" Target="https://tfhub.dev/google/universal-sentence-encoder/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B7EAF-CFEF-4919-BBCE-6B743927B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177</Pages>
  <Words>27396</Words>
  <Characters>156159</Characters>
  <Application>Microsoft Office Word</Application>
  <DocSecurity>0</DocSecurity>
  <Lines>1301</Lines>
  <Paragraphs>366</Paragraphs>
  <ScaleCrop>false</ScaleCrop>
  <Company/>
  <LinksUpToDate>false</LinksUpToDate>
  <CharactersWithSpaces>183189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huhe</dc:creator>
  <cp:keywords/>
  <dc:description/>
  <cp:lastModifiedBy>Shirley Li</cp:lastModifiedBy>
  <cp:revision>848</cp:revision>
  <dcterms:created xsi:type="dcterms:W3CDTF">2018-10-20T04:22:00Z</dcterms:created>
  <dcterms:modified xsi:type="dcterms:W3CDTF">2018-12-08T02:06:00Z</dcterms:modified>
</cp:coreProperties>
</file>